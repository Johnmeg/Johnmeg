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C399" w14:textId="77777777" w:rsidR="001D6D33" w:rsidRDefault="001D6D33">
      <w:pPr>
        <w:spacing w:after="600"/>
      </w:pPr>
    </w:p>
    <w:p w14:paraId="73488132" w14:textId="77777777" w:rsidR="001D6D33" w:rsidRDefault="002D2DD4">
      <w:pPr>
        <w:spacing w:after="120"/>
        <w:jc w:val="center"/>
      </w:pPr>
      <w:r>
        <w:rPr>
          <w:noProof/>
        </w:rPr>
        <w:drawing>
          <wp:inline distT="0" distB="0" distL="0" distR="0" wp14:anchorId="77827DE9" wp14:editId="6425405D">
            <wp:extent cx="2834640" cy="1338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34640" cy="1338712"/>
                    </a:xfrm>
                    <a:prstGeom prst="rect">
                      <a:avLst/>
                    </a:prstGeom>
                  </pic:spPr>
                </pic:pic>
              </a:graphicData>
            </a:graphic>
          </wp:inline>
        </w:drawing>
      </w:r>
    </w:p>
    <w:p w14:paraId="3F915958" w14:textId="77777777" w:rsidR="001D6D33" w:rsidRDefault="001D6D33">
      <w:pPr>
        <w:spacing w:after="320"/>
      </w:pPr>
    </w:p>
    <w:p w14:paraId="461D5A50" w14:textId="77777777" w:rsidR="001D6D33" w:rsidRDefault="002D2DD4">
      <w:pPr>
        <w:spacing w:after="100"/>
        <w:jc w:val="center"/>
      </w:pPr>
      <w:r>
        <w:rPr>
          <w:b/>
          <w:color w:val="002060"/>
          <w:sz w:val="44"/>
        </w:rPr>
        <w:t>DOCUMENTO DE DISEÑO DE SOLUCIÓN</w:t>
      </w:r>
    </w:p>
    <w:p w14:paraId="6F1E84A1" w14:textId="77777777" w:rsidR="001D6D33" w:rsidRPr="00972D05" w:rsidRDefault="61D21D5B" w:rsidP="6B982EE3">
      <w:pPr>
        <w:spacing w:after="60"/>
        <w:jc w:val="center"/>
        <w:rPr>
          <w:color w:val="1F3864" w:themeColor="accent5" w:themeShade="80"/>
          <w:sz w:val="28"/>
          <w:szCs w:val="28"/>
        </w:rPr>
      </w:pPr>
      <w:r w:rsidRPr="6B982EE3">
        <w:rPr>
          <w:color w:val="1F3864" w:themeColor="accent5" w:themeShade="80"/>
          <w:sz w:val="28"/>
          <w:szCs w:val="28"/>
        </w:rPr>
        <w:t>Modelos de Planeación Financiera en SAP Analytics Cloud</w:t>
      </w:r>
    </w:p>
    <w:p w14:paraId="00D2FEF7" w14:textId="77777777" w:rsidR="001D6D33" w:rsidRDefault="002D2DD4">
      <w:pPr>
        <w:spacing w:after="440"/>
        <w:jc w:val="center"/>
      </w:pPr>
      <w:r>
        <w:rPr>
          <w:color w:val="595959"/>
          <w:sz w:val="24"/>
        </w:rPr>
        <w:t>Programa SAP BUILD · Grupo Fanalca</w:t>
      </w:r>
    </w:p>
    <w:tbl>
      <w:tblPr>
        <w:tblStyle w:val="Fanalca"/>
        <w:tblW w:w="0" w:type="auto"/>
        <w:jc w:val="center"/>
        <w:tblLayout w:type="fixed"/>
        <w:tblLook w:val="04A0" w:firstRow="1" w:lastRow="0" w:firstColumn="1" w:lastColumn="0" w:noHBand="0" w:noVBand="1"/>
      </w:tblPr>
      <w:tblGrid>
        <w:gridCol w:w="2880"/>
        <w:gridCol w:w="6048"/>
      </w:tblGrid>
      <w:tr w:rsidR="001D6D33" w14:paraId="4E2D859C" w14:textId="77777777" w:rsidTr="2731EE50">
        <w:trPr>
          <w:cnfStyle w:val="100000000000" w:firstRow="1" w:lastRow="0" w:firstColumn="0" w:lastColumn="0" w:oddVBand="0" w:evenVBand="0" w:oddHBand="0" w:evenHBand="0" w:firstRowFirstColumn="0" w:firstRowLastColumn="0" w:lastRowFirstColumn="0" w:lastRowLastColumn="0"/>
          <w:jc w:val="center"/>
        </w:trPr>
        <w:tc>
          <w:tcPr>
            <w:tcW w:w="2880" w:type="dxa"/>
            <w:tcMar>
              <w:top w:w="40" w:type="dxa"/>
              <w:left w:w="80" w:type="dxa"/>
              <w:bottom w:w="40" w:type="dxa"/>
              <w:right w:w="80" w:type="dxa"/>
            </w:tcMar>
            <w:vAlign w:val="center"/>
          </w:tcPr>
          <w:p w14:paraId="398C018E" w14:textId="77777777" w:rsidR="001D6D33" w:rsidRDefault="61D21D5B" w:rsidP="6B982EE3">
            <w:pPr>
              <w:spacing w:before="20" w:after="20"/>
              <w:rPr>
                <w:b/>
                <w:bCs/>
                <w:color w:val="FFFFFF" w:themeColor="background1"/>
                <w:sz w:val="19"/>
                <w:szCs w:val="19"/>
              </w:rPr>
            </w:pPr>
            <w:r w:rsidRPr="2731EE50">
              <w:rPr>
                <w:b/>
                <w:bCs/>
                <w:color w:val="FFFFFF" w:themeColor="background1"/>
                <w:sz w:val="19"/>
                <w:szCs w:val="19"/>
              </w:rPr>
              <w:t>Sociedades</w:t>
            </w:r>
          </w:p>
        </w:tc>
        <w:tc>
          <w:tcPr>
            <w:tcW w:w="6048" w:type="dxa"/>
            <w:tcMar>
              <w:top w:w="40" w:type="dxa"/>
              <w:left w:w="80" w:type="dxa"/>
              <w:bottom w:w="40" w:type="dxa"/>
              <w:right w:w="80" w:type="dxa"/>
            </w:tcMar>
            <w:vAlign w:val="center"/>
          </w:tcPr>
          <w:p w14:paraId="4B24646D" w14:textId="20A9EC75" w:rsidR="001D6D33" w:rsidRDefault="52B5197F">
            <w:pPr>
              <w:spacing w:before="20" w:after="20"/>
            </w:pPr>
            <w:r w:rsidRPr="00B6178E">
              <w:rPr>
                <w:sz w:val="19"/>
                <w:szCs w:val="19"/>
                <w:lang w:val="es-AR"/>
              </w:rPr>
              <w:t>Fanalca S.A</w:t>
            </w:r>
            <w:r w:rsidR="545D4FD7" w:rsidRPr="00B6178E">
              <w:rPr>
                <w:sz w:val="19"/>
                <w:szCs w:val="19"/>
                <w:lang w:val="es-AR"/>
              </w:rPr>
              <w:t>.</w:t>
            </w:r>
            <w:r w:rsidR="00B6178E">
              <w:rPr>
                <w:sz w:val="19"/>
                <w:szCs w:val="19"/>
                <w:lang w:val="es-AR"/>
              </w:rPr>
              <w:t xml:space="preserve">.S, Metalsur SAS, SIM SAS, FN Tecnologia SAS, </w:t>
            </w:r>
            <w:r w:rsidRPr="00B6178E">
              <w:rPr>
                <w:sz w:val="19"/>
                <w:szCs w:val="19"/>
                <w:lang w:val="es-AR"/>
              </w:rPr>
              <w:t>Transprensa S</w:t>
            </w:r>
            <w:r w:rsidR="00B6178E">
              <w:rPr>
                <w:sz w:val="19"/>
                <w:szCs w:val="19"/>
                <w:lang w:val="es-AR"/>
              </w:rPr>
              <w:t>AS, Ciudad Limpia Bogota SA ESP, Ciudad Limpia Neiva SA ESP, Ciudad Limpia Huila SA ESP, RH SAS ESP, Centro de Gestion Sostenible SAS ESP, Adeinco SAS</w:t>
            </w:r>
          </w:p>
        </w:tc>
      </w:tr>
      <w:tr w:rsidR="001D6D33" w:rsidRPr="00B6178E" w14:paraId="60B562AB" w14:textId="77777777" w:rsidTr="2731EE50">
        <w:trPr>
          <w:jc w:val="center"/>
        </w:trPr>
        <w:tc>
          <w:tcPr>
            <w:tcW w:w="2880" w:type="dxa"/>
            <w:shd w:val="clear" w:color="auto" w:fill="1F3864" w:themeFill="accent5" w:themeFillShade="80"/>
            <w:tcMar>
              <w:top w:w="40" w:type="dxa"/>
              <w:left w:w="80" w:type="dxa"/>
              <w:bottom w:w="40" w:type="dxa"/>
              <w:right w:w="80" w:type="dxa"/>
            </w:tcMar>
            <w:vAlign w:val="center"/>
          </w:tcPr>
          <w:p w14:paraId="436B8D9C" w14:textId="77777777" w:rsidR="001D6D33" w:rsidRDefault="002D2DD4">
            <w:pPr>
              <w:spacing w:before="20" w:after="20"/>
            </w:pPr>
            <w:r>
              <w:rPr>
                <w:b/>
                <w:color w:val="FFFFFF"/>
                <w:sz w:val="19"/>
              </w:rPr>
              <w:t>Programa</w:t>
            </w:r>
          </w:p>
        </w:tc>
        <w:tc>
          <w:tcPr>
            <w:tcW w:w="6048" w:type="dxa"/>
            <w:tcMar>
              <w:top w:w="40" w:type="dxa"/>
              <w:left w:w="80" w:type="dxa"/>
              <w:bottom w:w="40" w:type="dxa"/>
              <w:right w:w="80" w:type="dxa"/>
            </w:tcMar>
            <w:vAlign w:val="center"/>
          </w:tcPr>
          <w:p w14:paraId="10246EA5" w14:textId="77777777" w:rsidR="001D6D33" w:rsidRPr="00BB583F" w:rsidRDefault="002D2DD4">
            <w:pPr>
              <w:spacing w:before="20" w:after="20"/>
              <w:rPr>
                <w:lang w:val="en-US"/>
              </w:rPr>
            </w:pPr>
            <w:r w:rsidRPr="00BB583F">
              <w:rPr>
                <w:sz w:val="19"/>
                <w:lang w:val="en-US"/>
              </w:rPr>
              <w:t>SAP BUILD — Implementación de SAP S/4HANA + SAP Analytics Cloud</w:t>
            </w:r>
          </w:p>
        </w:tc>
      </w:tr>
      <w:tr w:rsidR="001D6D33" w:rsidRPr="00BB583F" w14:paraId="4399A2AA" w14:textId="77777777" w:rsidTr="2731EE50">
        <w:trPr>
          <w:jc w:val="center"/>
        </w:trPr>
        <w:tc>
          <w:tcPr>
            <w:tcW w:w="2880" w:type="dxa"/>
            <w:shd w:val="clear" w:color="auto" w:fill="1F3864" w:themeFill="accent5" w:themeFillShade="80"/>
            <w:tcMar>
              <w:top w:w="40" w:type="dxa"/>
              <w:left w:w="80" w:type="dxa"/>
              <w:bottom w:w="40" w:type="dxa"/>
              <w:right w:w="80" w:type="dxa"/>
            </w:tcMar>
            <w:vAlign w:val="center"/>
          </w:tcPr>
          <w:p w14:paraId="299712D6" w14:textId="77777777" w:rsidR="001D6D33" w:rsidRDefault="002D2DD4">
            <w:pPr>
              <w:spacing w:before="20" w:after="20"/>
            </w:pPr>
            <w:r>
              <w:rPr>
                <w:b/>
                <w:color w:val="FFFFFF"/>
                <w:sz w:val="19"/>
              </w:rPr>
              <w:t>Plataforma</w:t>
            </w:r>
          </w:p>
        </w:tc>
        <w:tc>
          <w:tcPr>
            <w:tcW w:w="6048" w:type="dxa"/>
            <w:tcMar>
              <w:top w:w="40" w:type="dxa"/>
              <w:left w:w="80" w:type="dxa"/>
              <w:bottom w:w="40" w:type="dxa"/>
              <w:right w:w="80" w:type="dxa"/>
            </w:tcMar>
            <w:vAlign w:val="center"/>
          </w:tcPr>
          <w:p w14:paraId="23BA77FB" w14:textId="5DDDE759" w:rsidR="001D6D33" w:rsidRPr="00BB583F" w:rsidRDefault="002D2DD4">
            <w:pPr>
              <w:spacing w:before="20" w:after="20"/>
              <w:rPr>
                <w:lang w:val="en-US"/>
              </w:rPr>
            </w:pPr>
            <w:r w:rsidRPr="00BB583F">
              <w:rPr>
                <w:sz w:val="19"/>
                <w:lang w:val="en-US"/>
              </w:rPr>
              <w:t>SAP Analytics Cloud (SAC)</w:t>
            </w:r>
          </w:p>
        </w:tc>
      </w:tr>
      <w:tr w:rsidR="001D6D33" w14:paraId="1A182C27" w14:textId="77777777" w:rsidTr="2731EE50">
        <w:trPr>
          <w:jc w:val="center"/>
        </w:trPr>
        <w:tc>
          <w:tcPr>
            <w:tcW w:w="2880" w:type="dxa"/>
            <w:shd w:val="clear" w:color="auto" w:fill="1F3864" w:themeFill="accent5" w:themeFillShade="80"/>
            <w:tcMar>
              <w:top w:w="40" w:type="dxa"/>
              <w:left w:w="80" w:type="dxa"/>
              <w:bottom w:w="40" w:type="dxa"/>
              <w:right w:w="80" w:type="dxa"/>
            </w:tcMar>
            <w:vAlign w:val="center"/>
          </w:tcPr>
          <w:p w14:paraId="78021C5C" w14:textId="77777777" w:rsidR="001D6D33" w:rsidRDefault="002D2DD4">
            <w:pPr>
              <w:spacing w:before="20" w:after="20"/>
            </w:pPr>
            <w:r>
              <w:rPr>
                <w:b/>
                <w:color w:val="FFFFFF"/>
                <w:sz w:val="19"/>
              </w:rPr>
              <w:t>Versión</w:t>
            </w:r>
          </w:p>
        </w:tc>
        <w:tc>
          <w:tcPr>
            <w:tcW w:w="6048" w:type="dxa"/>
            <w:tcMar>
              <w:top w:w="40" w:type="dxa"/>
              <w:left w:w="80" w:type="dxa"/>
              <w:bottom w:w="40" w:type="dxa"/>
              <w:right w:w="80" w:type="dxa"/>
            </w:tcMar>
            <w:vAlign w:val="center"/>
          </w:tcPr>
          <w:p w14:paraId="0406F601" w14:textId="67FF2AD8" w:rsidR="001D6D33" w:rsidRDefault="00BB583F">
            <w:pPr>
              <w:spacing w:before="20" w:after="20"/>
            </w:pPr>
            <w:r>
              <w:rPr>
                <w:sz w:val="19"/>
              </w:rPr>
              <w:t>1.0 — Documento unificado de diseño</w:t>
            </w:r>
          </w:p>
        </w:tc>
      </w:tr>
      <w:tr w:rsidR="001D6D33" w14:paraId="5BFA6B2B" w14:textId="77777777" w:rsidTr="2731EE50">
        <w:trPr>
          <w:jc w:val="center"/>
        </w:trPr>
        <w:tc>
          <w:tcPr>
            <w:tcW w:w="2880" w:type="dxa"/>
            <w:shd w:val="clear" w:color="auto" w:fill="1F3864" w:themeFill="accent5" w:themeFillShade="80"/>
            <w:tcMar>
              <w:top w:w="40" w:type="dxa"/>
              <w:left w:w="80" w:type="dxa"/>
              <w:bottom w:w="40" w:type="dxa"/>
              <w:right w:w="80" w:type="dxa"/>
            </w:tcMar>
            <w:vAlign w:val="center"/>
          </w:tcPr>
          <w:p w14:paraId="2C6298F4" w14:textId="77777777" w:rsidR="001D6D33" w:rsidRDefault="002D2DD4">
            <w:pPr>
              <w:spacing w:before="20" w:after="20"/>
            </w:pPr>
            <w:r>
              <w:rPr>
                <w:b/>
                <w:color w:val="FFFFFF"/>
                <w:sz w:val="19"/>
              </w:rPr>
              <w:t>Fecha</w:t>
            </w:r>
          </w:p>
        </w:tc>
        <w:tc>
          <w:tcPr>
            <w:tcW w:w="6048" w:type="dxa"/>
            <w:tcMar>
              <w:top w:w="40" w:type="dxa"/>
              <w:left w:w="80" w:type="dxa"/>
              <w:bottom w:w="40" w:type="dxa"/>
              <w:right w:w="80" w:type="dxa"/>
            </w:tcMar>
            <w:vAlign w:val="center"/>
          </w:tcPr>
          <w:p w14:paraId="5D9298BD" w14:textId="77777777" w:rsidR="001D6D33" w:rsidRDefault="002D2DD4">
            <w:pPr>
              <w:spacing w:before="20" w:after="20"/>
            </w:pPr>
            <w:r>
              <w:rPr>
                <w:sz w:val="19"/>
              </w:rPr>
              <w:t>08 de junio de 2026</w:t>
            </w:r>
          </w:p>
        </w:tc>
      </w:tr>
      <w:tr w:rsidR="001D6D33" w14:paraId="3B9D1426" w14:textId="77777777" w:rsidTr="2731EE50">
        <w:trPr>
          <w:jc w:val="center"/>
        </w:trPr>
        <w:tc>
          <w:tcPr>
            <w:tcW w:w="2880" w:type="dxa"/>
            <w:shd w:val="clear" w:color="auto" w:fill="1F3864" w:themeFill="accent5" w:themeFillShade="80"/>
            <w:tcMar>
              <w:top w:w="40" w:type="dxa"/>
              <w:left w:w="80" w:type="dxa"/>
              <w:bottom w:w="40" w:type="dxa"/>
              <w:right w:w="80" w:type="dxa"/>
            </w:tcMar>
            <w:vAlign w:val="center"/>
          </w:tcPr>
          <w:p w14:paraId="30EE28AA" w14:textId="77777777" w:rsidR="001D6D33" w:rsidRDefault="002D2DD4">
            <w:pPr>
              <w:spacing w:before="20" w:after="20"/>
            </w:pPr>
            <w:r>
              <w:rPr>
                <w:b/>
                <w:color w:val="FFFFFF"/>
                <w:sz w:val="19"/>
              </w:rPr>
              <w:t>Estado</w:t>
            </w:r>
          </w:p>
        </w:tc>
        <w:tc>
          <w:tcPr>
            <w:tcW w:w="6048" w:type="dxa"/>
            <w:tcMar>
              <w:top w:w="40" w:type="dxa"/>
              <w:left w:w="80" w:type="dxa"/>
              <w:bottom w:w="40" w:type="dxa"/>
              <w:right w:w="80" w:type="dxa"/>
            </w:tcMar>
            <w:vAlign w:val="center"/>
          </w:tcPr>
          <w:p w14:paraId="3B9AC5A5" w14:textId="77777777" w:rsidR="001D6D33" w:rsidRDefault="002D2DD4">
            <w:pPr>
              <w:spacing w:before="20" w:after="20"/>
            </w:pPr>
            <w:r>
              <w:rPr>
                <w:sz w:val="19"/>
              </w:rPr>
              <w:t>Borrador para revisión y aprobación</w:t>
            </w:r>
          </w:p>
        </w:tc>
      </w:tr>
      <w:tr w:rsidR="001D6D33" w14:paraId="19A5A67F" w14:textId="77777777" w:rsidTr="2731EE50">
        <w:trPr>
          <w:jc w:val="center"/>
        </w:trPr>
        <w:tc>
          <w:tcPr>
            <w:tcW w:w="2880" w:type="dxa"/>
            <w:shd w:val="clear" w:color="auto" w:fill="1F3864" w:themeFill="accent5" w:themeFillShade="80"/>
            <w:tcMar>
              <w:top w:w="40" w:type="dxa"/>
              <w:left w:w="80" w:type="dxa"/>
              <w:bottom w:w="40" w:type="dxa"/>
              <w:right w:w="80" w:type="dxa"/>
            </w:tcMar>
            <w:vAlign w:val="center"/>
          </w:tcPr>
          <w:p w14:paraId="141ABB0B" w14:textId="77777777" w:rsidR="001D6D33" w:rsidRDefault="002D2DD4">
            <w:pPr>
              <w:spacing w:before="20" w:after="20"/>
            </w:pPr>
            <w:r>
              <w:rPr>
                <w:b/>
                <w:color w:val="FFFFFF"/>
                <w:sz w:val="19"/>
              </w:rPr>
              <w:t>Clasificación</w:t>
            </w:r>
          </w:p>
        </w:tc>
        <w:tc>
          <w:tcPr>
            <w:tcW w:w="6048" w:type="dxa"/>
            <w:tcMar>
              <w:top w:w="40" w:type="dxa"/>
              <w:left w:w="80" w:type="dxa"/>
              <w:bottom w:w="40" w:type="dxa"/>
              <w:right w:w="80" w:type="dxa"/>
            </w:tcMar>
            <w:vAlign w:val="center"/>
          </w:tcPr>
          <w:p w14:paraId="6086422D" w14:textId="77777777" w:rsidR="001D6D33" w:rsidRDefault="002D2DD4">
            <w:pPr>
              <w:spacing w:before="20" w:after="20"/>
            </w:pPr>
            <w:r>
              <w:rPr>
                <w:sz w:val="19"/>
              </w:rPr>
              <w:t>Confidencial</w:t>
            </w:r>
          </w:p>
        </w:tc>
      </w:tr>
    </w:tbl>
    <w:p w14:paraId="02F10A11" w14:textId="77777777" w:rsidR="001D6D33" w:rsidRDefault="001D6D33">
      <w:pPr>
        <w:spacing w:after="680"/>
      </w:pPr>
    </w:p>
    <w:p w14:paraId="741BDCEE" w14:textId="77777777" w:rsidR="001D6D33" w:rsidRDefault="002D2DD4">
      <w:pPr>
        <w:spacing w:after="120"/>
        <w:jc w:val="center"/>
      </w:pPr>
      <w:r>
        <w:rPr>
          <w:noProof/>
        </w:rPr>
        <w:drawing>
          <wp:inline distT="0" distB="0" distL="0" distR="0" wp14:anchorId="04231F35" wp14:editId="5270EB8D">
            <wp:extent cx="2651760" cy="417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651760" cy="417243"/>
                    </a:xfrm>
                    <a:prstGeom prst="rect">
                      <a:avLst/>
                    </a:prstGeom>
                  </pic:spPr>
                </pic:pic>
              </a:graphicData>
            </a:graphic>
          </wp:inline>
        </w:drawing>
      </w:r>
    </w:p>
    <w:p w14:paraId="6BF77D7D" w14:textId="77777777" w:rsidR="001D6D33" w:rsidRDefault="002D2DD4">
      <w:r>
        <w:br w:type="page"/>
      </w:r>
    </w:p>
    <w:p w14:paraId="40FAB94F" w14:textId="77777777" w:rsidR="00BB583F" w:rsidRDefault="00BB583F" w:rsidP="00BB583F">
      <w:pPr>
        <w:pBdr>
          <w:bottom w:val="single" w:sz="6" w:space="4" w:color="1F3864"/>
        </w:pBdr>
        <w:tabs>
          <w:tab w:val="left" w:pos="5265"/>
        </w:tabs>
        <w:spacing w:before="200" w:after="100"/>
        <w:rPr>
          <w:b/>
          <w:color w:val="002060"/>
          <w:sz w:val="26"/>
        </w:rPr>
      </w:pPr>
    </w:p>
    <w:p w14:paraId="10960BE4" w14:textId="18EFC239" w:rsidR="001D6D33" w:rsidRDefault="002D2DD4" w:rsidP="00BB583F">
      <w:pPr>
        <w:pBdr>
          <w:bottom w:val="single" w:sz="6" w:space="4" w:color="1F3864"/>
        </w:pBdr>
        <w:tabs>
          <w:tab w:val="left" w:pos="5265"/>
        </w:tabs>
        <w:spacing w:before="200" w:after="100"/>
      </w:pPr>
      <w:r>
        <w:rPr>
          <w:b/>
          <w:color w:val="002060"/>
          <w:sz w:val="26"/>
        </w:rPr>
        <w:t>Control de Versiones</w:t>
      </w:r>
      <w:r w:rsidR="00BB583F">
        <w:rPr>
          <w:b/>
          <w:color w:val="002060"/>
          <w:sz w:val="26"/>
        </w:rPr>
        <w:tab/>
      </w:r>
    </w:p>
    <w:tbl>
      <w:tblPr>
        <w:tblStyle w:val="Fanalca"/>
        <w:tblW w:w="9504" w:type="dxa"/>
        <w:jc w:val="center"/>
        <w:tblLayout w:type="fixed"/>
        <w:tblLook w:val="04A0" w:firstRow="1" w:lastRow="0" w:firstColumn="1" w:lastColumn="0" w:noHBand="0" w:noVBand="1"/>
      </w:tblPr>
      <w:tblGrid>
        <w:gridCol w:w="1008"/>
        <w:gridCol w:w="1872"/>
        <w:gridCol w:w="1296"/>
        <w:gridCol w:w="1872"/>
        <w:gridCol w:w="3456"/>
      </w:tblGrid>
      <w:tr w:rsidR="001D6D33" w14:paraId="77BA2567" w14:textId="77777777" w:rsidTr="00BB583F">
        <w:trPr>
          <w:cnfStyle w:val="100000000000" w:firstRow="1" w:lastRow="0" w:firstColumn="0" w:lastColumn="0" w:oddVBand="0" w:evenVBand="0" w:oddHBand="0" w:evenHBand="0" w:firstRowFirstColumn="0" w:firstRowLastColumn="0" w:lastRowFirstColumn="0" w:lastRowLastColumn="0"/>
          <w:cantSplit/>
          <w:tblHeader/>
          <w:jc w:val="center"/>
        </w:trPr>
        <w:tc>
          <w:tcPr>
            <w:tcW w:w="1008" w:type="dxa"/>
            <w:shd w:val="clear" w:color="auto" w:fill="1F3864"/>
            <w:tcMar>
              <w:top w:w="40" w:type="dxa"/>
              <w:left w:w="80" w:type="dxa"/>
              <w:bottom w:w="40" w:type="dxa"/>
              <w:right w:w="80" w:type="dxa"/>
            </w:tcMar>
            <w:vAlign w:val="center"/>
          </w:tcPr>
          <w:p w14:paraId="6752D775" w14:textId="77777777" w:rsidR="001D6D33" w:rsidRDefault="002D2DD4">
            <w:pPr>
              <w:spacing w:before="20" w:after="20"/>
              <w:jc w:val="center"/>
            </w:pPr>
            <w:r>
              <w:rPr>
                <w:b/>
                <w:color w:val="FFFFFF"/>
                <w:sz w:val="17"/>
              </w:rPr>
              <w:t>Versión</w:t>
            </w:r>
          </w:p>
        </w:tc>
        <w:tc>
          <w:tcPr>
            <w:tcW w:w="1872" w:type="dxa"/>
            <w:shd w:val="clear" w:color="auto" w:fill="1F3864"/>
            <w:tcMar>
              <w:top w:w="40" w:type="dxa"/>
              <w:left w:w="80" w:type="dxa"/>
              <w:bottom w:w="40" w:type="dxa"/>
              <w:right w:w="80" w:type="dxa"/>
            </w:tcMar>
            <w:vAlign w:val="center"/>
          </w:tcPr>
          <w:p w14:paraId="70209518" w14:textId="77777777" w:rsidR="001D6D33" w:rsidRDefault="002D2DD4">
            <w:pPr>
              <w:spacing w:before="20" w:after="20"/>
              <w:jc w:val="center"/>
            </w:pPr>
            <w:r>
              <w:rPr>
                <w:b/>
                <w:color w:val="FFFFFF"/>
                <w:sz w:val="17"/>
              </w:rPr>
              <w:t>Estado</w:t>
            </w:r>
          </w:p>
        </w:tc>
        <w:tc>
          <w:tcPr>
            <w:tcW w:w="1296" w:type="dxa"/>
            <w:shd w:val="clear" w:color="auto" w:fill="1F3864"/>
            <w:tcMar>
              <w:top w:w="40" w:type="dxa"/>
              <w:left w:w="80" w:type="dxa"/>
              <w:bottom w:w="40" w:type="dxa"/>
              <w:right w:w="80" w:type="dxa"/>
            </w:tcMar>
            <w:vAlign w:val="center"/>
          </w:tcPr>
          <w:p w14:paraId="2D04A1A5" w14:textId="77777777" w:rsidR="001D6D33" w:rsidRDefault="002D2DD4">
            <w:pPr>
              <w:spacing w:before="20" w:after="20"/>
              <w:jc w:val="center"/>
            </w:pPr>
            <w:r>
              <w:rPr>
                <w:b/>
                <w:color w:val="FFFFFF"/>
                <w:sz w:val="17"/>
              </w:rPr>
              <w:t>Fecha</w:t>
            </w:r>
          </w:p>
        </w:tc>
        <w:tc>
          <w:tcPr>
            <w:tcW w:w="1872" w:type="dxa"/>
            <w:shd w:val="clear" w:color="auto" w:fill="1F3864"/>
            <w:tcMar>
              <w:top w:w="40" w:type="dxa"/>
              <w:left w:w="80" w:type="dxa"/>
              <w:bottom w:w="40" w:type="dxa"/>
              <w:right w:w="80" w:type="dxa"/>
            </w:tcMar>
            <w:vAlign w:val="center"/>
          </w:tcPr>
          <w:p w14:paraId="25BA0E62" w14:textId="77777777" w:rsidR="001D6D33" w:rsidRDefault="002D2DD4">
            <w:pPr>
              <w:spacing w:before="20" w:after="20"/>
              <w:jc w:val="center"/>
            </w:pPr>
            <w:r>
              <w:rPr>
                <w:b/>
                <w:color w:val="FFFFFF"/>
                <w:sz w:val="17"/>
              </w:rPr>
              <w:t>Autor</w:t>
            </w:r>
          </w:p>
        </w:tc>
        <w:tc>
          <w:tcPr>
            <w:tcW w:w="3456" w:type="dxa"/>
            <w:shd w:val="clear" w:color="auto" w:fill="1F3864"/>
            <w:tcMar>
              <w:top w:w="40" w:type="dxa"/>
              <w:left w:w="80" w:type="dxa"/>
              <w:bottom w:w="40" w:type="dxa"/>
              <w:right w:w="80" w:type="dxa"/>
            </w:tcMar>
            <w:vAlign w:val="center"/>
          </w:tcPr>
          <w:p w14:paraId="6DC69E77" w14:textId="77777777" w:rsidR="001D6D33" w:rsidRDefault="002D2DD4">
            <w:pPr>
              <w:spacing w:before="20" w:after="20"/>
              <w:jc w:val="center"/>
            </w:pPr>
            <w:r>
              <w:rPr>
                <w:b/>
                <w:color w:val="FFFFFF"/>
                <w:sz w:val="17"/>
              </w:rPr>
              <w:t>Descripción del cambio</w:t>
            </w:r>
          </w:p>
        </w:tc>
      </w:tr>
      <w:tr w:rsidR="001D6D33" w14:paraId="230E7AA7" w14:textId="77777777" w:rsidTr="00BB583F">
        <w:trPr>
          <w:jc w:val="center"/>
        </w:trPr>
        <w:tc>
          <w:tcPr>
            <w:tcW w:w="1008" w:type="dxa"/>
            <w:shd w:val="clear" w:color="auto" w:fill="F2F6FC"/>
            <w:tcMar>
              <w:top w:w="40" w:type="dxa"/>
              <w:left w:w="80" w:type="dxa"/>
              <w:bottom w:w="40" w:type="dxa"/>
              <w:right w:w="80" w:type="dxa"/>
            </w:tcMar>
            <w:vAlign w:val="center"/>
          </w:tcPr>
          <w:p w14:paraId="34B0A16D" w14:textId="02A6C1FC" w:rsidR="001D6D33" w:rsidRDefault="00BB583F">
            <w:pPr>
              <w:spacing w:before="20" w:after="20"/>
            </w:pPr>
            <w:r>
              <w:rPr>
                <w:sz w:val="17"/>
              </w:rPr>
              <w:t>1.0</w:t>
            </w:r>
          </w:p>
        </w:tc>
        <w:tc>
          <w:tcPr>
            <w:tcW w:w="1872" w:type="dxa"/>
            <w:shd w:val="clear" w:color="auto" w:fill="F2F6FC"/>
            <w:tcMar>
              <w:top w:w="40" w:type="dxa"/>
              <w:left w:w="80" w:type="dxa"/>
              <w:bottom w:w="40" w:type="dxa"/>
              <w:right w:w="80" w:type="dxa"/>
            </w:tcMar>
            <w:vAlign w:val="center"/>
          </w:tcPr>
          <w:p w14:paraId="772D9CB3" w14:textId="00400AC1" w:rsidR="001D6D33" w:rsidRDefault="009C76E1">
            <w:pPr>
              <w:spacing w:before="20" w:after="20"/>
            </w:pPr>
            <w:r>
              <w:rPr>
                <w:sz w:val="17"/>
              </w:rPr>
              <w:t>Para revisión</w:t>
            </w:r>
          </w:p>
        </w:tc>
        <w:tc>
          <w:tcPr>
            <w:tcW w:w="1296" w:type="dxa"/>
            <w:shd w:val="clear" w:color="auto" w:fill="F2F6FC"/>
            <w:tcMar>
              <w:top w:w="40" w:type="dxa"/>
              <w:left w:w="80" w:type="dxa"/>
              <w:bottom w:w="40" w:type="dxa"/>
              <w:right w:w="80" w:type="dxa"/>
            </w:tcMar>
            <w:vAlign w:val="center"/>
          </w:tcPr>
          <w:p w14:paraId="2BE17185" w14:textId="77777777" w:rsidR="001D6D33" w:rsidRDefault="002D2DD4">
            <w:pPr>
              <w:spacing w:before="20" w:after="20"/>
            </w:pPr>
            <w:r>
              <w:rPr>
                <w:sz w:val="17"/>
              </w:rPr>
              <w:t>08-Jun-2026</w:t>
            </w:r>
          </w:p>
        </w:tc>
        <w:tc>
          <w:tcPr>
            <w:tcW w:w="1872" w:type="dxa"/>
            <w:shd w:val="clear" w:color="auto" w:fill="F2F6FC"/>
            <w:tcMar>
              <w:top w:w="40" w:type="dxa"/>
              <w:left w:w="80" w:type="dxa"/>
              <w:bottom w:w="40" w:type="dxa"/>
              <w:right w:w="80" w:type="dxa"/>
            </w:tcMar>
            <w:vAlign w:val="center"/>
          </w:tcPr>
          <w:p w14:paraId="02CCC3C7" w14:textId="77777777" w:rsidR="001D6D33" w:rsidRDefault="002D2DD4">
            <w:pPr>
              <w:spacing w:before="20" w:after="20"/>
            </w:pPr>
            <w:r>
              <w:rPr>
                <w:sz w:val="17"/>
              </w:rPr>
              <w:t>Equipo SAP BUILD</w:t>
            </w:r>
          </w:p>
        </w:tc>
        <w:tc>
          <w:tcPr>
            <w:tcW w:w="3456" w:type="dxa"/>
            <w:shd w:val="clear" w:color="auto" w:fill="F2F6FC"/>
            <w:tcMar>
              <w:top w:w="40" w:type="dxa"/>
              <w:left w:w="80" w:type="dxa"/>
              <w:bottom w:w="40" w:type="dxa"/>
              <w:right w:w="80" w:type="dxa"/>
            </w:tcMar>
            <w:vAlign w:val="center"/>
          </w:tcPr>
          <w:p w14:paraId="047F4F36" w14:textId="3F23CC86" w:rsidR="001D6D33" w:rsidRDefault="002D2DD4">
            <w:pPr>
              <w:spacing w:before="20" w:after="20"/>
            </w:pPr>
            <w:r>
              <w:rPr>
                <w:sz w:val="17"/>
              </w:rPr>
              <w:t xml:space="preserve">Documento unificado bajo el formato de Diseño Funcional. Flujogramas </w:t>
            </w:r>
            <w:r w:rsidR="009C76E1">
              <w:rPr>
                <w:sz w:val="17"/>
              </w:rPr>
              <w:t>s</w:t>
            </w:r>
            <w:r>
              <w:rPr>
                <w:sz w:val="17"/>
              </w:rPr>
              <w:t>e consolidan las tres sociedades en un único entregable.</w:t>
            </w:r>
          </w:p>
        </w:tc>
      </w:tr>
    </w:tbl>
    <w:p w14:paraId="7D840D54" w14:textId="77777777" w:rsidR="001D6D33" w:rsidRDefault="001D6D33">
      <w:pPr>
        <w:spacing w:after="80"/>
      </w:pPr>
    </w:p>
    <w:p w14:paraId="4E005B12" w14:textId="77777777" w:rsidR="001D6D33" w:rsidRDefault="001D6D33">
      <w:pPr>
        <w:spacing w:after="80"/>
      </w:pPr>
    </w:p>
    <w:p w14:paraId="7EB29408" w14:textId="77777777" w:rsidR="001D6D33" w:rsidRDefault="002D2DD4">
      <w:pPr>
        <w:pBdr>
          <w:bottom w:val="single" w:sz="6" w:space="4" w:color="1F3864"/>
        </w:pBdr>
        <w:spacing w:before="200" w:after="100"/>
      </w:pPr>
      <w:r>
        <w:rPr>
          <w:b/>
          <w:color w:val="002060"/>
          <w:sz w:val="26"/>
        </w:rPr>
        <w:t>Distribución del Documento</w:t>
      </w:r>
    </w:p>
    <w:tbl>
      <w:tblPr>
        <w:tblStyle w:val="Fanalca"/>
        <w:tblW w:w="9504" w:type="dxa"/>
        <w:jc w:val="center"/>
        <w:tblLayout w:type="fixed"/>
        <w:tblLook w:val="04A0" w:firstRow="1" w:lastRow="0" w:firstColumn="1" w:lastColumn="0" w:noHBand="0" w:noVBand="1"/>
      </w:tblPr>
      <w:tblGrid>
        <w:gridCol w:w="3744"/>
        <w:gridCol w:w="2592"/>
        <w:gridCol w:w="3168"/>
      </w:tblGrid>
      <w:tr w:rsidR="001D6D33" w14:paraId="17B6BDBB" w14:textId="77777777" w:rsidTr="006E5C26">
        <w:trPr>
          <w:cnfStyle w:val="100000000000" w:firstRow="1" w:lastRow="0" w:firstColumn="0" w:lastColumn="0" w:oddVBand="0" w:evenVBand="0" w:oddHBand="0" w:evenHBand="0" w:firstRowFirstColumn="0" w:firstRowLastColumn="0" w:lastRowFirstColumn="0" w:lastRowLastColumn="0"/>
          <w:cantSplit/>
          <w:tblHeader/>
          <w:jc w:val="center"/>
        </w:trPr>
        <w:tc>
          <w:tcPr>
            <w:tcW w:w="3744" w:type="dxa"/>
            <w:shd w:val="clear" w:color="auto" w:fill="1F3864"/>
            <w:tcMar>
              <w:top w:w="40" w:type="dxa"/>
              <w:left w:w="80" w:type="dxa"/>
              <w:bottom w:w="40" w:type="dxa"/>
              <w:right w:w="80" w:type="dxa"/>
            </w:tcMar>
            <w:vAlign w:val="center"/>
          </w:tcPr>
          <w:p w14:paraId="23E5F696" w14:textId="77777777" w:rsidR="001D6D33" w:rsidRDefault="002D2DD4">
            <w:pPr>
              <w:spacing w:before="20" w:after="20"/>
              <w:jc w:val="center"/>
            </w:pPr>
            <w:r>
              <w:rPr>
                <w:b/>
                <w:color w:val="FFFFFF"/>
                <w:sz w:val="17"/>
              </w:rPr>
              <w:t>Nombre / Rol</w:t>
            </w:r>
          </w:p>
        </w:tc>
        <w:tc>
          <w:tcPr>
            <w:tcW w:w="2592" w:type="dxa"/>
            <w:shd w:val="clear" w:color="auto" w:fill="1F3864"/>
            <w:tcMar>
              <w:top w:w="40" w:type="dxa"/>
              <w:left w:w="80" w:type="dxa"/>
              <w:bottom w:w="40" w:type="dxa"/>
              <w:right w:w="80" w:type="dxa"/>
            </w:tcMar>
            <w:vAlign w:val="center"/>
          </w:tcPr>
          <w:p w14:paraId="48319FC0" w14:textId="77777777" w:rsidR="001D6D33" w:rsidRDefault="002D2DD4">
            <w:pPr>
              <w:spacing w:before="20" w:after="20"/>
              <w:jc w:val="center"/>
            </w:pPr>
            <w:r>
              <w:rPr>
                <w:b/>
                <w:color w:val="FFFFFF"/>
                <w:sz w:val="17"/>
              </w:rPr>
              <w:t>Organización</w:t>
            </w:r>
          </w:p>
        </w:tc>
        <w:tc>
          <w:tcPr>
            <w:tcW w:w="3168" w:type="dxa"/>
            <w:shd w:val="clear" w:color="auto" w:fill="1F3864"/>
            <w:tcMar>
              <w:top w:w="40" w:type="dxa"/>
              <w:left w:w="80" w:type="dxa"/>
              <w:bottom w:w="40" w:type="dxa"/>
              <w:right w:w="80" w:type="dxa"/>
            </w:tcMar>
            <w:vAlign w:val="center"/>
          </w:tcPr>
          <w:p w14:paraId="32CA58A0" w14:textId="77777777" w:rsidR="001D6D33" w:rsidRDefault="002D2DD4">
            <w:pPr>
              <w:spacing w:before="20" w:after="20"/>
              <w:jc w:val="center"/>
            </w:pPr>
            <w:r>
              <w:rPr>
                <w:b/>
                <w:color w:val="FFFFFF"/>
                <w:sz w:val="17"/>
              </w:rPr>
              <w:t>Propósito</w:t>
            </w:r>
          </w:p>
        </w:tc>
      </w:tr>
      <w:tr w:rsidR="001D6D33" w14:paraId="3FA15C3E" w14:textId="77777777" w:rsidTr="006E5C26">
        <w:trPr>
          <w:jc w:val="center"/>
        </w:trPr>
        <w:tc>
          <w:tcPr>
            <w:tcW w:w="3744" w:type="dxa"/>
            <w:tcMar>
              <w:top w:w="40" w:type="dxa"/>
              <w:left w:w="80" w:type="dxa"/>
              <w:bottom w:w="40" w:type="dxa"/>
              <w:right w:w="80" w:type="dxa"/>
            </w:tcMar>
            <w:vAlign w:val="center"/>
          </w:tcPr>
          <w:p w14:paraId="58996CF9" w14:textId="25BDAB0A" w:rsidR="001D6D33" w:rsidRPr="006E5C26" w:rsidRDefault="009C76E1">
            <w:pPr>
              <w:spacing w:before="20" w:after="20"/>
              <w:rPr>
                <w:sz w:val="17"/>
              </w:rPr>
            </w:pPr>
            <w:r>
              <w:rPr>
                <w:sz w:val="17"/>
              </w:rPr>
              <w:t>Juan Gabriel Moreno Mejia</w:t>
            </w:r>
            <w:r w:rsidR="00D46B2D">
              <w:rPr>
                <w:sz w:val="17"/>
              </w:rPr>
              <w:t xml:space="preserve"> -</w:t>
            </w:r>
            <w:r>
              <w:rPr>
                <w:sz w:val="17"/>
              </w:rPr>
              <w:t xml:space="preserve"> Líder Funcional del Programa</w:t>
            </w:r>
          </w:p>
        </w:tc>
        <w:tc>
          <w:tcPr>
            <w:tcW w:w="2592" w:type="dxa"/>
            <w:tcMar>
              <w:top w:w="40" w:type="dxa"/>
              <w:left w:w="80" w:type="dxa"/>
              <w:bottom w:w="40" w:type="dxa"/>
              <w:right w:w="80" w:type="dxa"/>
            </w:tcMar>
            <w:vAlign w:val="center"/>
          </w:tcPr>
          <w:p w14:paraId="10F67596" w14:textId="77777777" w:rsidR="001D6D33" w:rsidRPr="006E5C26" w:rsidRDefault="002D2DD4">
            <w:pPr>
              <w:spacing w:before="20" w:after="20"/>
              <w:rPr>
                <w:sz w:val="17"/>
              </w:rPr>
            </w:pPr>
            <w:r>
              <w:rPr>
                <w:sz w:val="17"/>
              </w:rPr>
              <w:t>Grupo Fanalca</w:t>
            </w:r>
          </w:p>
        </w:tc>
        <w:tc>
          <w:tcPr>
            <w:tcW w:w="3168" w:type="dxa"/>
            <w:tcMar>
              <w:top w:w="40" w:type="dxa"/>
              <w:left w:w="80" w:type="dxa"/>
              <w:bottom w:w="40" w:type="dxa"/>
              <w:right w:w="80" w:type="dxa"/>
            </w:tcMar>
            <w:vAlign w:val="center"/>
          </w:tcPr>
          <w:p w14:paraId="5A09A8E6" w14:textId="77777777" w:rsidR="001D6D33" w:rsidRPr="006E5C26" w:rsidRDefault="002D2DD4">
            <w:pPr>
              <w:spacing w:before="20" w:after="20"/>
              <w:rPr>
                <w:sz w:val="17"/>
              </w:rPr>
            </w:pPr>
            <w:r>
              <w:rPr>
                <w:sz w:val="17"/>
              </w:rPr>
              <w:t>Validación de alcance y aprobación</w:t>
            </w:r>
          </w:p>
        </w:tc>
      </w:tr>
      <w:tr w:rsidR="006E5C26" w14:paraId="2E19A6BD" w14:textId="77777777" w:rsidTr="006E5C26">
        <w:trPr>
          <w:jc w:val="center"/>
        </w:trPr>
        <w:tc>
          <w:tcPr>
            <w:tcW w:w="3744" w:type="dxa"/>
            <w:shd w:val="clear" w:color="auto" w:fill="F2F6FC"/>
            <w:tcMar>
              <w:top w:w="40" w:type="dxa"/>
              <w:left w:w="80" w:type="dxa"/>
              <w:bottom w:w="40" w:type="dxa"/>
              <w:right w:w="80" w:type="dxa"/>
            </w:tcMar>
            <w:vAlign w:val="center"/>
          </w:tcPr>
          <w:p w14:paraId="509F976C" w14:textId="4BD5ACBC" w:rsidR="006E5C26" w:rsidRDefault="006E5C26">
            <w:pPr>
              <w:spacing w:before="20" w:after="20"/>
              <w:rPr>
                <w:sz w:val="17"/>
              </w:rPr>
            </w:pPr>
            <w:r>
              <w:rPr>
                <w:sz w:val="17"/>
              </w:rPr>
              <w:t>Lady Nayiby Miranda Torres</w:t>
            </w:r>
            <w:r w:rsidR="00D46B2D">
              <w:rPr>
                <w:sz w:val="17"/>
              </w:rPr>
              <w:t xml:space="preserve"> - </w:t>
            </w:r>
            <w:r w:rsidR="00D46B2D" w:rsidRPr="00D46B2D">
              <w:rPr>
                <w:sz w:val="17"/>
              </w:rPr>
              <w:t>Líder Funcional</w:t>
            </w:r>
          </w:p>
        </w:tc>
        <w:tc>
          <w:tcPr>
            <w:tcW w:w="2592" w:type="dxa"/>
            <w:shd w:val="clear" w:color="auto" w:fill="F2F6FC"/>
            <w:tcMar>
              <w:top w:w="40" w:type="dxa"/>
              <w:left w:w="80" w:type="dxa"/>
              <w:bottom w:w="40" w:type="dxa"/>
              <w:right w:w="80" w:type="dxa"/>
            </w:tcMar>
            <w:vAlign w:val="center"/>
          </w:tcPr>
          <w:p w14:paraId="1580F48F" w14:textId="4033ADF4" w:rsidR="006E5C26" w:rsidRDefault="006E5C26">
            <w:pPr>
              <w:spacing w:before="20" w:after="20"/>
              <w:rPr>
                <w:sz w:val="17"/>
              </w:rPr>
            </w:pPr>
            <w:r>
              <w:rPr>
                <w:sz w:val="17"/>
              </w:rPr>
              <w:t>Ciudad Limpia</w:t>
            </w:r>
          </w:p>
        </w:tc>
        <w:tc>
          <w:tcPr>
            <w:tcW w:w="3168" w:type="dxa"/>
            <w:shd w:val="clear" w:color="auto" w:fill="F2F6FC"/>
            <w:tcMar>
              <w:top w:w="40" w:type="dxa"/>
              <w:left w:w="80" w:type="dxa"/>
              <w:bottom w:w="40" w:type="dxa"/>
              <w:right w:w="80" w:type="dxa"/>
            </w:tcMar>
            <w:vAlign w:val="center"/>
          </w:tcPr>
          <w:p w14:paraId="0F32E220" w14:textId="3B17185F" w:rsidR="006E5C26" w:rsidRDefault="006E5C26">
            <w:pPr>
              <w:spacing w:before="20" w:after="20"/>
              <w:rPr>
                <w:sz w:val="17"/>
              </w:rPr>
            </w:pPr>
            <w:r w:rsidRPr="006E5C26">
              <w:rPr>
                <w:sz w:val="17"/>
              </w:rPr>
              <w:t>Validación de alcance y aprobación</w:t>
            </w:r>
          </w:p>
        </w:tc>
      </w:tr>
      <w:tr w:rsidR="006E5C26" w14:paraId="10582D66" w14:textId="77777777" w:rsidTr="006E5C26">
        <w:trPr>
          <w:jc w:val="center"/>
        </w:trPr>
        <w:tc>
          <w:tcPr>
            <w:tcW w:w="3744" w:type="dxa"/>
            <w:tcMar>
              <w:top w:w="40" w:type="dxa"/>
              <w:left w:w="80" w:type="dxa"/>
              <w:bottom w:w="40" w:type="dxa"/>
              <w:right w:w="80" w:type="dxa"/>
            </w:tcMar>
            <w:vAlign w:val="center"/>
          </w:tcPr>
          <w:p w14:paraId="6A79D4F1" w14:textId="3171A9CC" w:rsidR="006E5C26" w:rsidRDefault="006E5C26">
            <w:pPr>
              <w:spacing w:before="20" w:after="20"/>
              <w:rPr>
                <w:sz w:val="17"/>
              </w:rPr>
            </w:pPr>
            <w:r>
              <w:rPr>
                <w:sz w:val="17"/>
              </w:rPr>
              <w:t>Liliana Serna</w:t>
            </w:r>
            <w:r w:rsidR="00D46B2D">
              <w:rPr>
                <w:sz w:val="17"/>
              </w:rPr>
              <w:t xml:space="preserve"> - </w:t>
            </w:r>
            <w:r w:rsidR="00D46B2D" w:rsidRPr="00D46B2D">
              <w:rPr>
                <w:sz w:val="17"/>
              </w:rPr>
              <w:t>Líder Funcional</w:t>
            </w:r>
          </w:p>
        </w:tc>
        <w:tc>
          <w:tcPr>
            <w:tcW w:w="2592" w:type="dxa"/>
            <w:tcMar>
              <w:top w:w="40" w:type="dxa"/>
              <w:left w:w="80" w:type="dxa"/>
              <w:bottom w:w="40" w:type="dxa"/>
              <w:right w:w="80" w:type="dxa"/>
            </w:tcMar>
            <w:vAlign w:val="center"/>
          </w:tcPr>
          <w:p w14:paraId="5EEB09C6" w14:textId="6D31C32F" w:rsidR="006E5C26" w:rsidRDefault="006E5C26">
            <w:pPr>
              <w:spacing w:before="20" w:after="20"/>
              <w:rPr>
                <w:sz w:val="17"/>
              </w:rPr>
            </w:pPr>
            <w:r>
              <w:rPr>
                <w:sz w:val="17"/>
              </w:rPr>
              <w:t>Transprensa</w:t>
            </w:r>
          </w:p>
        </w:tc>
        <w:tc>
          <w:tcPr>
            <w:tcW w:w="3168" w:type="dxa"/>
            <w:tcMar>
              <w:top w:w="40" w:type="dxa"/>
              <w:left w:w="80" w:type="dxa"/>
              <w:bottom w:w="40" w:type="dxa"/>
              <w:right w:w="80" w:type="dxa"/>
            </w:tcMar>
            <w:vAlign w:val="center"/>
          </w:tcPr>
          <w:p w14:paraId="79E2E42B" w14:textId="133A73F3" w:rsidR="006E5C26" w:rsidRDefault="006E5C26">
            <w:pPr>
              <w:spacing w:before="20" w:after="20"/>
              <w:rPr>
                <w:sz w:val="17"/>
              </w:rPr>
            </w:pPr>
            <w:r w:rsidRPr="006E5C26">
              <w:rPr>
                <w:sz w:val="17"/>
              </w:rPr>
              <w:t>Validación de alcance y aprobación</w:t>
            </w:r>
          </w:p>
        </w:tc>
      </w:tr>
      <w:tr w:rsidR="001D6D33" w14:paraId="5105E553" w14:textId="77777777" w:rsidTr="006E5C26">
        <w:trPr>
          <w:jc w:val="center"/>
        </w:trPr>
        <w:tc>
          <w:tcPr>
            <w:tcW w:w="3744" w:type="dxa"/>
            <w:shd w:val="clear" w:color="auto" w:fill="F2F6FC"/>
            <w:tcMar>
              <w:top w:w="40" w:type="dxa"/>
              <w:left w:w="80" w:type="dxa"/>
              <w:bottom w:w="40" w:type="dxa"/>
              <w:right w:w="80" w:type="dxa"/>
            </w:tcMar>
            <w:vAlign w:val="center"/>
          </w:tcPr>
          <w:p w14:paraId="2C5C8473" w14:textId="3E631162" w:rsidR="001D6D33" w:rsidRDefault="009C76E1">
            <w:pPr>
              <w:spacing w:before="20" w:after="20"/>
            </w:pPr>
            <w:r>
              <w:rPr>
                <w:sz w:val="17"/>
              </w:rPr>
              <w:t>John Alexander Mejia Garcia</w:t>
            </w:r>
            <w:r w:rsidR="00D46B2D">
              <w:rPr>
                <w:sz w:val="17"/>
              </w:rPr>
              <w:t xml:space="preserve"> -</w:t>
            </w:r>
            <w:r>
              <w:rPr>
                <w:sz w:val="17"/>
              </w:rPr>
              <w:t xml:space="preserve"> Arquitecto / Consultor SAC</w:t>
            </w:r>
          </w:p>
        </w:tc>
        <w:tc>
          <w:tcPr>
            <w:tcW w:w="2592" w:type="dxa"/>
            <w:shd w:val="clear" w:color="auto" w:fill="F2F6FC"/>
            <w:tcMar>
              <w:top w:w="40" w:type="dxa"/>
              <w:left w:w="80" w:type="dxa"/>
              <w:bottom w:w="40" w:type="dxa"/>
              <w:right w:w="80" w:type="dxa"/>
            </w:tcMar>
            <w:vAlign w:val="center"/>
          </w:tcPr>
          <w:p w14:paraId="74520604" w14:textId="77777777" w:rsidR="001D6D33" w:rsidRDefault="002D2DD4">
            <w:pPr>
              <w:spacing w:before="20" w:after="20"/>
            </w:pPr>
            <w:r>
              <w:rPr>
                <w:sz w:val="17"/>
              </w:rPr>
              <w:t>Accenture</w:t>
            </w:r>
          </w:p>
        </w:tc>
        <w:tc>
          <w:tcPr>
            <w:tcW w:w="3168" w:type="dxa"/>
            <w:shd w:val="clear" w:color="auto" w:fill="F2F6FC"/>
            <w:tcMar>
              <w:top w:w="40" w:type="dxa"/>
              <w:left w:w="80" w:type="dxa"/>
              <w:bottom w:w="40" w:type="dxa"/>
              <w:right w:w="80" w:type="dxa"/>
            </w:tcMar>
            <w:vAlign w:val="center"/>
          </w:tcPr>
          <w:p w14:paraId="09BDCA48" w14:textId="77777777" w:rsidR="001D6D33" w:rsidRDefault="002D2DD4">
            <w:pPr>
              <w:spacing w:before="20" w:after="20"/>
            </w:pPr>
            <w:r>
              <w:rPr>
                <w:sz w:val="17"/>
              </w:rPr>
              <w:t>Diseño y construcción de la solución</w:t>
            </w:r>
          </w:p>
        </w:tc>
      </w:tr>
    </w:tbl>
    <w:p w14:paraId="477B6AE9" w14:textId="77777777" w:rsidR="001D6D33" w:rsidRDefault="001D6D33">
      <w:pPr>
        <w:spacing w:after="80"/>
      </w:pPr>
    </w:p>
    <w:p w14:paraId="64C136E6" w14:textId="77777777" w:rsidR="001D6D33" w:rsidRDefault="001D6D33">
      <w:pPr>
        <w:spacing w:after="80"/>
      </w:pPr>
    </w:p>
    <w:p w14:paraId="6363EF9E" w14:textId="77777777" w:rsidR="001D6D33" w:rsidRDefault="002D2DD4">
      <w:pPr>
        <w:pBdr>
          <w:bottom w:val="single" w:sz="6" w:space="4" w:color="1F3864"/>
        </w:pBdr>
        <w:spacing w:before="200" w:after="100"/>
      </w:pPr>
      <w:r>
        <w:rPr>
          <w:b/>
          <w:color w:val="002060"/>
          <w:sz w:val="26"/>
        </w:rPr>
        <w:t>Documentos Relacionados</w:t>
      </w:r>
    </w:p>
    <w:tbl>
      <w:tblPr>
        <w:tblStyle w:val="Fanalca"/>
        <w:tblW w:w="0" w:type="auto"/>
        <w:jc w:val="center"/>
        <w:tblLayout w:type="fixed"/>
        <w:tblLook w:val="04A0" w:firstRow="1" w:lastRow="0" w:firstColumn="1" w:lastColumn="0" w:noHBand="0" w:noVBand="1"/>
      </w:tblPr>
      <w:tblGrid>
        <w:gridCol w:w="4752"/>
        <w:gridCol w:w="4752"/>
      </w:tblGrid>
      <w:tr w:rsidR="001D6D33" w14:paraId="704BC12E"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4752" w:type="dxa"/>
            <w:shd w:val="clear" w:color="auto" w:fill="1F3864"/>
            <w:tcMar>
              <w:top w:w="40" w:type="dxa"/>
              <w:left w:w="80" w:type="dxa"/>
              <w:bottom w:w="40" w:type="dxa"/>
              <w:right w:w="80" w:type="dxa"/>
            </w:tcMar>
            <w:vAlign w:val="center"/>
          </w:tcPr>
          <w:p w14:paraId="0BEC66FB" w14:textId="77777777" w:rsidR="001D6D33" w:rsidRDefault="002D2DD4">
            <w:pPr>
              <w:spacing w:before="20" w:after="20"/>
              <w:jc w:val="center"/>
            </w:pPr>
            <w:r>
              <w:rPr>
                <w:b/>
                <w:color w:val="FFFFFF"/>
                <w:sz w:val="17"/>
              </w:rPr>
              <w:t>Documento</w:t>
            </w:r>
          </w:p>
        </w:tc>
        <w:tc>
          <w:tcPr>
            <w:tcW w:w="4752" w:type="dxa"/>
            <w:shd w:val="clear" w:color="auto" w:fill="1F3864"/>
            <w:tcMar>
              <w:top w:w="40" w:type="dxa"/>
              <w:left w:w="80" w:type="dxa"/>
              <w:bottom w:w="40" w:type="dxa"/>
              <w:right w:w="80" w:type="dxa"/>
            </w:tcMar>
            <w:vAlign w:val="center"/>
          </w:tcPr>
          <w:p w14:paraId="073751DA" w14:textId="77777777" w:rsidR="001D6D33" w:rsidRDefault="002D2DD4">
            <w:pPr>
              <w:spacing w:before="20" w:after="20"/>
              <w:jc w:val="center"/>
            </w:pPr>
            <w:r>
              <w:rPr>
                <w:b/>
                <w:color w:val="FFFFFF"/>
                <w:sz w:val="17"/>
              </w:rPr>
              <w:t>Descripción</w:t>
            </w:r>
          </w:p>
        </w:tc>
      </w:tr>
      <w:tr w:rsidR="001D6D33" w14:paraId="5FD47950" w14:textId="77777777" w:rsidTr="001D6D33">
        <w:trPr>
          <w:jc w:val="center"/>
        </w:trPr>
        <w:tc>
          <w:tcPr>
            <w:tcW w:w="4752" w:type="dxa"/>
            <w:tcMar>
              <w:top w:w="40" w:type="dxa"/>
              <w:left w:w="80" w:type="dxa"/>
              <w:bottom w:w="40" w:type="dxa"/>
              <w:right w:w="80" w:type="dxa"/>
            </w:tcMar>
            <w:vAlign w:val="center"/>
          </w:tcPr>
          <w:p w14:paraId="253EE944" w14:textId="77777777" w:rsidR="001D6D33" w:rsidRDefault="002D2DD4">
            <w:pPr>
              <w:spacing w:before="20" w:after="20"/>
            </w:pPr>
            <w:r>
              <w:rPr>
                <w:sz w:val="17"/>
              </w:rPr>
              <w:t>Actas de Sesiones de Diseño (Sesión N°1, 22-May-2026)</w:t>
            </w:r>
          </w:p>
        </w:tc>
        <w:tc>
          <w:tcPr>
            <w:tcW w:w="4752" w:type="dxa"/>
            <w:tcMar>
              <w:top w:w="40" w:type="dxa"/>
              <w:left w:w="80" w:type="dxa"/>
              <w:bottom w:w="40" w:type="dxa"/>
              <w:right w:w="80" w:type="dxa"/>
            </w:tcMar>
            <w:vAlign w:val="center"/>
          </w:tcPr>
          <w:p w14:paraId="79878A60" w14:textId="77777777" w:rsidR="001D6D33" w:rsidRDefault="002D2DD4">
            <w:pPr>
              <w:spacing w:before="20" w:after="20"/>
            </w:pPr>
            <w:r>
              <w:rPr>
                <w:sz w:val="17"/>
              </w:rPr>
              <w:t>Levantamiento del proceso de negocio por sociedad.</w:t>
            </w:r>
          </w:p>
        </w:tc>
      </w:tr>
      <w:tr w:rsidR="001D6D33" w14:paraId="33871917" w14:textId="77777777" w:rsidTr="001D6D33">
        <w:trPr>
          <w:jc w:val="center"/>
        </w:trPr>
        <w:tc>
          <w:tcPr>
            <w:tcW w:w="4752" w:type="dxa"/>
            <w:shd w:val="clear" w:color="auto" w:fill="F2F6FC"/>
            <w:tcMar>
              <w:top w:w="40" w:type="dxa"/>
              <w:left w:w="80" w:type="dxa"/>
              <w:bottom w:w="40" w:type="dxa"/>
              <w:right w:w="80" w:type="dxa"/>
            </w:tcMar>
            <w:vAlign w:val="center"/>
          </w:tcPr>
          <w:p w14:paraId="753ED663" w14:textId="77777777" w:rsidR="001D6D33" w:rsidRDefault="002D2DD4">
            <w:pPr>
              <w:spacing w:before="20" w:after="20"/>
            </w:pPr>
            <w:r>
              <w:rPr>
                <w:sz w:val="17"/>
              </w:rPr>
              <w:t>Modelos SAC (ambiente de Desarrollo)</w:t>
            </w:r>
          </w:p>
        </w:tc>
        <w:tc>
          <w:tcPr>
            <w:tcW w:w="4752" w:type="dxa"/>
            <w:shd w:val="clear" w:color="auto" w:fill="F2F6FC"/>
            <w:tcMar>
              <w:top w:w="40" w:type="dxa"/>
              <w:left w:w="80" w:type="dxa"/>
              <w:bottom w:w="40" w:type="dxa"/>
              <w:right w:w="80" w:type="dxa"/>
            </w:tcMar>
            <w:vAlign w:val="center"/>
          </w:tcPr>
          <w:p w14:paraId="06B39C7D" w14:textId="77777777" w:rsidR="001D6D33" w:rsidRDefault="002D2DD4">
            <w:pPr>
              <w:spacing w:before="20" w:after="20"/>
            </w:pPr>
            <w:r>
              <w:rPr>
                <w:sz w:val="17"/>
              </w:rPr>
              <w:t>Modelos de Ingresos, Costos/Gastos y EEFF configurados.</w:t>
            </w:r>
          </w:p>
        </w:tc>
      </w:tr>
      <w:tr w:rsidR="001D6D33" w14:paraId="62C3952A" w14:textId="77777777" w:rsidTr="001D6D33">
        <w:trPr>
          <w:jc w:val="center"/>
        </w:trPr>
        <w:tc>
          <w:tcPr>
            <w:tcW w:w="4752" w:type="dxa"/>
            <w:tcMar>
              <w:top w:w="40" w:type="dxa"/>
              <w:left w:w="80" w:type="dxa"/>
              <w:bottom w:w="40" w:type="dxa"/>
              <w:right w:w="80" w:type="dxa"/>
            </w:tcMar>
            <w:vAlign w:val="center"/>
          </w:tcPr>
          <w:p w14:paraId="60DA4B3D" w14:textId="77777777" w:rsidR="001D6D33" w:rsidRDefault="002D2DD4">
            <w:pPr>
              <w:spacing w:before="20" w:after="20"/>
            </w:pPr>
            <w:r>
              <w:rPr>
                <w:sz w:val="17"/>
              </w:rPr>
              <w:t>Inventario de scripts / paquetes SAP BPC</w:t>
            </w:r>
          </w:p>
        </w:tc>
        <w:tc>
          <w:tcPr>
            <w:tcW w:w="4752" w:type="dxa"/>
            <w:tcMar>
              <w:top w:w="40" w:type="dxa"/>
              <w:left w:w="80" w:type="dxa"/>
              <w:bottom w:w="40" w:type="dxa"/>
              <w:right w:w="80" w:type="dxa"/>
            </w:tcMar>
            <w:vAlign w:val="center"/>
          </w:tcPr>
          <w:p w14:paraId="318552BB" w14:textId="77777777" w:rsidR="001D6D33" w:rsidRDefault="002D2DD4">
            <w:pPr>
              <w:spacing w:before="20" w:after="20"/>
            </w:pPr>
            <w:r>
              <w:rPr>
                <w:sz w:val="17"/>
              </w:rPr>
              <w:t>Lógica de cálculo de referencia para los Data Actions.</w:t>
            </w:r>
          </w:p>
        </w:tc>
      </w:tr>
    </w:tbl>
    <w:p w14:paraId="043E662C" w14:textId="77777777" w:rsidR="001D6D33" w:rsidRDefault="001D6D33">
      <w:pPr>
        <w:spacing w:after="80"/>
      </w:pPr>
    </w:p>
    <w:p w14:paraId="68E24766" w14:textId="77777777" w:rsidR="001D6D33" w:rsidRDefault="002D2DD4">
      <w:r>
        <w:br w:type="page"/>
      </w:r>
    </w:p>
    <w:p w14:paraId="5FCCF155" w14:textId="77777777" w:rsidR="00BB583F" w:rsidRDefault="00BB583F">
      <w:pPr>
        <w:pBdr>
          <w:bottom w:val="single" w:sz="6" w:space="4" w:color="1F3864"/>
        </w:pBdr>
        <w:spacing w:before="200" w:after="100"/>
        <w:rPr>
          <w:b/>
          <w:color w:val="002060"/>
          <w:sz w:val="26"/>
        </w:rPr>
      </w:pPr>
    </w:p>
    <w:p w14:paraId="4BDA14B5" w14:textId="67165BCF" w:rsidR="001D6D33" w:rsidRDefault="002D2DD4">
      <w:pPr>
        <w:pBdr>
          <w:bottom w:val="single" w:sz="6" w:space="4" w:color="1F3864"/>
        </w:pBdr>
        <w:spacing w:before="200" w:after="100"/>
      </w:pPr>
      <w:r>
        <w:rPr>
          <w:b/>
          <w:color w:val="002060"/>
          <w:sz w:val="26"/>
        </w:rPr>
        <w:t>Tabla de Contenido</w:t>
      </w:r>
    </w:p>
    <w:p w14:paraId="085938E0" w14:textId="799588AF" w:rsidR="001D6D33" w:rsidRDefault="001D6D33">
      <w:pPr>
        <w:spacing w:after="80"/>
      </w:pPr>
    </w:p>
    <w:p w14:paraId="7AAB9461" w14:textId="70CDF8B6" w:rsidR="00BB583F" w:rsidRDefault="002D2DD4">
      <w:pPr>
        <w:pStyle w:val="TOC1"/>
        <w:rPr>
          <w:rFonts w:asciiTheme="minorHAnsi" w:eastAsiaTheme="minorEastAsia" w:hAnsiTheme="minorHAnsi" w:cstheme="minorBidi"/>
          <w:noProof/>
          <w:kern w:val="2"/>
          <w:sz w:val="24"/>
          <w:lang w:val="en-US" w:eastAsia="en-US"/>
          <w14:ligatures w14:val="standardContextual"/>
        </w:rPr>
      </w:pPr>
      <w:r>
        <w:fldChar w:fldCharType="begin"/>
      </w:r>
      <w:r>
        <w:instrText>TOC \o "1-3" \h \z \u</w:instrText>
      </w:r>
      <w:r>
        <w:fldChar w:fldCharType="separate"/>
      </w:r>
      <w:hyperlink w:anchor="_Toc231905240" w:history="1">
        <w:r w:rsidR="00BB583F" w:rsidRPr="00E53E35">
          <w:rPr>
            <w:rStyle w:val="Hyperlink"/>
            <w:noProof/>
            <w:lang w:val="en-US"/>
          </w:rPr>
          <w:t>1.</w:t>
        </w:r>
        <w:r w:rsidR="00BB583F">
          <w:rPr>
            <w:rFonts w:asciiTheme="minorHAnsi" w:eastAsiaTheme="minorEastAsia" w:hAnsiTheme="minorHAnsi" w:cstheme="minorBidi"/>
            <w:noProof/>
            <w:kern w:val="2"/>
            <w:sz w:val="24"/>
            <w:lang w:val="en-US" w:eastAsia="en-US"/>
            <w14:ligatures w14:val="standardContextual"/>
          </w:rPr>
          <w:tab/>
        </w:r>
        <w:r w:rsidR="00BB583F" w:rsidRPr="00E53E35">
          <w:rPr>
            <w:rStyle w:val="Hyperlink"/>
            <w:noProof/>
          </w:rPr>
          <w:t>Propósito del documento</w:t>
        </w:r>
        <w:r w:rsidR="00BB583F">
          <w:rPr>
            <w:noProof/>
            <w:webHidden/>
          </w:rPr>
          <w:tab/>
        </w:r>
        <w:r w:rsidR="00BB583F">
          <w:rPr>
            <w:noProof/>
            <w:webHidden/>
          </w:rPr>
          <w:fldChar w:fldCharType="begin"/>
        </w:r>
        <w:r w:rsidR="00BB583F">
          <w:rPr>
            <w:noProof/>
            <w:webHidden/>
          </w:rPr>
          <w:instrText xml:space="preserve"> PAGEREF _Toc231905240 \h </w:instrText>
        </w:r>
        <w:r w:rsidR="00BB583F">
          <w:rPr>
            <w:noProof/>
            <w:webHidden/>
          </w:rPr>
        </w:r>
        <w:r w:rsidR="00BB583F">
          <w:rPr>
            <w:noProof/>
            <w:webHidden/>
          </w:rPr>
          <w:fldChar w:fldCharType="separate"/>
        </w:r>
        <w:r w:rsidR="00BB583F">
          <w:rPr>
            <w:noProof/>
            <w:webHidden/>
          </w:rPr>
          <w:t>4</w:t>
        </w:r>
        <w:r w:rsidR="00BB583F">
          <w:rPr>
            <w:noProof/>
            <w:webHidden/>
          </w:rPr>
          <w:fldChar w:fldCharType="end"/>
        </w:r>
      </w:hyperlink>
    </w:p>
    <w:p w14:paraId="23684D11" w14:textId="1D41A940" w:rsidR="00BB583F" w:rsidRDefault="00BB583F">
      <w:pPr>
        <w:pStyle w:val="TOC1"/>
        <w:rPr>
          <w:rFonts w:asciiTheme="minorHAnsi" w:eastAsiaTheme="minorEastAsia" w:hAnsiTheme="minorHAnsi" w:cstheme="minorBidi"/>
          <w:noProof/>
          <w:kern w:val="2"/>
          <w:sz w:val="24"/>
          <w:lang w:val="en-US" w:eastAsia="en-US"/>
          <w14:ligatures w14:val="standardContextual"/>
        </w:rPr>
      </w:pPr>
      <w:hyperlink w:anchor="_Toc231905241" w:history="1">
        <w:r w:rsidRPr="00E53E35">
          <w:rPr>
            <w:rStyle w:val="Hyperlink"/>
            <w:noProof/>
            <w:lang w:val="en-US"/>
          </w:rPr>
          <w:t>2.</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Cómo usar el documento</w:t>
        </w:r>
        <w:r>
          <w:rPr>
            <w:noProof/>
            <w:webHidden/>
          </w:rPr>
          <w:tab/>
        </w:r>
        <w:r>
          <w:rPr>
            <w:noProof/>
            <w:webHidden/>
          </w:rPr>
          <w:fldChar w:fldCharType="begin"/>
        </w:r>
        <w:r>
          <w:rPr>
            <w:noProof/>
            <w:webHidden/>
          </w:rPr>
          <w:instrText xml:space="preserve"> PAGEREF _Toc231905241 \h </w:instrText>
        </w:r>
        <w:r>
          <w:rPr>
            <w:noProof/>
            <w:webHidden/>
          </w:rPr>
        </w:r>
        <w:r>
          <w:rPr>
            <w:noProof/>
            <w:webHidden/>
          </w:rPr>
          <w:fldChar w:fldCharType="separate"/>
        </w:r>
        <w:r>
          <w:rPr>
            <w:noProof/>
            <w:webHidden/>
          </w:rPr>
          <w:t>4</w:t>
        </w:r>
        <w:r>
          <w:rPr>
            <w:noProof/>
            <w:webHidden/>
          </w:rPr>
          <w:fldChar w:fldCharType="end"/>
        </w:r>
      </w:hyperlink>
    </w:p>
    <w:p w14:paraId="73615A84" w14:textId="4F6CEC3E" w:rsidR="00BB583F" w:rsidRDefault="00BB583F">
      <w:pPr>
        <w:pStyle w:val="TOC1"/>
        <w:rPr>
          <w:rFonts w:asciiTheme="minorHAnsi" w:eastAsiaTheme="minorEastAsia" w:hAnsiTheme="minorHAnsi" w:cstheme="minorBidi"/>
          <w:noProof/>
          <w:kern w:val="2"/>
          <w:sz w:val="24"/>
          <w:lang w:val="en-US" w:eastAsia="en-US"/>
          <w14:ligatures w14:val="standardContextual"/>
        </w:rPr>
      </w:pPr>
      <w:hyperlink w:anchor="_Toc231905242" w:history="1">
        <w:r w:rsidRPr="00E53E35">
          <w:rPr>
            <w:rStyle w:val="Hyperlink"/>
            <w:noProof/>
            <w:lang w:val="en-US"/>
          </w:rPr>
          <w:t>3.</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Fanalca S.A.</w:t>
        </w:r>
        <w:r>
          <w:rPr>
            <w:noProof/>
            <w:webHidden/>
          </w:rPr>
          <w:tab/>
        </w:r>
        <w:r>
          <w:rPr>
            <w:noProof/>
            <w:webHidden/>
          </w:rPr>
          <w:fldChar w:fldCharType="begin"/>
        </w:r>
        <w:r>
          <w:rPr>
            <w:noProof/>
            <w:webHidden/>
          </w:rPr>
          <w:instrText xml:space="preserve"> PAGEREF _Toc231905242 \h </w:instrText>
        </w:r>
        <w:r>
          <w:rPr>
            <w:noProof/>
            <w:webHidden/>
          </w:rPr>
        </w:r>
        <w:r>
          <w:rPr>
            <w:noProof/>
            <w:webHidden/>
          </w:rPr>
          <w:fldChar w:fldCharType="separate"/>
        </w:r>
        <w:r>
          <w:rPr>
            <w:noProof/>
            <w:webHidden/>
          </w:rPr>
          <w:t>6</w:t>
        </w:r>
        <w:r>
          <w:rPr>
            <w:noProof/>
            <w:webHidden/>
          </w:rPr>
          <w:fldChar w:fldCharType="end"/>
        </w:r>
      </w:hyperlink>
    </w:p>
    <w:p w14:paraId="78DA75E2" w14:textId="18FC81E7"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43" w:history="1">
        <w:r w:rsidRPr="00E53E35">
          <w:rPr>
            <w:rStyle w:val="Hyperlink"/>
            <w:noProof/>
          </w:rPr>
          <w:t>3.1.</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Escenario / Proceso de negocio</w:t>
        </w:r>
        <w:r>
          <w:rPr>
            <w:noProof/>
            <w:webHidden/>
          </w:rPr>
          <w:tab/>
        </w:r>
        <w:r>
          <w:rPr>
            <w:noProof/>
            <w:webHidden/>
          </w:rPr>
          <w:fldChar w:fldCharType="begin"/>
        </w:r>
        <w:r>
          <w:rPr>
            <w:noProof/>
            <w:webHidden/>
          </w:rPr>
          <w:instrText xml:space="preserve"> PAGEREF _Toc231905243 \h </w:instrText>
        </w:r>
        <w:r>
          <w:rPr>
            <w:noProof/>
            <w:webHidden/>
          </w:rPr>
        </w:r>
        <w:r>
          <w:rPr>
            <w:noProof/>
            <w:webHidden/>
          </w:rPr>
          <w:fldChar w:fldCharType="separate"/>
        </w:r>
        <w:r>
          <w:rPr>
            <w:noProof/>
            <w:webHidden/>
          </w:rPr>
          <w:t>6</w:t>
        </w:r>
        <w:r>
          <w:rPr>
            <w:noProof/>
            <w:webHidden/>
          </w:rPr>
          <w:fldChar w:fldCharType="end"/>
        </w:r>
      </w:hyperlink>
    </w:p>
    <w:p w14:paraId="6FE949B9" w14:textId="4E48B6E4"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44" w:history="1">
        <w:r w:rsidRPr="00E53E35">
          <w:rPr>
            <w:rStyle w:val="Hyperlink"/>
          </w:rPr>
          <w:t>3.1.1.</w:t>
        </w:r>
        <w:r>
          <w:rPr>
            <w:rFonts w:asciiTheme="minorHAnsi" w:eastAsiaTheme="minorEastAsia" w:hAnsiTheme="minorHAnsi" w:cstheme="minorBidi"/>
            <w:kern w:val="2"/>
            <w:sz w:val="24"/>
            <w:lang w:eastAsia="en-US"/>
            <w14:ligatures w14:val="standardContextual"/>
          </w:rPr>
          <w:tab/>
        </w:r>
        <w:r w:rsidRPr="00E53E35">
          <w:rPr>
            <w:rStyle w:val="Hyperlink"/>
          </w:rPr>
          <w:t>Objetivos empresariales y beneficios esperados</w:t>
        </w:r>
        <w:r>
          <w:rPr>
            <w:webHidden/>
          </w:rPr>
          <w:tab/>
        </w:r>
        <w:r>
          <w:rPr>
            <w:webHidden/>
          </w:rPr>
          <w:fldChar w:fldCharType="begin"/>
        </w:r>
        <w:r>
          <w:rPr>
            <w:webHidden/>
          </w:rPr>
          <w:instrText xml:space="preserve"> PAGEREF _Toc231905244 \h </w:instrText>
        </w:r>
        <w:r>
          <w:rPr>
            <w:webHidden/>
          </w:rPr>
        </w:r>
        <w:r>
          <w:rPr>
            <w:webHidden/>
          </w:rPr>
          <w:fldChar w:fldCharType="separate"/>
        </w:r>
        <w:r>
          <w:rPr>
            <w:webHidden/>
          </w:rPr>
          <w:t>6</w:t>
        </w:r>
        <w:r>
          <w:rPr>
            <w:webHidden/>
          </w:rPr>
          <w:fldChar w:fldCharType="end"/>
        </w:r>
      </w:hyperlink>
    </w:p>
    <w:p w14:paraId="63BE2A54" w14:textId="66A0BC46"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45" w:history="1">
        <w:r w:rsidRPr="00E53E35">
          <w:rPr>
            <w:rStyle w:val="Hyperlink"/>
            <w:lang w:val="es-AR"/>
          </w:rPr>
          <w:t>3.1.2.</w:t>
        </w:r>
        <w:r>
          <w:rPr>
            <w:rFonts w:asciiTheme="minorHAnsi" w:eastAsiaTheme="minorEastAsia" w:hAnsiTheme="minorHAnsi" w:cstheme="minorBidi"/>
            <w:kern w:val="2"/>
            <w:sz w:val="24"/>
            <w:lang w:eastAsia="en-US"/>
            <w14:ligatures w14:val="standardContextual"/>
          </w:rPr>
          <w:tab/>
        </w:r>
        <w:r w:rsidRPr="00E53E35">
          <w:rPr>
            <w:rStyle w:val="Hyperlink"/>
            <w:lang w:val="es-AR"/>
          </w:rPr>
          <w:t>Descripción a alto nivel de requisitos empresariales</w:t>
        </w:r>
        <w:r>
          <w:rPr>
            <w:webHidden/>
          </w:rPr>
          <w:tab/>
        </w:r>
        <w:r>
          <w:rPr>
            <w:webHidden/>
          </w:rPr>
          <w:fldChar w:fldCharType="begin"/>
        </w:r>
        <w:r>
          <w:rPr>
            <w:webHidden/>
          </w:rPr>
          <w:instrText xml:space="preserve"> PAGEREF _Toc231905245 \h </w:instrText>
        </w:r>
        <w:r>
          <w:rPr>
            <w:webHidden/>
          </w:rPr>
        </w:r>
        <w:r>
          <w:rPr>
            <w:webHidden/>
          </w:rPr>
          <w:fldChar w:fldCharType="separate"/>
        </w:r>
        <w:r>
          <w:rPr>
            <w:webHidden/>
          </w:rPr>
          <w:t>7</w:t>
        </w:r>
        <w:r>
          <w:rPr>
            <w:webHidden/>
          </w:rPr>
          <w:fldChar w:fldCharType="end"/>
        </w:r>
      </w:hyperlink>
    </w:p>
    <w:p w14:paraId="116AB68E" w14:textId="6D0B1945"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46" w:history="1">
        <w:r w:rsidRPr="00E53E35">
          <w:rPr>
            <w:rStyle w:val="Hyperlink"/>
            <w:noProof/>
          </w:rPr>
          <w:t>3.2.</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Estructura organizativa relevante</w:t>
        </w:r>
        <w:r>
          <w:rPr>
            <w:noProof/>
            <w:webHidden/>
          </w:rPr>
          <w:tab/>
        </w:r>
        <w:r>
          <w:rPr>
            <w:noProof/>
            <w:webHidden/>
          </w:rPr>
          <w:fldChar w:fldCharType="begin"/>
        </w:r>
        <w:r>
          <w:rPr>
            <w:noProof/>
            <w:webHidden/>
          </w:rPr>
          <w:instrText xml:space="preserve"> PAGEREF _Toc231905246 \h </w:instrText>
        </w:r>
        <w:r>
          <w:rPr>
            <w:noProof/>
            <w:webHidden/>
          </w:rPr>
        </w:r>
        <w:r>
          <w:rPr>
            <w:noProof/>
            <w:webHidden/>
          </w:rPr>
          <w:fldChar w:fldCharType="separate"/>
        </w:r>
        <w:r>
          <w:rPr>
            <w:noProof/>
            <w:webHidden/>
          </w:rPr>
          <w:t>7</w:t>
        </w:r>
        <w:r>
          <w:rPr>
            <w:noProof/>
            <w:webHidden/>
          </w:rPr>
          <w:fldChar w:fldCharType="end"/>
        </w:r>
      </w:hyperlink>
    </w:p>
    <w:p w14:paraId="45EA177D" w14:textId="5D73FE29"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47" w:history="1">
        <w:r w:rsidRPr="00E53E35">
          <w:rPr>
            <w:rStyle w:val="Hyperlink"/>
            <w:noProof/>
          </w:rPr>
          <w:t>3.3.</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Diseño y configuración de soluciones</w:t>
        </w:r>
        <w:r>
          <w:rPr>
            <w:noProof/>
            <w:webHidden/>
          </w:rPr>
          <w:tab/>
        </w:r>
        <w:r>
          <w:rPr>
            <w:noProof/>
            <w:webHidden/>
          </w:rPr>
          <w:fldChar w:fldCharType="begin"/>
        </w:r>
        <w:r>
          <w:rPr>
            <w:noProof/>
            <w:webHidden/>
          </w:rPr>
          <w:instrText xml:space="preserve"> PAGEREF _Toc231905247 \h </w:instrText>
        </w:r>
        <w:r>
          <w:rPr>
            <w:noProof/>
            <w:webHidden/>
          </w:rPr>
        </w:r>
        <w:r>
          <w:rPr>
            <w:noProof/>
            <w:webHidden/>
          </w:rPr>
          <w:fldChar w:fldCharType="separate"/>
        </w:r>
        <w:r>
          <w:rPr>
            <w:noProof/>
            <w:webHidden/>
          </w:rPr>
          <w:t>9</w:t>
        </w:r>
        <w:r>
          <w:rPr>
            <w:noProof/>
            <w:webHidden/>
          </w:rPr>
          <w:fldChar w:fldCharType="end"/>
        </w:r>
      </w:hyperlink>
    </w:p>
    <w:p w14:paraId="4093EF33" w14:textId="48A64319"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48" w:history="1">
        <w:r w:rsidRPr="00E53E35">
          <w:rPr>
            <w:rStyle w:val="Hyperlink"/>
          </w:rPr>
          <w:t>3.3.1.</w:t>
        </w:r>
        <w:r>
          <w:rPr>
            <w:rFonts w:asciiTheme="minorHAnsi" w:eastAsiaTheme="minorEastAsia" w:hAnsiTheme="minorHAnsi" w:cstheme="minorBidi"/>
            <w:kern w:val="2"/>
            <w:sz w:val="24"/>
            <w:lang w:eastAsia="en-US"/>
            <w14:ligatures w14:val="standardContextual"/>
          </w:rPr>
          <w:tab/>
        </w:r>
        <w:r w:rsidRPr="00E53E35">
          <w:rPr>
            <w:rStyle w:val="Hyperlink"/>
          </w:rPr>
          <w:t>Arquitectura de la solución</w:t>
        </w:r>
        <w:r>
          <w:rPr>
            <w:webHidden/>
          </w:rPr>
          <w:tab/>
        </w:r>
        <w:r>
          <w:rPr>
            <w:webHidden/>
          </w:rPr>
          <w:fldChar w:fldCharType="begin"/>
        </w:r>
        <w:r>
          <w:rPr>
            <w:webHidden/>
          </w:rPr>
          <w:instrText xml:space="preserve"> PAGEREF _Toc231905248 \h </w:instrText>
        </w:r>
        <w:r>
          <w:rPr>
            <w:webHidden/>
          </w:rPr>
        </w:r>
        <w:r>
          <w:rPr>
            <w:webHidden/>
          </w:rPr>
          <w:fldChar w:fldCharType="separate"/>
        </w:r>
        <w:r>
          <w:rPr>
            <w:webHidden/>
          </w:rPr>
          <w:t>9</w:t>
        </w:r>
        <w:r>
          <w:rPr>
            <w:webHidden/>
          </w:rPr>
          <w:fldChar w:fldCharType="end"/>
        </w:r>
      </w:hyperlink>
    </w:p>
    <w:p w14:paraId="064C5ABC" w14:textId="2BAF7A97"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49" w:history="1">
        <w:r w:rsidRPr="00E53E35">
          <w:rPr>
            <w:rStyle w:val="Hyperlink"/>
          </w:rPr>
          <w:t>3.3.2.</w:t>
        </w:r>
        <w:r>
          <w:rPr>
            <w:rFonts w:asciiTheme="minorHAnsi" w:eastAsiaTheme="minorEastAsia" w:hAnsiTheme="minorHAnsi" w:cstheme="minorBidi"/>
            <w:kern w:val="2"/>
            <w:sz w:val="24"/>
            <w:lang w:eastAsia="en-US"/>
            <w14:ligatures w14:val="standardContextual"/>
          </w:rPr>
          <w:tab/>
        </w:r>
        <w:r w:rsidRPr="00E53E35">
          <w:rPr>
            <w:rStyle w:val="Hyperlink"/>
          </w:rPr>
          <w:t>Modelos SAC y dimensiones</w:t>
        </w:r>
        <w:r>
          <w:rPr>
            <w:webHidden/>
          </w:rPr>
          <w:tab/>
        </w:r>
        <w:r>
          <w:rPr>
            <w:webHidden/>
          </w:rPr>
          <w:fldChar w:fldCharType="begin"/>
        </w:r>
        <w:r>
          <w:rPr>
            <w:webHidden/>
          </w:rPr>
          <w:instrText xml:space="preserve"> PAGEREF _Toc231905249 \h </w:instrText>
        </w:r>
        <w:r>
          <w:rPr>
            <w:webHidden/>
          </w:rPr>
        </w:r>
        <w:r>
          <w:rPr>
            <w:webHidden/>
          </w:rPr>
          <w:fldChar w:fldCharType="separate"/>
        </w:r>
        <w:r>
          <w:rPr>
            <w:webHidden/>
          </w:rPr>
          <w:t>9</w:t>
        </w:r>
        <w:r>
          <w:rPr>
            <w:webHidden/>
          </w:rPr>
          <w:fldChar w:fldCharType="end"/>
        </w:r>
      </w:hyperlink>
    </w:p>
    <w:p w14:paraId="3A41A4A8" w14:textId="1B6FB54B"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0" w:history="1">
        <w:r w:rsidRPr="00E53E35">
          <w:rPr>
            <w:rStyle w:val="Hyperlink"/>
          </w:rPr>
          <w:t>3.3.3.</w:t>
        </w:r>
        <w:r>
          <w:rPr>
            <w:rFonts w:asciiTheme="minorHAnsi" w:eastAsiaTheme="minorEastAsia" w:hAnsiTheme="minorHAnsi" w:cstheme="minorBidi"/>
            <w:kern w:val="2"/>
            <w:sz w:val="24"/>
            <w:lang w:eastAsia="en-US"/>
            <w14:ligatures w14:val="standardContextual"/>
          </w:rPr>
          <w:tab/>
        </w:r>
        <w:r w:rsidRPr="00E53E35">
          <w:rPr>
            <w:rStyle w:val="Hyperlink"/>
          </w:rPr>
          <w:t>Flujo de cálculo y consolidación</w:t>
        </w:r>
        <w:r>
          <w:rPr>
            <w:webHidden/>
          </w:rPr>
          <w:tab/>
        </w:r>
        <w:r>
          <w:rPr>
            <w:webHidden/>
          </w:rPr>
          <w:fldChar w:fldCharType="begin"/>
        </w:r>
        <w:r>
          <w:rPr>
            <w:webHidden/>
          </w:rPr>
          <w:instrText xml:space="preserve"> PAGEREF _Toc231905250 \h </w:instrText>
        </w:r>
        <w:r>
          <w:rPr>
            <w:webHidden/>
          </w:rPr>
        </w:r>
        <w:r>
          <w:rPr>
            <w:webHidden/>
          </w:rPr>
          <w:fldChar w:fldCharType="separate"/>
        </w:r>
        <w:r>
          <w:rPr>
            <w:webHidden/>
          </w:rPr>
          <w:t>10</w:t>
        </w:r>
        <w:r>
          <w:rPr>
            <w:webHidden/>
          </w:rPr>
          <w:fldChar w:fldCharType="end"/>
        </w:r>
      </w:hyperlink>
    </w:p>
    <w:p w14:paraId="03568A04" w14:textId="136882FD"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1" w:history="1">
        <w:r w:rsidRPr="00E53E35">
          <w:rPr>
            <w:rStyle w:val="Hyperlink"/>
          </w:rPr>
          <w:t>3.3.4.</w:t>
        </w:r>
        <w:r>
          <w:rPr>
            <w:rFonts w:asciiTheme="minorHAnsi" w:eastAsiaTheme="minorEastAsia" w:hAnsiTheme="minorHAnsi" w:cstheme="minorBidi"/>
            <w:kern w:val="2"/>
            <w:sz w:val="24"/>
            <w:lang w:eastAsia="en-US"/>
            <w14:ligatures w14:val="standardContextual"/>
          </w:rPr>
          <w:tab/>
        </w:r>
        <w:r w:rsidRPr="00E53E35">
          <w:rPr>
            <w:rStyle w:val="Hyperlink"/>
          </w:rPr>
          <w:t>Scripts y actividades de configuración</w:t>
        </w:r>
        <w:r>
          <w:rPr>
            <w:webHidden/>
          </w:rPr>
          <w:tab/>
        </w:r>
        <w:r>
          <w:rPr>
            <w:webHidden/>
          </w:rPr>
          <w:fldChar w:fldCharType="begin"/>
        </w:r>
        <w:r>
          <w:rPr>
            <w:webHidden/>
          </w:rPr>
          <w:instrText xml:space="preserve"> PAGEREF _Toc231905251 \h </w:instrText>
        </w:r>
        <w:r>
          <w:rPr>
            <w:webHidden/>
          </w:rPr>
        </w:r>
        <w:r>
          <w:rPr>
            <w:webHidden/>
          </w:rPr>
          <w:fldChar w:fldCharType="separate"/>
        </w:r>
        <w:r>
          <w:rPr>
            <w:webHidden/>
          </w:rPr>
          <w:t>11</w:t>
        </w:r>
        <w:r>
          <w:rPr>
            <w:webHidden/>
          </w:rPr>
          <w:fldChar w:fldCharType="end"/>
        </w:r>
      </w:hyperlink>
    </w:p>
    <w:p w14:paraId="29F96BC9" w14:textId="63225F25"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2" w:history="1">
        <w:r w:rsidRPr="00E53E35">
          <w:rPr>
            <w:rStyle w:val="Hyperlink"/>
          </w:rPr>
          <w:t>3.3.5.</w:t>
        </w:r>
        <w:r>
          <w:rPr>
            <w:rFonts w:asciiTheme="minorHAnsi" w:eastAsiaTheme="minorEastAsia" w:hAnsiTheme="minorHAnsi" w:cstheme="minorBidi"/>
            <w:kern w:val="2"/>
            <w:sz w:val="24"/>
            <w:lang w:eastAsia="en-US"/>
            <w14:ligatures w14:val="standardContextual"/>
          </w:rPr>
          <w:tab/>
        </w:r>
        <w:r w:rsidRPr="00E53E35">
          <w:rPr>
            <w:rStyle w:val="Hyperlink"/>
          </w:rPr>
          <w:t>Roles</w:t>
        </w:r>
        <w:r>
          <w:rPr>
            <w:webHidden/>
          </w:rPr>
          <w:tab/>
        </w:r>
        <w:r>
          <w:rPr>
            <w:webHidden/>
          </w:rPr>
          <w:fldChar w:fldCharType="begin"/>
        </w:r>
        <w:r>
          <w:rPr>
            <w:webHidden/>
          </w:rPr>
          <w:instrText xml:space="preserve"> PAGEREF _Toc231905252 \h </w:instrText>
        </w:r>
        <w:r>
          <w:rPr>
            <w:webHidden/>
          </w:rPr>
        </w:r>
        <w:r>
          <w:rPr>
            <w:webHidden/>
          </w:rPr>
          <w:fldChar w:fldCharType="separate"/>
        </w:r>
        <w:r>
          <w:rPr>
            <w:webHidden/>
          </w:rPr>
          <w:t>13</w:t>
        </w:r>
        <w:r>
          <w:rPr>
            <w:webHidden/>
          </w:rPr>
          <w:fldChar w:fldCharType="end"/>
        </w:r>
      </w:hyperlink>
    </w:p>
    <w:p w14:paraId="60A8B790" w14:textId="43653E02"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3" w:history="1">
        <w:r w:rsidRPr="00E53E35">
          <w:rPr>
            <w:rStyle w:val="Hyperlink"/>
            <w:lang w:val="es-AR"/>
          </w:rPr>
          <w:t>3.3.6.</w:t>
        </w:r>
        <w:r>
          <w:rPr>
            <w:rFonts w:asciiTheme="minorHAnsi" w:eastAsiaTheme="minorEastAsia" w:hAnsiTheme="minorHAnsi" w:cstheme="minorBidi"/>
            <w:kern w:val="2"/>
            <w:sz w:val="24"/>
            <w:lang w:eastAsia="en-US"/>
            <w14:ligatures w14:val="standardContextual"/>
          </w:rPr>
          <w:tab/>
        </w:r>
        <w:r w:rsidRPr="00E53E35">
          <w:rPr>
            <w:rStyle w:val="Hyperlink"/>
            <w:lang w:val="es-AR"/>
          </w:rPr>
          <w:t>Inventario de datos maestros susceptibles de migración</w:t>
        </w:r>
        <w:r>
          <w:rPr>
            <w:webHidden/>
          </w:rPr>
          <w:tab/>
        </w:r>
        <w:r>
          <w:rPr>
            <w:webHidden/>
          </w:rPr>
          <w:fldChar w:fldCharType="begin"/>
        </w:r>
        <w:r>
          <w:rPr>
            <w:webHidden/>
          </w:rPr>
          <w:instrText xml:space="preserve"> PAGEREF _Toc231905253 \h </w:instrText>
        </w:r>
        <w:r>
          <w:rPr>
            <w:webHidden/>
          </w:rPr>
        </w:r>
        <w:r>
          <w:rPr>
            <w:webHidden/>
          </w:rPr>
          <w:fldChar w:fldCharType="separate"/>
        </w:r>
        <w:r>
          <w:rPr>
            <w:webHidden/>
          </w:rPr>
          <w:t>13</w:t>
        </w:r>
        <w:r>
          <w:rPr>
            <w:webHidden/>
          </w:rPr>
          <w:fldChar w:fldCharType="end"/>
        </w:r>
      </w:hyperlink>
    </w:p>
    <w:p w14:paraId="4396FC55" w14:textId="4EB41E21"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4" w:history="1">
        <w:r w:rsidRPr="00E53E35">
          <w:rPr>
            <w:rStyle w:val="Hyperlink"/>
          </w:rPr>
          <w:t>3.3.7.</w:t>
        </w:r>
        <w:r>
          <w:rPr>
            <w:rFonts w:asciiTheme="minorHAnsi" w:eastAsiaTheme="minorEastAsia" w:hAnsiTheme="minorHAnsi" w:cstheme="minorBidi"/>
            <w:kern w:val="2"/>
            <w:sz w:val="24"/>
            <w:lang w:eastAsia="en-US"/>
            <w14:ligatures w14:val="standardContextual"/>
          </w:rPr>
          <w:tab/>
        </w:r>
        <w:r w:rsidRPr="00E53E35">
          <w:rPr>
            <w:rStyle w:val="Hyperlink"/>
          </w:rPr>
          <w:t>Componentes de solución técnica</w:t>
        </w:r>
        <w:r>
          <w:rPr>
            <w:webHidden/>
          </w:rPr>
          <w:tab/>
        </w:r>
        <w:r>
          <w:rPr>
            <w:webHidden/>
          </w:rPr>
          <w:fldChar w:fldCharType="begin"/>
        </w:r>
        <w:r>
          <w:rPr>
            <w:webHidden/>
          </w:rPr>
          <w:instrText xml:space="preserve"> PAGEREF _Toc231905254 \h </w:instrText>
        </w:r>
        <w:r>
          <w:rPr>
            <w:webHidden/>
          </w:rPr>
        </w:r>
        <w:r>
          <w:rPr>
            <w:webHidden/>
          </w:rPr>
          <w:fldChar w:fldCharType="separate"/>
        </w:r>
        <w:r>
          <w:rPr>
            <w:webHidden/>
          </w:rPr>
          <w:t>13</w:t>
        </w:r>
        <w:r>
          <w:rPr>
            <w:webHidden/>
          </w:rPr>
          <w:fldChar w:fldCharType="end"/>
        </w:r>
      </w:hyperlink>
    </w:p>
    <w:p w14:paraId="125B2DBC" w14:textId="3F39A273" w:rsidR="00BB583F" w:rsidRDefault="00BB583F">
      <w:pPr>
        <w:pStyle w:val="TOC1"/>
        <w:rPr>
          <w:rFonts w:asciiTheme="minorHAnsi" w:eastAsiaTheme="minorEastAsia" w:hAnsiTheme="minorHAnsi" w:cstheme="minorBidi"/>
          <w:noProof/>
          <w:kern w:val="2"/>
          <w:sz w:val="24"/>
          <w:lang w:val="en-US" w:eastAsia="en-US"/>
          <w14:ligatures w14:val="standardContextual"/>
        </w:rPr>
      </w:pPr>
      <w:hyperlink w:anchor="_Toc231905255" w:history="1">
        <w:r w:rsidRPr="00E53E35">
          <w:rPr>
            <w:rStyle w:val="Hyperlink"/>
            <w:noProof/>
            <w:lang w:val="en-US"/>
          </w:rPr>
          <w:t>4.</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Ciudad Limpia</w:t>
        </w:r>
        <w:r>
          <w:rPr>
            <w:noProof/>
            <w:webHidden/>
          </w:rPr>
          <w:tab/>
        </w:r>
        <w:r>
          <w:rPr>
            <w:noProof/>
            <w:webHidden/>
          </w:rPr>
          <w:fldChar w:fldCharType="begin"/>
        </w:r>
        <w:r>
          <w:rPr>
            <w:noProof/>
            <w:webHidden/>
          </w:rPr>
          <w:instrText xml:space="preserve"> PAGEREF _Toc231905255 \h </w:instrText>
        </w:r>
        <w:r>
          <w:rPr>
            <w:noProof/>
            <w:webHidden/>
          </w:rPr>
        </w:r>
        <w:r>
          <w:rPr>
            <w:noProof/>
            <w:webHidden/>
          </w:rPr>
          <w:fldChar w:fldCharType="separate"/>
        </w:r>
        <w:r>
          <w:rPr>
            <w:noProof/>
            <w:webHidden/>
          </w:rPr>
          <w:t>15</w:t>
        </w:r>
        <w:r>
          <w:rPr>
            <w:noProof/>
            <w:webHidden/>
          </w:rPr>
          <w:fldChar w:fldCharType="end"/>
        </w:r>
      </w:hyperlink>
    </w:p>
    <w:p w14:paraId="4EF64B81" w14:textId="7D3DB8B8"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56" w:history="1">
        <w:r w:rsidRPr="00E53E35">
          <w:rPr>
            <w:rStyle w:val="Hyperlink"/>
            <w:noProof/>
          </w:rPr>
          <w:t>4.1.</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Escenario / Proceso de negocio</w:t>
        </w:r>
        <w:r>
          <w:rPr>
            <w:noProof/>
            <w:webHidden/>
          </w:rPr>
          <w:tab/>
        </w:r>
        <w:r>
          <w:rPr>
            <w:noProof/>
            <w:webHidden/>
          </w:rPr>
          <w:fldChar w:fldCharType="begin"/>
        </w:r>
        <w:r>
          <w:rPr>
            <w:noProof/>
            <w:webHidden/>
          </w:rPr>
          <w:instrText xml:space="preserve"> PAGEREF _Toc231905256 \h </w:instrText>
        </w:r>
        <w:r>
          <w:rPr>
            <w:noProof/>
            <w:webHidden/>
          </w:rPr>
        </w:r>
        <w:r>
          <w:rPr>
            <w:noProof/>
            <w:webHidden/>
          </w:rPr>
          <w:fldChar w:fldCharType="separate"/>
        </w:r>
        <w:r>
          <w:rPr>
            <w:noProof/>
            <w:webHidden/>
          </w:rPr>
          <w:t>15</w:t>
        </w:r>
        <w:r>
          <w:rPr>
            <w:noProof/>
            <w:webHidden/>
          </w:rPr>
          <w:fldChar w:fldCharType="end"/>
        </w:r>
      </w:hyperlink>
    </w:p>
    <w:p w14:paraId="59BB7545" w14:textId="2C89C181"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7" w:history="1">
        <w:r w:rsidRPr="00E53E35">
          <w:rPr>
            <w:rStyle w:val="Hyperlink"/>
          </w:rPr>
          <w:t>4.1.1.</w:t>
        </w:r>
        <w:r>
          <w:rPr>
            <w:rFonts w:asciiTheme="minorHAnsi" w:eastAsiaTheme="minorEastAsia" w:hAnsiTheme="minorHAnsi" w:cstheme="minorBidi"/>
            <w:kern w:val="2"/>
            <w:sz w:val="24"/>
            <w:lang w:eastAsia="en-US"/>
            <w14:ligatures w14:val="standardContextual"/>
          </w:rPr>
          <w:tab/>
        </w:r>
        <w:r w:rsidRPr="00E53E35">
          <w:rPr>
            <w:rStyle w:val="Hyperlink"/>
          </w:rPr>
          <w:t>Objetivos empresariales y beneficios esperados</w:t>
        </w:r>
        <w:r>
          <w:rPr>
            <w:webHidden/>
          </w:rPr>
          <w:tab/>
        </w:r>
        <w:r>
          <w:rPr>
            <w:webHidden/>
          </w:rPr>
          <w:fldChar w:fldCharType="begin"/>
        </w:r>
        <w:r>
          <w:rPr>
            <w:webHidden/>
          </w:rPr>
          <w:instrText xml:space="preserve"> PAGEREF _Toc231905257 \h </w:instrText>
        </w:r>
        <w:r>
          <w:rPr>
            <w:webHidden/>
          </w:rPr>
        </w:r>
        <w:r>
          <w:rPr>
            <w:webHidden/>
          </w:rPr>
          <w:fldChar w:fldCharType="separate"/>
        </w:r>
        <w:r>
          <w:rPr>
            <w:webHidden/>
          </w:rPr>
          <w:t>15</w:t>
        </w:r>
        <w:r>
          <w:rPr>
            <w:webHidden/>
          </w:rPr>
          <w:fldChar w:fldCharType="end"/>
        </w:r>
      </w:hyperlink>
    </w:p>
    <w:p w14:paraId="078EB701" w14:textId="664C75D4"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58" w:history="1">
        <w:r w:rsidRPr="00E53E35">
          <w:rPr>
            <w:rStyle w:val="Hyperlink"/>
            <w:lang w:val="es-AR"/>
          </w:rPr>
          <w:t>4.1.2.</w:t>
        </w:r>
        <w:r>
          <w:rPr>
            <w:rFonts w:asciiTheme="minorHAnsi" w:eastAsiaTheme="minorEastAsia" w:hAnsiTheme="minorHAnsi" w:cstheme="minorBidi"/>
            <w:kern w:val="2"/>
            <w:sz w:val="24"/>
            <w:lang w:eastAsia="en-US"/>
            <w14:ligatures w14:val="standardContextual"/>
          </w:rPr>
          <w:tab/>
        </w:r>
        <w:r w:rsidRPr="00E53E35">
          <w:rPr>
            <w:rStyle w:val="Hyperlink"/>
            <w:lang w:val="es-AR"/>
          </w:rPr>
          <w:t>Descripción a alto nivel de requisitos empresariales</w:t>
        </w:r>
        <w:r>
          <w:rPr>
            <w:webHidden/>
          </w:rPr>
          <w:tab/>
        </w:r>
        <w:r>
          <w:rPr>
            <w:webHidden/>
          </w:rPr>
          <w:fldChar w:fldCharType="begin"/>
        </w:r>
        <w:r>
          <w:rPr>
            <w:webHidden/>
          </w:rPr>
          <w:instrText xml:space="preserve"> PAGEREF _Toc231905258 \h </w:instrText>
        </w:r>
        <w:r>
          <w:rPr>
            <w:webHidden/>
          </w:rPr>
        </w:r>
        <w:r>
          <w:rPr>
            <w:webHidden/>
          </w:rPr>
          <w:fldChar w:fldCharType="separate"/>
        </w:r>
        <w:r>
          <w:rPr>
            <w:webHidden/>
          </w:rPr>
          <w:t>15</w:t>
        </w:r>
        <w:r>
          <w:rPr>
            <w:webHidden/>
          </w:rPr>
          <w:fldChar w:fldCharType="end"/>
        </w:r>
      </w:hyperlink>
    </w:p>
    <w:p w14:paraId="090F5A2A" w14:textId="2DA3D3AA"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59" w:history="1">
        <w:r w:rsidRPr="00E53E35">
          <w:rPr>
            <w:rStyle w:val="Hyperlink"/>
            <w:noProof/>
          </w:rPr>
          <w:t>4.2.</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Estructura organizativa relevante</w:t>
        </w:r>
        <w:r>
          <w:rPr>
            <w:noProof/>
            <w:webHidden/>
          </w:rPr>
          <w:tab/>
        </w:r>
        <w:r>
          <w:rPr>
            <w:noProof/>
            <w:webHidden/>
          </w:rPr>
          <w:fldChar w:fldCharType="begin"/>
        </w:r>
        <w:r>
          <w:rPr>
            <w:noProof/>
            <w:webHidden/>
          </w:rPr>
          <w:instrText xml:space="preserve"> PAGEREF _Toc231905259 \h </w:instrText>
        </w:r>
        <w:r>
          <w:rPr>
            <w:noProof/>
            <w:webHidden/>
          </w:rPr>
        </w:r>
        <w:r>
          <w:rPr>
            <w:noProof/>
            <w:webHidden/>
          </w:rPr>
          <w:fldChar w:fldCharType="separate"/>
        </w:r>
        <w:r>
          <w:rPr>
            <w:noProof/>
            <w:webHidden/>
          </w:rPr>
          <w:t>16</w:t>
        </w:r>
        <w:r>
          <w:rPr>
            <w:noProof/>
            <w:webHidden/>
          </w:rPr>
          <w:fldChar w:fldCharType="end"/>
        </w:r>
      </w:hyperlink>
    </w:p>
    <w:p w14:paraId="2D02A499" w14:textId="5DB57228"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60" w:history="1">
        <w:r w:rsidRPr="00E53E35">
          <w:rPr>
            <w:rStyle w:val="Hyperlink"/>
            <w:noProof/>
          </w:rPr>
          <w:t>4.3.</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Diseño y configuración de soluciones</w:t>
        </w:r>
        <w:r>
          <w:rPr>
            <w:noProof/>
            <w:webHidden/>
          </w:rPr>
          <w:tab/>
        </w:r>
        <w:r>
          <w:rPr>
            <w:noProof/>
            <w:webHidden/>
          </w:rPr>
          <w:fldChar w:fldCharType="begin"/>
        </w:r>
        <w:r>
          <w:rPr>
            <w:noProof/>
            <w:webHidden/>
          </w:rPr>
          <w:instrText xml:space="preserve"> PAGEREF _Toc231905260 \h </w:instrText>
        </w:r>
        <w:r>
          <w:rPr>
            <w:noProof/>
            <w:webHidden/>
          </w:rPr>
        </w:r>
        <w:r>
          <w:rPr>
            <w:noProof/>
            <w:webHidden/>
          </w:rPr>
          <w:fldChar w:fldCharType="separate"/>
        </w:r>
        <w:r>
          <w:rPr>
            <w:noProof/>
            <w:webHidden/>
          </w:rPr>
          <w:t>16</w:t>
        </w:r>
        <w:r>
          <w:rPr>
            <w:noProof/>
            <w:webHidden/>
          </w:rPr>
          <w:fldChar w:fldCharType="end"/>
        </w:r>
      </w:hyperlink>
    </w:p>
    <w:p w14:paraId="597142EB" w14:textId="57E582A2"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1" w:history="1">
        <w:r w:rsidRPr="00E53E35">
          <w:rPr>
            <w:rStyle w:val="Hyperlink"/>
          </w:rPr>
          <w:t>4.3.1.</w:t>
        </w:r>
        <w:r>
          <w:rPr>
            <w:rFonts w:asciiTheme="minorHAnsi" w:eastAsiaTheme="minorEastAsia" w:hAnsiTheme="minorHAnsi" w:cstheme="minorBidi"/>
            <w:kern w:val="2"/>
            <w:sz w:val="24"/>
            <w:lang w:eastAsia="en-US"/>
            <w14:ligatures w14:val="standardContextual"/>
          </w:rPr>
          <w:tab/>
        </w:r>
        <w:r w:rsidRPr="00E53E35">
          <w:rPr>
            <w:rStyle w:val="Hyperlink"/>
          </w:rPr>
          <w:t>Arquitectura de la solución</w:t>
        </w:r>
        <w:r>
          <w:rPr>
            <w:webHidden/>
          </w:rPr>
          <w:tab/>
        </w:r>
        <w:r>
          <w:rPr>
            <w:webHidden/>
          </w:rPr>
          <w:fldChar w:fldCharType="begin"/>
        </w:r>
        <w:r>
          <w:rPr>
            <w:webHidden/>
          </w:rPr>
          <w:instrText xml:space="preserve"> PAGEREF _Toc231905261 \h </w:instrText>
        </w:r>
        <w:r>
          <w:rPr>
            <w:webHidden/>
          </w:rPr>
        </w:r>
        <w:r>
          <w:rPr>
            <w:webHidden/>
          </w:rPr>
          <w:fldChar w:fldCharType="separate"/>
        </w:r>
        <w:r>
          <w:rPr>
            <w:webHidden/>
          </w:rPr>
          <w:t>16</w:t>
        </w:r>
        <w:r>
          <w:rPr>
            <w:webHidden/>
          </w:rPr>
          <w:fldChar w:fldCharType="end"/>
        </w:r>
      </w:hyperlink>
    </w:p>
    <w:p w14:paraId="69211A32" w14:textId="6CF2C593"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2" w:history="1">
        <w:r w:rsidRPr="00E53E35">
          <w:rPr>
            <w:rStyle w:val="Hyperlink"/>
          </w:rPr>
          <w:t>4.3.2.</w:t>
        </w:r>
        <w:r>
          <w:rPr>
            <w:rFonts w:asciiTheme="minorHAnsi" w:eastAsiaTheme="minorEastAsia" w:hAnsiTheme="minorHAnsi" w:cstheme="minorBidi"/>
            <w:kern w:val="2"/>
            <w:sz w:val="24"/>
            <w:lang w:eastAsia="en-US"/>
            <w14:ligatures w14:val="standardContextual"/>
          </w:rPr>
          <w:tab/>
        </w:r>
        <w:r w:rsidRPr="00E53E35">
          <w:rPr>
            <w:rStyle w:val="Hyperlink"/>
          </w:rPr>
          <w:t>Modelos SAC y dimensiones</w:t>
        </w:r>
        <w:r>
          <w:rPr>
            <w:webHidden/>
          </w:rPr>
          <w:tab/>
        </w:r>
        <w:r>
          <w:rPr>
            <w:webHidden/>
          </w:rPr>
          <w:fldChar w:fldCharType="begin"/>
        </w:r>
        <w:r>
          <w:rPr>
            <w:webHidden/>
          </w:rPr>
          <w:instrText xml:space="preserve"> PAGEREF _Toc231905262 \h </w:instrText>
        </w:r>
        <w:r>
          <w:rPr>
            <w:webHidden/>
          </w:rPr>
        </w:r>
        <w:r>
          <w:rPr>
            <w:webHidden/>
          </w:rPr>
          <w:fldChar w:fldCharType="separate"/>
        </w:r>
        <w:r>
          <w:rPr>
            <w:webHidden/>
          </w:rPr>
          <w:t>17</w:t>
        </w:r>
        <w:r>
          <w:rPr>
            <w:webHidden/>
          </w:rPr>
          <w:fldChar w:fldCharType="end"/>
        </w:r>
      </w:hyperlink>
    </w:p>
    <w:p w14:paraId="35F6CE6D" w14:textId="6723F006"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3" w:history="1">
        <w:r w:rsidRPr="00E53E35">
          <w:rPr>
            <w:rStyle w:val="Hyperlink"/>
          </w:rPr>
          <w:t>4.3.3.</w:t>
        </w:r>
        <w:r>
          <w:rPr>
            <w:rFonts w:asciiTheme="minorHAnsi" w:eastAsiaTheme="minorEastAsia" w:hAnsiTheme="minorHAnsi" w:cstheme="minorBidi"/>
            <w:kern w:val="2"/>
            <w:sz w:val="24"/>
            <w:lang w:eastAsia="en-US"/>
            <w14:ligatures w14:val="standardContextual"/>
          </w:rPr>
          <w:tab/>
        </w:r>
        <w:r w:rsidRPr="00E53E35">
          <w:rPr>
            <w:rStyle w:val="Hyperlink"/>
          </w:rPr>
          <w:t>Flujo de cálculo y consolidación</w:t>
        </w:r>
        <w:r>
          <w:rPr>
            <w:webHidden/>
          </w:rPr>
          <w:tab/>
        </w:r>
        <w:r>
          <w:rPr>
            <w:webHidden/>
          </w:rPr>
          <w:fldChar w:fldCharType="begin"/>
        </w:r>
        <w:r>
          <w:rPr>
            <w:webHidden/>
          </w:rPr>
          <w:instrText xml:space="preserve"> PAGEREF _Toc231905263 \h </w:instrText>
        </w:r>
        <w:r>
          <w:rPr>
            <w:webHidden/>
          </w:rPr>
        </w:r>
        <w:r>
          <w:rPr>
            <w:webHidden/>
          </w:rPr>
          <w:fldChar w:fldCharType="separate"/>
        </w:r>
        <w:r>
          <w:rPr>
            <w:webHidden/>
          </w:rPr>
          <w:t>18</w:t>
        </w:r>
        <w:r>
          <w:rPr>
            <w:webHidden/>
          </w:rPr>
          <w:fldChar w:fldCharType="end"/>
        </w:r>
      </w:hyperlink>
    </w:p>
    <w:p w14:paraId="5859F267" w14:textId="10F03395"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4" w:history="1">
        <w:r w:rsidRPr="00E53E35">
          <w:rPr>
            <w:rStyle w:val="Hyperlink"/>
          </w:rPr>
          <w:t>4.3.4.</w:t>
        </w:r>
        <w:r>
          <w:rPr>
            <w:rFonts w:asciiTheme="minorHAnsi" w:eastAsiaTheme="minorEastAsia" w:hAnsiTheme="minorHAnsi" w:cstheme="minorBidi"/>
            <w:kern w:val="2"/>
            <w:sz w:val="24"/>
            <w:lang w:eastAsia="en-US"/>
            <w14:ligatures w14:val="standardContextual"/>
          </w:rPr>
          <w:tab/>
        </w:r>
        <w:r w:rsidRPr="00E53E35">
          <w:rPr>
            <w:rStyle w:val="Hyperlink"/>
          </w:rPr>
          <w:t>Integración y plantillas de carga</w:t>
        </w:r>
        <w:r>
          <w:rPr>
            <w:webHidden/>
          </w:rPr>
          <w:tab/>
        </w:r>
        <w:r>
          <w:rPr>
            <w:webHidden/>
          </w:rPr>
          <w:fldChar w:fldCharType="begin"/>
        </w:r>
        <w:r>
          <w:rPr>
            <w:webHidden/>
          </w:rPr>
          <w:instrText xml:space="preserve"> PAGEREF _Toc231905264 \h </w:instrText>
        </w:r>
        <w:r>
          <w:rPr>
            <w:webHidden/>
          </w:rPr>
        </w:r>
        <w:r>
          <w:rPr>
            <w:webHidden/>
          </w:rPr>
          <w:fldChar w:fldCharType="separate"/>
        </w:r>
        <w:r>
          <w:rPr>
            <w:webHidden/>
          </w:rPr>
          <w:t>19</w:t>
        </w:r>
        <w:r>
          <w:rPr>
            <w:webHidden/>
          </w:rPr>
          <w:fldChar w:fldCharType="end"/>
        </w:r>
      </w:hyperlink>
    </w:p>
    <w:p w14:paraId="0DB54C36" w14:textId="584F0BAE"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5" w:history="1">
        <w:r w:rsidRPr="00E53E35">
          <w:rPr>
            <w:rStyle w:val="Hyperlink"/>
          </w:rPr>
          <w:t>4.3.5.</w:t>
        </w:r>
        <w:r>
          <w:rPr>
            <w:rFonts w:asciiTheme="minorHAnsi" w:eastAsiaTheme="minorEastAsia" w:hAnsiTheme="minorHAnsi" w:cstheme="minorBidi"/>
            <w:kern w:val="2"/>
            <w:sz w:val="24"/>
            <w:lang w:eastAsia="en-US"/>
            <w14:ligatures w14:val="standardContextual"/>
          </w:rPr>
          <w:tab/>
        </w:r>
        <w:r w:rsidRPr="00E53E35">
          <w:rPr>
            <w:rStyle w:val="Hyperlink"/>
          </w:rPr>
          <w:t>Roles y seguridad</w:t>
        </w:r>
        <w:r>
          <w:rPr>
            <w:webHidden/>
          </w:rPr>
          <w:tab/>
        </w:r>
        <w:r>
          <w:rPr>
            <w:webHidden/>
          </w:rPr>
          <w:fldChar w:fldCharType="begin"/>
        </w:r>
        <w:r>
          <w:rPr>
            <w:webHidden/>
          </w:rPr>
          <w:instrText xml:space="preserve"> PAGEREF _Toc231905265 \h </w:instrText>
        </w:r>
        <w:r>
          <w:rPr>
            <w:webHidden/>
          </w:rPr>
        </w:r>
        <w:r>
          <w:rPr>
            <w:webHidden/>
          </w:rPr>
          <w:fldChar w:fldCharType="separate"/>
        </w:r>
        <w:r>
          <w:rPr>
            <w:webHidden/>
          </w:rPr>
          <w:t>20</w:t>
        </w:r>
        <w:r>
          <w:rPr>
            <w:webHidden/>
          </w:rPr>
          <w:fldChar w:fldCharType="end"/>
        </w:r>
      </w:hyperlink>
    </w:p>
    <w:p w14:paraId="7F397194" w14:textId="25D19D6C" w:rsidR="00BB583F" w:rsidRDefault="00BB583F">
      <w:pPr>
        <w:pStyle w:val="TOC1"/>
        <w:rPr>
          <w:rFonts w:asciiTheme="minorHAnsi" w:eastAsiaTheme="minorEastAsia" w:hAnsiTheme="minorHAnsi" w:cstheme="minorBidi"/>
          <w:noProof/>
          <w:kern w:val="2"/>
          <w:sz w:val="24"/>
          <w:lang w:val="en-US" w:eastAsia="en-US"/>
          <w14:ligatures w14:val="standardContextual"/>
        </w:rPr>
      </w:pPr>
      <w:hyperlink w:anchor="_Toc231905266" w:history="1">
        <w:r w:rsidRPr="00E53E35">
          <w:rPr>
            <w:rStyle w:val="Hyperlink"/>
            <w:noProof/>
            <w:lang w:val="en-US"/>
          </w:rPr>
          <w:t>5.</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Transprensa S.A.S.</w:t>
        </w:r>
        <w:r>
          <w:rPr>
            <w:noProof/>
            <w:webHidden/>
          </w:rPr>
          <w:tab/>
        </w:r>
        <w:r>
          <w:rPr>
            <w:noProof/>
            <w:webHidden/>
          </w:rPr>
          <w:fldChar w:fldCharType="begin"/>
        </w:r>
        <w:r>
          <w:rPr>
            <w:noProof/>
            <w:webHidden/>
          </w:rPr>
          <w:instrText xml:space="preserve"> PAGEREF _Toc231905266 \h </w:instrText>
        </w:r>
        <w:r>
          <w:rPr>
            <w:noProof/>
            <w:webHidden/>
          </w:rPr>
        </w:r>
        <w:r>
          <w:rPr>
            <w:noProof/>
            <w:webHidden/>
          </w:rPr>
          <w:fldChar w:fldCharType="separate"/>
        </w:r>
        <w:r>
          <w:rPr>
            <w:noProof/>
            <w:webHidden/>
          </w:rPr>
          <w:t>21</w:t>
        </w:r>
        <w:r>
          <w:rPr>
            <w:noProof/>
            <w:webHidden/>
          </w:rPr>
          <w:fldChar w:fldCharType="end"/>
        </w:r>
      </w:hyperlink>
    </w:p>
    <w:p w14:paraId="59C74349" w14:textId="56AC1463"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67" w:history="1">
        <w:r w:rsidRPr="00E53E35">
          <w:rPr>
            <w:rStyle w:val="Hyperlink"/>
            <w:noProof/>
          </w:rPr>
          <w:t>5.1.</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Escenario / Proceso de negocio</w:t>
        </w:r>
        <w:r>
          <w:rPr>
            <w:noProof/>
            <w:webHidden/>
          </w:rPr>
          <w:tab/>
        </w:r>
        <w:r>
          <w:rPr>
            <w:noProof/>
            <w:webHidden/>
          </w:rPr>
          <w:fldChar w:fldCharType="begin"/>
        </w:r>
        <w:r>
          <w:rPr>
            <w:noProof/>
            <w:webHidden/>
          </w:rPr>
          <w:instrText xml:space="preserve"> PAGEREF _Toc231905267 \h </w:instrText>
        </w:r>
        <w:r>
          <w:rPr>
            <w:noProof/>
            <w:webHidden/>
          </w:rPr>
        </w:r>
        <w:r>
          <w:rPr>
            <w:noProof/>
            <w:webHidden/>
          </w:rPr>
          <w:fldChar w:fldCharType="separate"/>
        </w:r>
        <w:r>
          <w:rPr>
            <w:noProof/>
            <w:webHidden/>
          </w:rPr>
          <w:t>21</w:t>
        </w:r>
        <w:r>
          <w:rPr>
            <w:noProof/>
            <w:webHidden/>
          </w:rPr>
          <w:fldChar w:fldCharType="end"/>
        </w:r>
      </w:hyperlink>
    </w:p>
    <w:p w14:paraId="4C6D1F8F" w14:textId="16755C18"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8" w:history="1">
        <w:r w:rsidRPr="00E53E35">
          <w:rPr>
            <w:rStyle w:val="Hyperlink"/>
          </w:rPr>
          <w:t>5.1.1.</w:t>
        </w:r>
        <w:r>
          <w:rPr>
            <w:rFonts w:asciiTheme="minorHAnsi" w:eastAsiaTheme="minorEastAsia" w:hAnsiTheme="minorHAnsi" w:cstheme="minorBidi"/>
            <w:kern w:val="2"/>
            <w:sz w:val="24"/>
            <w:lang w:eastAsia="en-US"/>
            <w14:ligatures w14:val="standardContextual"/>
          </w:rPr>
          <w:tab/>
        </w:r>
        <w:r w:rsidRPr="00E53E35">
          <w:rPr>
            <w:rStyle w:val="Hyperlink"/>
          </w:rPr>
          <w:t>Objetivos empresariales y beneficios esperados</w:t>
        </w:r>
        <w:r>
          <w:rPr>
            <w:webHidden/>
          </w:rPr>
          <w:tab/>
        </w:r>
        <w:r>
          <w:rPr>
            <w:webHidden/>
          </w:rPr>
          <w:fldChar w:fldCharType="begin"/>
        </w:r>
        <w:r>
          <w:rPr>
            <w:webHidden/>
          </w:rPr>
          <w:instrText xml:space="preserve"> PAGEREF _Toc231905268 \h </w:instrText>
        </w:r>
        <w:r>
          <w:rPr>
            <w:webHidden/>
          </w:rPr>
        </w:r>
        <w:r>
          <w:rPr>
            <w:webHidden/>
          </w:rPr>
          <w:fldChar w:fldCharType="separate"/>
        </w:r>
        <w:r>
          <w:rPr>
            <w:webHidden/>
          </w:rPr>
          <w:t>21</w:t>
        </w:r>
        <w:r>
          <w:rPr>
            <w:webHidden/>
          </w:rPr>
          <w:fldChar w:fldCharType="end"/>
        </w:r>
      </w:hyperlink>
    </w:p>
    <w:p w14:paraId="11609B33" w14:textId="4795599C"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69" w:history="1">
        <w:r w:rsidRPr="00E53E35">
          <w:rPr>
            <w:rStyle w:val="Hyperlink"/>
            <w:lang w:val="es-AR"/>
          </w:rPr>
          <w:t>5.1.2.</w:t>
        </w:r>
        <w:r>
          <w:rPr>
            <w:rFonts w:asciiTheme="minorHAnsi" w:eastAsiaTheme="minorEastAsia" w:hAnsiTheme="minorHAnsi" w:cstheme="minorBidi"/>
            <w:kern w:val="2"/>
            <w:sz w:val="24"/>
            <w:lang w:eastAsia="en-US"/>
            <w14:ligatures w14:val="standardContextual"/>
          </w:rPr>
          <w:tab/>
        </w:r>
        <w:r w:rsidRPr="00E53E35">
          <w:rPr>
            <w:rStyle w:val="Hyperlink"/>
            <w:lang w:val="es-AR"/>
          </w:rPr>
          <w:t>Descripción a alto nivel de requisitos empresariales</w:t>
        </w:r>
        <w:r>
          <w:rPr>
            <w:webHidden/>
          </w:rPr>
          <w:tab/>
        </w:r>
        <w:r>
          <w:rPr>
            <w:webHidden/>
          </w:rPr>
          <w:fldChar w:fldCharType="begin"/>
        </w:r>
        <w:r>
          <w:rPr>
            <w:webHidden/>
          </w:rPr>
          <w:instrText xml:space="preserve"> PAGEREF _Toc231905269 \h </w:instrText>
        </w:r>
        <w:r>
          <w:rPr>
            <w:webHidden/>
          </w:rPr>
        </w:r>
        <w:r>
          <w:rPr>
            <w:webHidden/>
          </w:rPr>
          <w:fldChar w:fldCharType="separate"/>
        </w:r>
        <w:r>
          <w:rPr>
            <w:webHidden/>
          </w:rPr>
          <w:t>21</w:t>
        </w:r>
        <w:r>
          <w:rPr>
            <w:webHidden/>
          </w:rPr>
          <w:fldChar w:fldCharType="end"/>
        </w:r>
      </w:hyperlink>
    </w:p>
    <w:p w14:paraId="422EBCBC" w14:textId="36DA5AE2"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70" w:history="1">
        <w:r w:rsidRPr="00E53E35">
          <w:rPr>
            <w:rStyle w:val="Hyperlink"/>
            <w:noProof/>
          </w:rPr>
          <w:t>5.2.</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Estructura organizativa relevante</w:t>
        </w:r>
        <w:r>
          <w:rPr>
            <w:noProof/>
            <w:webHidden/>
          </w:rPr>
          <w:tab/>
        </w:r>
        <w:r>
          <w:rPr>
            <w:noProof/>
            <w:webHidden/>
          </w:rPr>
          <w:fldChar w:fldCharType="begin"/>
        </w:r>
        <w:r>
          <w:rPr>
            <w:noProof/>
            <w:webHidden/>
          </w:rPr>
          <w:instrText xml:space="preserve"> PAGEREF _Toc231905270 \h </w:instrText>
        </w:r>
        <w:r>
          <w:rPr>
            <w:noProof/>
            <w:webHidden/>
          </w:rPr>
        </w:r>
        <w:r>
          <w:rPr>
            <w:noProof/>
            <w:webHidden/>
          </w:rPr>
          <w:fldChar w:fldCharType="separate"/>
        </w:r>
        <w:r>
          <w:rPr>
            <w:noProof/>
            <w:webHidden/>
          </w:rPr>
          <w:t>22</w:t>
        </w:r>
        <w:r>
          <w:rPr>
            <w:noProof/>
            <w:webHidden/>
          </w:rPr>
          <w:fldChar w:fldCharType="end"/>
        </w:r>
      </w:hyperlink>
    </w:p>
    <w:p w14:paraId="160B3D89" w14:textId="5389F300" w:rsidR="00BB583F" w:rsidRDefault="00BB583F">
      <w:pPr>
        <w:pStyle w:val="TOC2"/>
        <w:rPr>
          <w:rFonts w:asciiTheme="minorHAnsi" w:eastAsiaTheme="minorEastAsia" w:hAnsiTheme="minorHAnsi" w:cstheme="minorBidi"/>
          <w:noProof/>
          <w:kern w:val="2"/>
          <w:sz w:val="24"/>
          <w:lang w:val="en-US" w:eastAsia="en-US"/>
          <w14:ligatures w14:val="standardContextual"/>
        </w:rPr>
      </w:pPr>
      <w:hyperlink w:anchor="_Toc231905271" w:history="1">
        <w:r w:rsidRPr="00E53E35">
          <w:rPr>
            <w:rStyle w:val="Hyperlink"/>
            <w:noProof/>
          </w:rPr>
          <w:t>5.3.</w:t>
        </w:r>
        <w:r>
          <w:rPr>
            <w:rFonts w:asciiTheme="minorHAnsi" w:eastAsiaTheme="minorEastAsia" w:hAnsiTheme="minorHAnsi" w:cstheme="minorBidi"/>
            <w:noProof/>
            <w:kern w:val="2"/>
            <w:sz w:val="24"/>
            <w:lang w:val="en-US" w:eastAsia="en-US"/>
            <w14:ligatures w14:val="standardContextual"/>
          </w:rPr>
          <w:tab/>
        </w:r>
        <w:r w:rsidRPr="00E53E35">
          <w:rPr>
            <w:rStyle w:val="Hyperlink"/>
            <w:noProof/>
          </w:rPr>
          <w:t>Diseño y configuración de soluciones</w:t>
        </w:r>
        <w:r>
          <w:rPr>
            <w:noProof/>
            <w:webHidden/>
          </w:rPr>
          <w:tab/>
        </w:r>
        <w:r>
          <w:rPr>
            <w:noProof/>
            <w:webHidden/>
          </w:rPr>
          <w:fldChar w:fldCharType="begin"/>
        </w:r>
        <w:r>
          <w:rPr>
            <w:noProof/>
            <w:webHidden/>
          </w:rPr>
          <w:instrText xml:space="preserve"> PAGEREF _Toc231905271 \h </w:instrText>
        </w:r>
        <w:r>
          <w:rPr>
            <w:noProof/>
            <w:webHidden/>
          </w:rPr>
        </w:r>
        <w:r>
          <w:rPr>
            <w:noProof/>
            <w:webHidden/>
          </w:rPr>
          <w:fldChar w:fldCharType="separate"/>
        </w:r>
        <w:r>
          <w:rPr>
            <w:noProof/>
            <w:webHidden/>
          </w:rPr>
          <w:t>22</w:t>
        </w:r>
        <w:r>
          <w:rPr>
            <w:noProof/>
            <w:webHidden/>
          </w:rPr>
          <w:fldChar w:fldCharType="end"/>
        </w:r>
      </w:hyperlink>
    </w:p>
    <w:p w14:paraId="48445DF3" w14:textId="16F5050D"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2" w:history="1">
        <w:r w:rsidRPr="00E53E35">
          <w:rPr>
            <w:rStyle w:val="Hyperlink"/>
          </w:rPr>
          <w:t>5.3.1.</w:t>
        </w:r>
        <w:r>
          <w:rPr>
            <w:rFonts w:asciiTheme="minorHAnsi" w:eastAsiaTheme="minorEastAsia" w:hAnsiTheme="minorHAnsi" w:cstheme="minorBidi"/>
            <w:kern w:val="2"/>
            <w:sz w:val="24"/>
            <w:lang w:eastAsia="en-US"/>
            <w14:ligatures w14:val="standardContextual"/>
          </w:rPr>
          <w:tab/>
        </w:r>
        <w:r w:rsidRPr="00E53E35">
          <w:rPr>
            <w:rStyle w:val="Hyperlink"/>
          </w:rPr>
          <w:t>Arquitectura de la solución</w:t>
        </w:r>
        <w:r>
          <w:rPr>
            <w:webHidden/>
          </w:rPr>
          <w:tab/>
        </w:r>
        <w:r>
          <w:rPr>
            <w:webHidden/>
          </w:rPr>
          <w:fldChar w:fldCharType="begin"/>
        </w:r>
        <w:r>
          <w:rPr>
            <w:webHidden/>
          </w:rPr>
          <w:instrText xml:space="preserve"> PAGEREF _Toc231905272 \h </w:instrText>
        </w:r>
        <w:r>
          <w:rPr>
            <w:webHidden/>
          </w:rPr>
        </w:r>
        <w:r>
          <w:rPr>
            <w:webHidden/>
          </w:rPr>
          <w:fldChar w:fldCharType="separate"/>
        </w:r>
        <w:r>
          <w:rPr>
            <w:webHidden/>
          </w:rPr>
          <w:t>22</w:t>
        </w:r>
        <w:r>
          <w:rPr>
            <w:webHidden/>
          </w:rPr>
          <w:fldChar w:fldCharType="end"/>
        </w:r>
      </w:hyperlink>
    </w:p>
    <w:p w14:paraId="01D5216D" w14:textId="44E59120"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3" w:history="1">
        <w:r w:rsidRPr="00E53E35">
          <w:rPr>
            <w:rStyle w:val="Hyperlink"/>
          </w:rPr>
          <w:t>5.3.2.</w:t>
        </w:r>
        <w:r>
          <w:rPr>
            <w:rFonts w:asciiTheme="minorHAnsi" w:eastAsiaTheme="minorEastAsia" w:hAnsiTheme="minorHAnsi" w:cstheme="minorBidi"/>
            <w:kern w:val="2"/>
            <w:sz w:val="24"/>
            <w:lang w:eastAsia="en-US"/>
            <w14:ligatures w14:val="standardContextual"/>
          </w:rPr>
          <w:tab/>
        </w:r>
        <w:r w:rsidRPr="00E53E35">
          <w:rPr>
            <w:rStyle w:val="Hyperlink"/>
          </w:rPr>
          <w:t>Modelos SAC y dimensiones</w:t>
        </w:r>
        <w:r>
          <w:rPr>
            <w:webHidden/>
          </w:rPr>
          <w:tab/>
        </w:r>
        <w:r>
          <w:rPr>
            <w:webHidden/>
          </w:rPr>
          <w:fldChar w:fldCharType="begin"/>
        </w:r>
        <w:r>
          <w:rPr>
            <w:webHidden/>
          </w:rPr>
          <w:instrText xml:space="preserve"> PAGEREF _Toc231905273 \h </w:instrText>
        </w:r>
        <w:r>
          <w:rPr>
            <w:webHidden/>
          </w:rPr>
        </w:r>
        <w:r>
          <w:rPr>
            <w:webHidden/>
          </w:rPr>
          <w:fldChar w:fldCharType="separate"/>
        </w:r>
        <w:r>
          <w:rPr>
            <w:webHidden/>
          </w:rPr>
          <w:t>23</w:t>
        </w:r>
        <w:r>
          <w:rPr>
            <w:webHidden/>
          </w:rPr>
          <w:fldChar w:fldCharType="end"/>
        </w:r>
      </w:hyperlink>
    </w:p>
    <w:p w14:paraId="68700685" w14:textId="545119E2"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4" w:history="1">
        <w:r w:rsidRPr="00E53E35">
          <w:rPr>
            <w:rStyle w:val="Hyperlink"/>
          </w:rPr>
          <w:t>5.3.3.</w:t>
        </w:r>
        <w:r>
          <w:rPr>
            <w:rFonts w:asciiTheme="minorHAnsi" w:eastAsiaTheme="minorEastAsia" w:hAnsiTheme="minorHAnsi" w:cstheme="minorBidi"/>
            <w:kern w:val="2"/>
            <w:sz w:val="24"/>
            <w:lang w:eastAsia="en-US"/>
            <w14:ligatures w14:val="standardContextual"/>
          </w:rPr>
          <w:tab/>
        </w:r>
        <w:r w:rsidRPr="00E53E35">
          <w:rPr>
            <w:rStyle w:val="Hyperlink"/>
          </w:rPr>
          <w:t>Flujo de cálculo y consolidación</w:t>
        </w:r>
        <w:r>
          <w:rPr>
            <w:webHidden/>
          </w:rPr>
          <w:tab/>
        </w:r>
        <w:r>
          <w:rPr>
            <w:webHidden/>
          </w:rPr>
          <w:fldChar w:fldCharType="begin"/>
        </w:r>
        <w:r>
          <w:rPr>
            <w:webHidden/>
          </w:rPr>
          <w:instrText xml:space="preserve"> PAGEREF _Toc231905274 \h </w:instrText>
        </w:r>
        <w:r>
          <w:rPr>
            <w:webHidden/>
          </w:rPr>
        </w:r>
        <w:r>
          <w:rPr>
            <w:webHidden/>
          </w:rPr>
          <w:fldChar w:fldCharType="separate"/>
        </w:r>
        <w:r>
          <w:rPr>
            <w:webHidden/>
          </w:rPr>
          <w:t>24</w:t>
        </w:r>
        <w:r>
          <w:rPr>
            <w:webHidden/>
          </w:rPr>
          <w:fldChar w:fldCharType="end"/>
        </w:r>
      </w:hyperlink>
    </w:p>
    <w:p w14:paraId="2CB717CD" w14:textId="23B19405"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5" w:history="1">
        <w:r w:rsidRPr="00E53E35">
          <w:rPr>
            <w:rStyle w:val="Hyperlink"/>
          </w:rPr>
          <w:t>5.3.4.</w:t>
        </w:r>
        <w:r>
          <w:rPr>
            <w:rFonts w:asciiTheme="minorHAnsi" w:eastAsiaTheme="minorEastAsia" w:hAnsiTheme="minorHAnsi" w:cstheme="minorBidi"/>
            <w:kern w:val="2"/>
            <w:sz w:val="24"/>
            <w:lang w:eastAsia="en-US"/>
            <w14:ligatures w14:val="standardContextual"/>
          </w:rPr>
          <w:tab/>
        </w:r>
        <w:r w:rsidRPr="00E53E35">
          <w:rPr>
            <w:rStyle w:val="Hyperlink"/>
          </w:rPr>
          <w:t>Actividades de configuración</w:t>
        </w:r>
        <w:r>
          <w:rPr>
            <w:webHidden/>
          </w:rPr>
          <w:tab/>
        </w:r>
        <w:r>
          <w:rPr>
            <w:webHidden/>
          </w:rPr>
          <w:fldChar w:fldCharType="begin"/>
        </w:r>
        <w:r>
          <w:rPr>
            <w:webHidden/>
          </w:rPr>
          <w:instrText xml:space="preserve"> PAGEREF _Toc231905275 \h </w:instrText>
        </w:r>
        <w:r>
          <w:rPr>
            <w:webHidden/>
          </w:rPr>
        </w:r>
        <w:r>
          <w:rPr>
            <w:webHidden/>
          </w:rPr>
          <w:fldChar w:fldCharType="separate"/>
        </w:r>
        <w:r>
          <w:rPr>
            <w:webHidden/>
          </w:rPr>
          <w:t>25</w:t>
        </w:r>
        <w:r>
          <w:rPr>
            <w:webHidden/>
          </w:rPr>
          <w:fldChar w:fldCharType="end"/>
        </w:r>
      </w:hyperlink>
    </w:p>
    <w:p w14:paraId="0718EB24" w14:textId="7C6D3684"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6" w:history="1">
        <w:r w:rsidRPr="00E53E35">
          <w:rPr>
            <w:rStyle w:val="Hyperlink"/>
          </w:rPr>
          <w:t>5.3.5.</w:t>
        </w:r>
        <w:r>
          <w:rPr>
            <w:rFonts w:asciiTheme="minorHAnsi" w:eastAsiaTheme="minorEastAsia" w:hAnsiTheme="minorHAnsi" w:cstheme="minorBidi"/>
            <w:kern w:val="2"/>
            <w:sz w:val="24"/>
            <w:lang w:eastAsia="en-US"/>
            <w14:ligatures w14:val="standardContextual"/>
          </w:rPr>
          <w:tab/>
        </w:r>
        <w:r w:rsidRPr="00E53E35">
          <w:rPr>
            <w:rStyle w:val="Hyperlink"/>
          </w:rPr>
          <w:t>Roles</w:t>
        </w:r>
        <w:r>
          <w:rPr>
            <w:webHidden/>
          </w:rPr>
          <w:tab/>
        </w:r>
        <w:r>
          <w:rPr>
            <w:webHidden/>
          </w:rPr>
          <w:fldChar w:fldCharType="begin"/>
        </w:r>
        <w:r>
          <w:rPr>
            <w:webHidden/>
          </w:rPr>
          <w:instrText xml:space="preserve"> PAGEREF _Toc231905276 \h </w:instrText>
        </w:r>
        <w:r>
          <w:rPr>
            <w:webHidden/>
          </w:rPr>
        </w:r>
        <w:r>
          <w:rPr>
            <w:webHidden/>
          </w:rPr>
          <w:fldChar w:fldCharType="separate"/>
        </w:r>
        <w:r>
          <w:rPr>
            <w:webHidden/>
          </w:rPr>
          <w:t>25</w:t>
        </w:r>
        <w:r>
          <w:rPr>
            <w:webHidden/>
          </w:rPr>
          <w:fldChar w:fldCharType="end"/>
        </w:r>
      </w:hyperlink>
    </w:p>
    <w:p w14:paraId="62018B7C" w14:textId="6F90E68D"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7" w:history="1">
        <w:r w:rsidRPr="00E53E35">
          <w:rPr>
            <w:rStyle w:val="Hyperlink"/>
            <w:lang w:val="es-AR"/>
          </w:rPr>
          <w:t>5.3.6.</w:t>
        </w:r>
        <w:r>
          <w:rPr>
            <w:rFonts w:asciiTheme="minorHAnsi" w:eastAsiaTheme="minorEastAsia" w:hAnsiTheme="minorHAnsi" w:cstheme="minorBidi"/>
            <w:kern w:val="2"/>
            <w:sz w:val="24"/>
            <w:lang w:eastAsia="en-US"/>
            <w14:ligatures w14:val="standardContextual"/>
          </w:rPr>
          <w:tab/>
        </w:r>
        <w:r w:rsidRPr="00E53E35">
          <w:rPr>
            <w:rStyle w:val="Hyperlink"/>
            <w:lang w:val="es-AR"/>
          </w:rPr>
          <w:t>Inventario de datos maestros susceptibles de migración</w:t>
        </w:r>
        <w:r>
          <w:rPr>
            <w:webHidden/>
          </w:rPr>
          <w:tab/>
        </w:r>
        <w:r>
          <w:rPr>
            <w:webHidden/>
          </w:rPr>
          <w:fldChar w:fldCharType="begin"/>
        </w:r>
        <w:r>
          <w:rPr>
            <w:webHidden/>
          </w:rPr>
          <w:instrText xml:space="preserve"> PAGEREF _Toc231905277 \h </w:instrText>
        </w:r>
        <w:r>
          <w:rPr>
            <w:webHidden/>
          </w:rPr>
        </w:r>
        <w:r>
          <w:rPr>
            <w:webHidden/>
          </w:rPr>
          <w:fldChar w:fldCharType="separate"/>
        </w:r>
        <w:r>
          <w:rPr>
            <w:webHidden/>
          </w:rPr>
          <w:t>25</w:t>
        </w:r>
        <w:r>
          <w:rPr>
            <w:webHidden/>
          </w:rPr>
          <w:fldChar w:fldCharType="end"/>
        </w:r>
      </w:hyperlink>
    </w:p>
    <w:p w14:paraId="7050F1DB" w14:textId="343DD772" w:rsidR="00BB583F" w:rsidRDefault="00BB583F">
      <w:pPr>
        <w:pStyle w:val="TOC3"/>
        <w:rPr>
          <w:rFonts w:asciiTheme="minorHAnsi" w:eastAsiaTheme="minorEastAsia" w:hAnsiTheme="minorHAnsi" w:cstheme="minorBidi"/>
          <w:kern w:val="2"/>
          <w:sz w:val="24"/>
          <w:lang w:eastAsia="en-US"/>
          <w14:ligatures w14:val="standardContextual"/>
        </w:rPr>
      </w:pPr>
      <w:hyperlink w:anchor="_Toc231905278" w:history="1">
        <w:r w:rsidRPr="00E53E35">
          <w:rPr>
            <w:rStyle w:val="Hyperlink"/>
          </w:rPr>
          <w:t>5.3.7.</w:t>
        </w:r>
        <w:r>
          <w:rPr>
            <w:rFonts w:asciiTheme="minorHAnsi" w:eastAsiaTheme="minorEastAsia" w:hAnsiTheme="minorHAnsi" w:cstheme="minorBidi"/>
            <w:kern w:val="2"/>
            <w:sz w:val="24"/>
            <w:lang w:eastAsia="en-US"/>
            <w14:ligatures w14:val="standardContextual"/>
          </w:rPr>
          <w:tab/>
        </w:r>
        <w:r w:rsidRPr="00E53E35">
          <w:rPr>
            <w:rStyle w:val="Hyperlink"/>
          </w:rPr>
          <w:t>Componentes de solución técnica</w:t>
        </w:r>
        <w:r>
          <w:rPr>
            <w:webHidden/>
          </w:rPr>
          <w:tab/>
        </w:r>
        <w:r>
          <w:rPr>
            <w:webHidden/>
          </w:rPr>
          <w:fldChar w:fldCharType="begin"/>
        </w:r>
        <w:r>
          <w:rPr>
            <w:webHidden/>
          </w:rPr>
          <w:instrText xml:space="preserve"> PAGEREF _Toc231905278 \h </w:instrText>
        </w:r>
        <w:r>
          <w:rPr>
            <w:webHidden/>
          </w:rPr>
        </w:r>
        <w:r>
          <w:rPr>
            <w:webHidden/>
          </w:rPr>
          <w:fldChar w:fldCharType="separate"/>
        </w:r>
        <w:r>
          <w:rPr>
            <w:webHidden/>
          </w:rPr>
          <w:t>26</w:t>
        </w:r>
        <w:r>
          <w:rPr>
            <w:webHidden/>
          </w:rPr>
          <w:fldChar w:fldCharType="end"/>
        </w:r>
      </w:hyperlink>
    </w:p>
    <w:p w14:paraId="61E7AA09" w14:textId="6C5B4848" w:rsidR="001D6D33" w:rsidRDefault="002D2DD4">
      <w:r>
        <w:fldChar w:fldCharType="end"/>
      </w:r>
    </w:p>
    <w:p w14:paraId="0F73121C" w14:textId="77777777" w:rsidR="001D6D33" w:rsidRDefault="002D2DD4">
      <w:r>
        <w:br w:type="page"/>
      </w:r>
    </w:p>
    <w:p w14:paraId="06273FD3" w14:textId="77777777" w:rsidR="00FE7AAE" w:rsidRDefault="00FE7AAE"/>
    <w:p w14:paraId="4C8A72CB" w14:textId="77777777" w:rsidR="001D6D33" w:rsidRDefault="002D2DD4">
      <w:pPr>
        <w:pStyle w:val="Heading1"/>
        <w:spacing w:before="280" w:after="120"/>
      </w:pPr>
      <w:bookmarkStart w:id="0" w:name="_Toc231905240"/>
      <w:r>
        <w:t>Propósito del documento</w:t>
      </w:r>
      <w:bookmarkEnd w:id="0"/>
    </w:p>
    <w:p w14:paraId="7662BF8B" w14:textId="738A47F7" w:rsidR="001D6D33" w:rsidRDefault="42C23325">
      <w:pPr>
        <w:spacing w:after="120"/>
        <w:jc w:val="both"/>
      </w:pPr>
      <w:r>
        <w:t xml:space="preserve">Este documento describe el diseño y la configuración de la solución SAP Analytics Cloud (SAC) para el Programa SAP BUILD de Grupo Fanalca. Reúne en un único entregable el diseño de los modelos de planeación financiera Fanalca </w:t>
      </w:r>
      <w:r w:rsidR="0CA6F934">
        <w:t>SAS,</w:t>
      </w:r>
      <w:r w:rsidR="21F9D58B">
        <w:t xml:space="preserve"> </w:t>
      </w:r>
      <w:r w:rsidR="0CA6F934">
        <w:t xml:space="preserve">Metalsur SAS, SIM SAS, FN </w:t>
      </w:r>
      <w:r w:rsidR="071AA10C">
        <w:t xml:space="preserve">Tecnología SAS, </w:t>
      </w:r>
      <w:r>
        <w:t>Transprensa SAS</w:t>
      </w:r>
      <w:r w:rsidR="071AA10C">
        <w:t>, Ciudad Limpia Bogotá SA ESP, Ciudad limpia Neiva SA ESP, Ciudad Limpia Huila SA ESP RH SAS ESP, Centro de Gestión Sostenibilidad SAS ESP, Adeinco SAS</w:t>
      </w:r>
      <w:r w:rsidR="64BD4CDA">
        <w:t>,</w:t>
      </w:r>
      <w:r>
        <w:t xml:space="preserve"> bajo un </w:t>
      </w:r>
      <w:r w:rsidR="058AE992">
        <w:t>estándar</w:t>
      </w:r>
      <w:r>
        <w:t xml:space="preserve"> de arquitectura común: tres modelos de planeación (Ingresos, Costos/Gastos y Estados Financieros) que se integran con SAP S/4HANA a través de SAP DataSphere.</w:t>
      </w:r>
    </w:p>
    <w:p w14:paraId="455B239E" w14:textId="4069BC64" w:rsidR="001D6D33" w:rsidRDefault="61D21D5B">
      <w:pPr>
        <w:spacing w:after="120"/>
        <w:jc w:val="both"/>
      </w:pPr>
      <w:r>
        <w:t xml:space="preserve">Para cada sociedad se documentan los </w:t>
      </w:r>
      <w:r w:rsidR="00C974E9">
        <w:t xml:space="preserve">modelos </w:t>
      </w:r>
      <w:r>
        <w:t xml:space="preserve">de negocio, la estructura organizativa relevante, la arquitectura de modelos, las dimensiones y medidas, los flujos de cálculo y consolidación, los componentes técnicos y el inventario </w:t>
      </w:r>
      <w:r w:rsidR="00C974E9">
        <w:t xml:space="preserve">preliminar </w:t>
      </w:r>
      <w:r>
        <w:t>de datos maestros. El documento constituye el blueprint de diseño que guía la construcción, la configuración y las pruebas de la solución en SAC.</w:t>
      </w:r>
    </w:p>
    <w:p w14:paraId="5F2393B8" w14:textId="77777777" w:rsidR="00FE7AAE" w:rsidRDefault="00FE7AAE">
      <w:pPr>
        <w:spacing w:after="120"/>
        <w:jc w:val="both"/>
      </w:pPr>
    </w:p>
    <w:tbl>
      <w:tblPr>
        <w:tblStyle w:val="TableGrid"/>
        <w:tblW w:w="0" w:type="auto"/>
        <w:jc w:val="center"/>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Layout w:type="fixed"/>
        <w:tblLook w:val="04A0" w:firstRow="1" w:lastRow="0" w:firstColumn="1" w:lastColumn="0" w:noHBand="0" w:noVBand="1"/>
      </w:tblPr>
      <w:tblGrid>
        <w:gridCol w:w="9504"/>
      </w:tblGrid>
      <w:tr w:rsidR="001D6D33" w14:paraId="3E6B7497" w14:textId="77777777" w:rsidTr="6B982EE3">
        <w:trPr>
          <w:jc w:val="center"/>
        </w:trPr>
        <w:tc>
          <w:tcPr>
            <w:tcW w:w="9504" w:type="dxa"/>
            <w:shd w:val="clear" w:color="auto" w:fill="1F3864" w:themeFill="accent5" w:themeFillShade="80"/>
            <w:tcMar>
              <w:top w:w="50" w:type="dxa"/>
              <w:left w:w="80" w:type="dxa"/>
              <w:bottom w:w="50" w:type="dxa"/>
              <w:right w:w="80" w:type="dxa"/>
            </w:tcMar>
            <w:vAlign w:val="center"/>
          </w:tcPr>
          <w:p w14:paraId="5472426F" w14:textId="26ADED95" w:rsidR="001D6D33" w:rsidRDefault="00BB583F">
            <w:pPr>
              <w:spacing w:before="20" w:after="20"/>
            </w:pPr>
            <w:r>
              <w:rPr>
                <w:b/>
                <w:color w:val="FFFFFF"/>
                <w:sz w:val="18"/>
              </w:rPr>
              <w:t xml:space="preserve">● </w:t>
            </w:r>
            <w:r w:rsidR="00FE7AAE">
              <w:rPr>
                <w:b/>
                <w:color w:val="FFFFFF"/>
                <w:sz w:val="18"/>
              </w:rPr>
              <w:t>Estándar</w:t>
            </w:r>
            <w:r>
              <w:rPr>
                <w:b/>
                <w:color w:val="FFFFFF"/>
                <w:sz w:val="18"/>
              </w:rPr>
              <w:t xml:space="preserve"> de diseño común a las tres sociedades</w:t>
            </w:r>
          </w:p>
        </w:tc>
      </w:tr>
      <w:tr w:rsidR="001D6D33" w14:paraId="1BC7B4DB" w14:textId="77777777" w:rsidTr="6B982EE3">
        <w:trPr>
          <w:jc w:val="center"/>
        </w:trPr>
        <w:tc>
          <w:tcPr>
            <w:tcW w:w="9504" w:type="dxa"/>
            <w:shd w:val="clear" w:color="auto" w:fill="EAF1FB"/>
            <w:tcMar>
              <w:top w:w="60" w:type="dxa"/>
              <w:left w:w="80" w:type="dxa"/>
              <w:bottom w:w="60" w:type="dxa"/>
              <w:right w:w="80" w:type="dxa"/>
            </w:tcMar>
            <w:vAlign w:val="center"/>
          </w:tcPr>
          <w:p w14:paraId="3B649DA5" w14:textId="4DE3529E" w:rsidR="001D6D33" w:rsidRDefault="00BB583F">
            <w:pPr>
              <w:spacing w:after="40"/>
            </w:pPr>
            <w:r>
              <w:rPr>
                <w:rFonts w:ascii="Cambria Math" w:hAnsi="Cambria Math" w:cs="Cambria Math"/>
                <w:sz w:val="17"/>
              </w:rPr>
              <w:t>▸</w:t>
            </w:r>
            <w:r>
              <w:rPr>
                <w:sz w:val="17"/>
              </w:rPr>
              <w:t xml:space="preserve"> Tres modelos de planeación: Ingresos y Costos/Gastos que consolidan en el modelo de EEFF.</w:t>
            </w:r>
          </w:p>
          <w:p w14:paraId="1E00A626" w14:textId="743A1ABB" w:rsidR="001D6D33" w:rsidRDefault="08A4A655">
            <w:pPr>
              <w:spacing w:after="40"/>
            </w:pPr>
            <w:r w:rsidRPr="6B982EE3">
              <w:rPr>
                <w:rFonts w:ascii="Cambria Math" w:hAnsi="Cambria Math" w:cs="Cambria Math"/>
                <w:sz w:val="17"/>
                <w:szCs w:val="17"/>
              </w:rPr>
              <w:t>▸</w:t>
            </w:r>
            <w:r w:rsidRPr="6B982EE3">
              <w:rPr>
                <w:sz w:val="17"/>
                <w:szCs w:val="17"/>
              </w:rPr>
              <w:t xml:space="preserve"> Dimensiones compartidas (Sociedad, Centro de beneficio, Moneda, Auditoría, Versión, Fecha).</w:t>
            </w:r>
          </w:p>
          <w:p w14:paraId="19F2C62A" w14:textId="0A79FD5B" w:rsidR="001D6D33" w:rsidRDefault="00BB583F">
            <w:pPr>
              <w:spacing w:after="40"/>
            </w:pPr>
            <w:r>
              <w:rPr>
                <w:rFonts w:ascii="Cambria Math" w:hAnsi="Cambria Math" w:cs="Cambria Math"/>
                <w:sz w:val="17"/>
              </w:rPr>
              <w:t>▸</w:t>
            </w:r>
            <w:r>
              <w:rPr>
                <w:sz w:val="17"/>
              </w:rPr>
              <w:t xml:space="preserve"> Integraci</w:t>
            </w:r>
            <w:r>
              <w:rPr>
                <w:rFonts w:cs="Arial"/>
                <w:sz w:val="17"/>
              </w:rPr>
              <w:t>ó</w:t>
            </w:r>
            <w:r>
              <w:rPr>
                <w:sz w:val="17"/>
              </w:rPr>
              <w:t>n con SAP S/4HANA vía SAP DataSphere y consolidación mediante Data Actions.</w:t>
            </w:r>
          </w:p>
          <w:p w14:paraId="11A9023E" w14:textId="6A5D4D0D" w:rsidR="001D6D33" w:rsidRDefault="00BB583F">
            <w:pPr>
              <w:spacing w:after="40"/>
            </w:pPr>
            <w:r>
              <w:rPr>
                <w:rFonts w:ascii="Cambria Math" w:hAnsi="Cambria Math" w:cs="Cambria Math"/>
                <w:sz w:val="17"/>
              </w:rPr>
              <w:t>▸</w:t>
            </w:r>
            <w:r>
              <w:rPr>
                <w:sz w:val="17"/>
              </w:rPr>
              <w:t xml:space="preserve"> Trazabilidad del dato mediante la dimensión AUDITORIA (real, presupuesto, cálculo, manual).</w:t>
            </w:r>
          </w:p>
        </w:tc>
      </w:tr>
    </w:tbl>
    <w:p w14:paraId="5771EF1A" w14:textId="77777777" w:rsidR="001D6D33" w:rsidRDefault="001D6D33">
      <w:pPr>
        <w:spacing w:after="120"/>
      </w:pPr>
    </w:p>
    <w:p w14:paraId="231C022F" w14:textId="1EFEA529" w:rsidR="00754530" w:rsidRDefault="00754530">
      <w:pPr>
        <w:spacing w:after="120"/>
      </w:pPr>
      <w:r>
        <w:rPr>
          <w:noProof/>
        </w:rPr>
        <w:drawing>
          <wp:inline distT="0" distB="0" distL="0" distR="0" wp14:anchorId="2A12C793" wp14:editId="2CFBBD67">
            <wp:extent cx="6036310" cy="3561080"/>
            <wp:effectExtent l="0" t="0" r="2540" b="1270"/>
            <wp:docPr id="13014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02199" name="Picture 1301402199"/>
                    <pic:cNvPicPr/>
                  </pic:nvPicPr>
                  <pic:blipFill>
                    <a:blip r:embed="rId13">
                      <a:extLst>
                        <a:ext uri="{28A0092B-C50C-407E-A947-70E740481C1C}">
                          <a14:useLocalDpi xmlns:a14="http://schemas.microsoft.com/office/drawing/2010/main" val="0"/>
                        </a:ext>
                      </a:extLst>
                    </a:blip>
                    <a:stretch>
                      <a:fillRect/>
                    </a:stretch>
                  </pic:blipFill>
                  <pic:spPr>
                    <a:xfrm>
                      <a:off x="0" y="0"/>
                      <a:ext cx="6036310" cy="3561080"/>
                    </a:xfrm>
                    <a:prstGeom prst="rect">
                      <a:avLst/>
                    </a:prstGeom>
                  </pic:spPr>
                </pic:pic>
              </a:graphicData>
            </a:graphic>
          </wp:inline>
        </w:drawing>
      </w:r>
    </w:p>
    <w:p w14:paraId="48EEA577" w14:textId="4A485DA7" w:rsidR="001D6D33" w:rsidRDefault="001D6D33">
      <w:pPr>
        <w:spacing w:before="120" w:after="40"/>
        <w:jc w:val="center"/>
      </w:pPr>
    </w:p>
    <w:p w14:paraId="064EAB16" w14:textId="58D9414A" w:rsidR="001D6D33" w:rsidRDefault="52B5197F" w:rsidP="5F8CE5F7">
      <w:pPr>
        <w:spacing w:after="200"/>
        <w:jc w:val="center"/>
        <w:rPr>
          <w:i/>
          <w:iCs/>
          <w:color w:val="595959"/>
          <w:sz w:val="17"/>
          <w:szCs w:val="17"/>
        </w:rPr>
      </w:pPr>
      <w:r w:rsidRPr="5F8CE5F7">
        <w:rPr>
          <w:i/>
          <w:iCs/>
          <w:color w:val="595959" w:themeColor="text1" w:themeTint="A6"/>
          <w:sz w:val="17"/>
          <w:szCs w:val="17"/>
        </w:rPr>
        <w:t xml:space="preserve">Figura 1. Programa SAP BUILD — patrón de diseño común aplicado a las </w:t>
      </w:r>
      <w:r w:rsidR="00754530">
        <w:rPr>
          <w:i/>
          <w:iCs/>
          <w:color w:val="595959" w:themeColor="text1" w:themeTint="A6"/>
          <w:sz w:val="17"/>
          <w:szCs w:val="17"/>
        </w:rPr>
        <w:t>Sociedades</w:t>
      </w:r>
    </w:p>
    <w:p w14:paraId="7B12C967" w14:textId="77777777" w:rsidR="00BB583F" w:rsidRDefault="00BB583F">
      <w:pPr>
        <w:spacing w:after="200"/>
        <w:jc w:val="center"/>
        <w:rPr>
          <w:i/>
          <w:color w:val="595959"/>
          <w:sz w:val="17"/>
        </w:rPr>
      </w:pPr>
    </w:p>
    <w:p w14:paraId="13027B27" w14:textId="77777777" w:rsidR="00BB583F" w:rsidRDefault="00BB583F">
      <w:pPr>
        <w:spacing w:after="200"/>
        <w:jc w:val="center"/>
        <w:rPr>
          <w:i/>
          <w:color w:val="595959"/>
          <w:sz w:val="17"/>
        </w:rPr>
      </w:pPr>
    </w:p>
    <w:p w14:paraId="68049786" w14:textId="77777777" w:rsidR="00BB583F" w:rsidRDefault="00BB583F">
      <w:pPr>
        <w:spacing w:after="200"/>
        <w:jc w:val="center"/>
        <w:rPr>
          <w:i/>
          <w:color w:val="595959"/>
          <w:sz w:val="17"/>
        </w:rPr>
      </w:pPr>
    </w:p>
    <w:p w14:paraId="2A72C7B6" w14:textId="77777777" w:rsidR="00BB583F" w:rsidRDefault="00BB583F">
      <w:pPr>
        <w:spacing w:after="200"/>
        <w:jc w:val="center"/>
        <w:rPr>
          <w:i/>
          <w:color w:val="595959"/>
          <w:sz w:val="17"/>
        </w:rPr>
      </w:pPr>
    </w:p>
    <w:p w14:paraId="6F1A4AC8" w14:textId="77777777" w:rsidR="00BB583F" w:rsidRDefault="00BB583F">
      <w:pPr>
        <w:spacing w:after="200"/>
        <w:jc w:val="center"/>
        <w:rPr>
          <w:i/>
          <w:color w:val="595959"/>
          <w:sz w:val="17"/>
        </w:rPr>
      </w:pPr>
    </w:p>
    <w:p>
      <w:pPr>
        <w:pStyle w:val="Heading2"/>
        <w:keepNext/>
        <w:spacing w:before="180" w:after="80"/>
      </w:pPr>
      <w:r>
        <w:t>Alcance del proyecto y de la solución SAC</w:t>
      </w:r>
    </w:p>
    <w:p>
      <w:pPr>
        <w:spacing w:after="120"/>
        <w:jc w:val="both"/>
      </w:pPr>
      <w:r>
        <w:rPr>
          <w:rFonts w:ascii="Arial" w:hAnsi="Arial"/>
          <w:b w:val="0"/>
          <w:i w:val="0"/>
          <w:sz w:val="20"/>
        </w:rPr>
        <w:t>El programa SAP BUILD reemplaza el proceso de presupuestación y forecast basado en hojas de cálculo por SAP Analytics Cloud (SAC), integrado con SAP S/4HANA a través de SAP DataSphere. Para cada sociedad, el alcance cubre el diseño y la construcción de tres modelos de planeación (Ingresos, Costos/Gastos y Estados Financieros), la carga del plan mediante plantillas, el cálculo mediante Data Actions, la integración del dato real, la gestión de versiones, los reportes y dashboards, y la seguridad de acceso.</w:t>
      </w:r>
    </w:p>
    <w:tbl>
      <w:tblPr>
        <w:tblStyle w:val="TableGrid"/>
        <w:tblW w:type="auto" w:w="0"/>
        <w:jc w:val="center"/>
        <w:tblLayout w:type="fixed"/>
        <w:tblLook w:firstColumn="1" w:firstRow="1" w:lastColumn="0" w:lastRow="0" w:noHBand="0" w:noVBand="1" w:val="04A0"/>
        <w:tblLayout w:type="fixed"/>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Pr>
      <w:tblGrid>
        <w:gridCol w:w="9506"/>
      </w:tblGrid>
      <w:tr>
        <w:tc>
          <w:tcPr>
            <w:tcW w:type="dxa" w:w="9504"/>
            <w:shd w:val="clear" w:color="auto" w:fill="1F3864"/>
            <w:vAlign w:val="center"/>
            <w:tcMar>
              <w:top w:w="50" w:type="dxa"/>
              <w:bottom w:w="50" w:type="dxa"/>
              <w:start w:w="80" w:type="dxa"/>
              <w:end w:w="80" w:type="dxa"/>
            </w:tcMar>
          </w:tcPr>
          <w:p>
            <w:pPr>
              <w:spacing w:after="20" w:before="20"/>
              <w:jc w:val="left"/>
            </w:pPr>
            <w:r>
              <w:rPr>
                <w:rFonts w:ascii="Arial" w:hAnsi="Arial"/>
                <w:b/>
                <w:i w:val="0"/>
                <w:color w:val="FFFFFF"/>
                <w:sz w:val="18"/>
              </w:rPr>
              <w:t>●  Capacidades de SAP Analytics Cloud incluidas en el alcance</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Modelos de planificación (Planning Models) con dimensiones, jerarquías y medidas.</w:t>
            </w:r>
          </w:p>
          <w:p>
            <w:pPr>
              <w:spacing w:after="40" w:before="0"/>
            </w:pPr>
            <w:r>
              <w:rPr>
                <w:rFonts w:ascii="Arial" w:hAnsi="Arial"/>
                <w:sz w:val="17"/>
              </w:rPr>
              <w:t>▸  Data Actions (Advanced Formulas y Cross-Model Copy) para cálculos y consolidación entre modelos.</w:t>
            </w:r>
          </w:p>
          <w:p>
            <w:pPr>
              <w:spacing w:after="40" w:before="0"/>
            </w:pPr>
            <w:r>
              <w:rPr>
                <w:rFonts w:ascii="Arial" w:hAnsi="Arial"/>
                <w:sz w:val="17"/>
              </w:rPr>
              <w:t>▸  Plantillas de entrada (Input Forms) y complemento de Excel (SAC Add-in) para la carga del plan.</w:t>
            </w:r>
          </w:p>
          <w:p>
            <w:pPr>
              <w:spacing w:after="40" w:before="0"/>
            </w:pPr>
            <w:r>
              <w:rPr>
                <w:rFonts w:ascii="Arial" w:hAnsi="Arial"/>
                <w:sz w:val="17"/>
              </w:rPr>
              <w:t>▸  Stories y Analytic Applications para reportes y dashboards; exportación a PDF/PPT.</w:t>
            </w:r>
          </w:p>
          <w:p>
            <w:pPr>
              <w:spacing w:after="40" w:before="0"/>
            </w:pPr>
            <w:r>
              <w:rPr>
                <w:rFonts w:ascii="Arial" w:hAnsi="Arial"/>
                <w:sz w:val="17"/>
              </w:rPr>
              <w:t>▸  Gestión de versiones (Actual, Presupuesto, Forecast; públicas y privadas) y copia de versiones para escenarios.</w:t>
            </w:r>
          </w:p>
          <w:p>
            <w:pPr>
              <w:spacing w:after="40" w:before="0"/>
            </w:pPr>
            <w:r>
              <w:rPr>
                <w:rFonts w:ascii="Arial" w:hAnsi="Arial"/>
                <w:sz w:val="17"/>
              </w:rPr>
              <w:t>▸  Integración con SAP S/4HANA vía SAP DataSphere (CDS Views / OData) para el dato real.</w:t>
            </w:r>
          </w:p>
          <w:p>
            <w:pPr>
              <w:spacing w:after="40" w:before="0"/>
            </w:pPr>
            <w:r>
              <w:rPr>
                <w:rFonts w:ascii="Arial" w:hAnsi="Arial"/>
                <w:sz w:val="17"/>
              </w:rPr>
              <w:t>▸  Seguridad mediante Data Access Control (DAC) por Sociedad y demás dimensiones.</w:t>
            </w:r>
          </w:p>
        </w:tc>
      </w:tr>
    </w:tbl>
    <w:p>
      <w:pPr>
        <w:spacing w:after="120" w:before="0"/>
      </w:pPr>
    </w:p>
    <w:p>
      <w:pPr>
        <w:spacing w:after="120"/>
        <w:jc w:val="both"/>
      </w:pPr>
      <w:r>
        <w:rPr>
          <w:rFonts w:ascii="Arial" w:hAnsi="Arial"/>
          <w:b w:val="0"/>
          <w:i w:val="0"/>
          <w:sz w:val="19"/>
        </w:rPr>
        <w:t>Quedan fuera del alcance actual, por sociedad: en Transprensa, los modelos de Talento Humano y de Flujo de Caja Diario (en diseño); en Fanalca, el módulo de Renting y el Flujo de Caja se encuentran en definición; en Ciudad Limpia, el modelo detallado de personal se aborda mediante un modelo referencial. El cierre contable y la ejecución transaccional permanecen en el ERP; SAC consume el resultado para análisis, planeación y reporte.</w:t>
      </w:r>
    </w:p>
    <w:p w14:paraId="13063134" w14:textId="77777777" w:rsidR="001D6D33" w:rsidRDefault="002D2DD4">
      <w:pPr>
        <w:pStyle w:val="Heading1"/>
        <w:spacing w:before="280" w:after="120"/>
      </w:pPr>
      <w:bookmarkStart w:id="1" w:name="_Toc231905241"/>
      <w:r>
        <w:t>Cómo usar el documento</w:t>
      </w:r>
      <w:bookmarkEnd w:id="1"/>
    </w:p>
    <w:p w14:paraId="6F9A52EE" w14:textId="77777777" w:rsidR="001D6D33" w:rsidRDefault="002D2DD4">
      <w:pPr>
        <w:spacing w:after="120"/>
        <w:jc w:val="both"/>
      </w:pPr>
      <w:r>
        <w:t>El documento se organiza en una introducción común (secciones 1 y 2) y un capítulo por sociedad (secciones 3, 4 y 5). Cada capítulo sigue la misma estructura del formato de Diseño Funcional: escenario de negocio, estructura organizativa y diseño y configuración de la solución. Utilice la Tabla de Contenido para navegar directamente a la sección de interés.</w:t>
      </w:r>
    </w:p>
    <w:p w14:paraId="46D3C4ED" w14:textId="77777777" w:rsidR="00FE7AAE" w:rsidRDefault="00FE7AAE">
      <w:pPr>
        <w:spacing w:after="120"/>
        <w:jc w:val="both"/>
      </w:pPr>
    </w:p>
    <w:tbl>
      <w:tblPr>
        <w:tblStyle w:val="Fanalca"/>
        <w:tblW w:w="0" w:type="auto"/>
        <w:jc w:val="center"/>
        <w:tblLayout w:type="fixed"/>
        <w:tblLook w:val="04A0" w:firstRow="1" w:lastRow="0" w:firstColumn="1" w:lastColumn="0" w:noHBand="0" w:noVBand="1"/>
      </w:tblPr>
      <w:tblGrid>
        <w:gridCol w:w="2448"/>
        <w:gridCol w:w="5184"/>
        <w:gridCol w:w="1872"/>
      </w:tblGrid>
      <w:tr w:rsidR="001D6D33" w14:paraId="481A0AC0"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shd w:val="clear" w:color="auto" w:fill="1F3864"/>
            <w:tcMar>
              <w:top w:w="40" w:type="dxa"/>
              <w:left w:w="80" w:type="dxa"/>
              <w:bottom w:w="40" w:type="dxa"/>
              <w:right w:w="80" w:type="dxa"/>
            </w:tcMar>
            <w:vAlign w:val="center"/>
          </w:tcPr>
          <w:p w14:paraId="0E6C79C3" w14:textId="77777777" w:rsidR="001D6D33" w:rsidRDefault="002D2DD4">
            <w:pPr>
              <w:spacing w:before="20" w:after="20"/>
              <w:jc w:val="center"/>
            </w:pPr>
            <w:r>
              <w:rPr>
                <w:b/>
                <w:color w:val="FFFFFF"/>
                <w:sz w:val="17"/>
              </w:rPr>
              <w:t>Perfil</w:t>
            </w:r>
          </w:p>
        </w:tc>
        <w:tc>
          <w:tcPr>
            <w:tcW w:w="5184" w:type="dxa"/>
            <w:shd w:val="clear" w:color="auto" w:fill="1F3864"/>
            <w:tcMar>
              <w:top w:w="40" w:type="dxa"/>
              <w:left w:w="80" w:type="dxa"/>
              <w:bottom w:w="40" w:type="dxa"/>
              <w:right w:w="80" w:type="dxa"/>
            </w:tcMar>
            <w:vAlign w:val="center"/>
          </w:tcPr>
          <w:p w14:paraId="7287E6B5" w14:textId="77777777" w:rsidR="001D6D33" w:rsidRDefault="002D2DD4">
            <w:pPr>
              <w:spacing w:before="20" w:after="20"/>
              <w:jc w:val="center"/>
            </w:pPr>
            <w:r>
              <w:rPr>
                <w:b/>
                <w:color w:val="FFFFFF"/>
                <w:sz w:val="17"/>
              </w:rPr>
              <w:t>Uso recomendado del documento</w:t>
            </w:r>
          </w:p>
        </w:tc>
        <w:tc>
          <w:tcPr>
            <w:tcW w:w="1872" w:type="dxa"/>
            <w:shd w:val="clear" w:color="auto" w:fill="1F3864"/>
            <w:tcMar>
              <w:top w:w="40" w:type="dxa"/>
              <w:left w:w="80" w:type="dxa"/>
              <w:bottom w:w="40" w:type="dxa"/>
              <w:right w:w="80" w:type="dxa"/>
            </w:tcMar>
            <w:vAlign w:val="center"/>
          </w:tcPr>
          <w:p w14:paraId="62AAA8C9" w14:textId="77777777" w:rsidR="001D6D33" w:rsidRDefault="002D2DD4">
            <w:pPr>
              <w:spacing w:before="20" w:after="20"/>
              <w:jc w:val="center"/>
            </w:pPr>
            <w:r>
              <w:rPr>
                <w:b/>
                <w:color w:val="FFFFFF"/>
                <w:sz w:val="17"/>
              </w:rPr>
              <w:t>Secciones clave</w:t>
            </w:r>
          </w:p>
        </w:tc>
      </w:tr>
      <w:tr w:rsidR="001D6D33" w14:paraId="08569305" w14:textId="77777777" w:rsidTr="001D6D33">
        <w:trPr>
          <w:jc w:val="center"/>
        </w:trPr>
        <w:tc>
          <w:tcPr>
            <w:tcW w:w="2448" w:type="dxa"/>
            <w:tcMar>
              <w:top w:w="40" w:type="dxa"/>
              <w:left w:w="80" w:type="dxa"/>
              <w:bottom w:w="40" w:type="dxa"/>
              <w:right w:w="80" w:type="dxa"/>
            </w:tcMar>
            <w:vAlign w:val="center"/>
          </w:tcPr>
          <w:p w14:paraId="2A1B3886" w14:textId="77777777" w:rsidR="001D6D33" w:rsidRDefault="002D2DD4">
            <w:pPr>
              <w:spacing w:before="20" w:after="20"/>
            </w:pPr>
            <w:r>
              <w:rPr>
                <w:sz w:val="17"/>
              </w:rPr>
              <w:t>Arquitectos SAP / SAC</w:t>
            </w:r>
          </w:p>
        </w:tc>
        <w:tc>
          <w:tcPr>
            <w:tcW w:w="5184" w:type="dxa"/>
            <w:tcMar>
              <w:top w:w="40" w:type="dxa"/>
              <w:left w:w="80" w:type="dxa"/>
              <w:bottom w:w="40" w:type="dxa"/>
              <w:right w:w="80" w:type="dxa"/>
            </w:tcMar>
            <w:vAlign w:val="center"/>
          </w:tcPr>
          <w:p w14:paraId="71543F2C" w14:textId="77777777" w:rsidR="001D6D33" w:rsidRDefault="002D2DD4">
            <w:pPr>
              <w:spacing w:before="20" w:after="20"/>
            </w:pPr>
            <w:r>
              <w:rPr>
                <w:sz w:val="17"/>
              </w:rPr>
              <w:t>Revisión del diseño técnico de modelos, dimensiones y flujos de cálculo.</w:t>
            </w:r>
          </w:p>
        </w:tc>
        <w:tc>
          <w:tcPr>
            <w:tcW w:w="1872" w:type="dxa"/>
            <w:tcMar>
              <w:top w:w="40" w:type="dxa"/>
              <w:left w:w="80" w:type="dxa"/>
              <w:bottom w:w="40" w:type="dxa"/>
              <w:right w:w="80" w:type="dxa"/>
            </w:tcMar>
            <w:vAlign w:val="center"/>
          </w:tcPr>
          <w:p w14:paraId="48087AA9" w14:textId="77777777" w:rsidR="001D6D33" w:rsidRDefault="002D2DD4">
            <w:pPr>
              <w:spacing w:before="20" w:after="20"/>
            </w:pPr>
            <w:r>
              <w:rPr>
                <w:sz w:val="17"/>
              </w:rPr>
              <w:t>x.3</w:t>
            </w:r>
          </w:p>
        </w:tc>
      </w:tr>
      <w:tr w:rsidR="001D6D33" w14:paraId="37844BF8" w14:textId="77777777" w:rsidTr="001D6D33">
        <w:trPr>
          <w:jc w:val="center"/>
        </w:trPr>
        <w:tc>
          <w:tcPr>
            <w:tcW w:w="2448" w:type="dxa"/>
            <w:shd w:val="clear" w:color="auto" w:fill="F2F6FC"/>
            <w:tcMar>
              <w:top w:w="40" w:type="dxa"/>
              <w:left w:w="80" w:type="dxa"/>
              <w:bottom w:w="40" w:type="dxa"/>
              <w:right w:w="80" w:type="dxa"/>
            </w:tcMar>
            <w:vAlign w:val="center"/>
          </w:tcPr>
          <w:p w14:paraId="7C52D053" w14:textId="77777777" w:rsidR="001D6D33" w:rsidRDefault="002D2DD4">
            <w:pPr>
              <w:spacing w:before="20" w:after="20"/>
            </w:pPr>
            <w:r>
              <w:rPr>
                <w:sz w:val="17"/>
              </w:rPr>
              <w:t>Analistas funcionales</w:t>
            </w:r>
          </w:p>
        </w:tc>
        <w:tc>
          <w:tcPr>
            <w:tcW w:w="5184" w:type="dxa"/>
            <w:shd w:val="clear" w:color="auto" w:fill="F2F6FC"/>
            <w:tcMar>
              <w:top w:w="40" w:type="dxa"/>
              <w:left w:w="80" w:type="dxa"/>
              <w:bottom w:w="40" w:type="dxa"/>
              <w:right w:w="80" w:type="dxa"/>
            </w:tcMar>
            <w:vAlign w:val="center"/>
          </w:tcPr>
          <w:p w14:paraId="100EF21F" w14:textId="77777777" w:rsidR="001D6D33" w:rsidRDefault="002D2DD4">
            <w:pPr>
              <w:spacing w:before="20" w:after="20"/>
            </w:pPr>
            <w:r>
              <w:rPr>
                <w:sz w:val="17"/>
              </w:rPr>
              <w:t>Validación del mapeo de requisitos de negocio y metodología P×Q.</w:t>
            </w:r>
          </w:p>
        </w:tc>
        <w:tc>
          <w:tcPr>
            <w:tcW w:w="1872" w:type="dxa"/>
            <w:shd w:val="clear" w:color="auto" w:fill="F2F6FC"/>
            <w:tcMar>
              <w:top w:w="40" w:type="dxa"/>
              <w:left w:w="80" w:type="dxa"/>
              <w:bottom w:w="40" w:type="dxa"/>
              <w:right w:w="80" w:type="dxa"/>
            </w:tcMar>
            <w:vAlign w:val="center"/>
          </w:tcPr>
          <w:p w14:paraId="286B4D61" w14:textId="77777777" w:rsidR="001D6D33" w:rsidRDefault="002D2DD4">
            <w:pPr>
              <w:spacing w:before="20" w:after="20"/>
            </w:pPr>
            <w:r>
              <w:rPr>
                <w:sz w:val="17"/>
              </w:rPr>
              <w:t>x.1, x.3</w:t>
            </w:r>
          </w:p>
        </w:tc>
      </w:tr>
      <w:tr w:rsidR="001D6D33" w14:paraId="0FDAA6B2" w14:textId="77777777" w:rsidTr="001D6D33">
        <w:trPr>
          <w:jc w:val="center"/>
        </w:trPr>
        <w:tc>
          <w:tcPr>
            <w:tcW w:w="2448" w:type="dxa"/>
            <w:tcMar>
              <w:top w:w="40" w:type="dxa"/>
              <w:left w:w="80" w:type="dxa"/>
              <w:bottom w:w="40" w:type="dxa"/>
              <w:right w:w="80" w:type="dxa"/>
            </w:tcMar>
            <w:vAlign w:val="center"/>
          </w:tcPr>
          <w:p w14:paraId="696338BE" w14:textId="77777777" w:rsidR="001D6D33" w:rsidRDefault="002D2DD4">
            <w:pPr>
              <w:spacing w:before="20" w:after="20"/>
            </w:pPr>
            <w:r>
              <w:rPr>
                <w:sz w:val="17"/>
              </w:rPr>
              <w:t>Equipo de TI / BASIS</w:t>
            </w:r>
          </w:p>
        </w:tc>
        <w:tc>
          <w:tcPr>
            <w:tcW w:w="5184" w:type="dxa"/>
            <w:tcMar>
              <w:top w:w="40" w:type="dxa"/>
              <w:left w:w="80" w:type="dxa"/>
              <w:bottom w:w="40" w:type="dxa"/>
              <w:right w:w="80" w:type="dxa"/>
            </w:tcMar>
            <w:vAlign w:val="center"/>
          </w:tcPr>
          <w:p w14:paraId="1E84AE16" w14:textId="77777777" w:rsidR="001D6D33" w:rsidRDefault="002D2DD4">
            <w:pPr>
              <w:spacing w:before="20" w:after="20"/>
            </w:pPr>
            <w:r>
              <w:rPr>
                <w:sz w:val="17"/>
              </w:rPr>
              <w:t>Integración SAP S/4HANA ↔ DataSphere ↔ SAC y carga de datos.</w:t>
            </w:r>
          </w:p>
        </w:tc>
        <w:tc>
          <w:tcPr>
            <w:tcW w:w="1872" w:type="dxa"/>
            <w:tcMar>
              <w:top w:w="40" w:type="dxa"/>
              <w:left w:w="80" w:type="dxa"/>
              <w:bottom w:w="40" w:type="dxa"/>
              <w:right w:w="80" w:type="dxa"/>
            </w:tcMar>
            <w:vAlign w:val="center"/>
          </w:tcPr>
          <w:p w14:paraId="63174C65" w14:textId="77777777" w:rsidR="001D6D33" w:rsidRDefault="002D2DD4">
            <w:pPr>
              <w:spacing w:before="20" w:after="20"/>
            </w:pPr>
            <w:r>
              <w:rPr>
                <w:sz w:val="17"/>
              </w:rPr>
              <w:t>x.3</w:t>
            </w:r>
          </w:p>
        </w:tc>
      </w:tr>
      <w:tr w:rsidR="001D6D33" w14:paraId="7EE88E77" w14:textId="77777777" w:rsidTr="001D6D33">
        <w:trPr>
          <w:jc w:val="center"/>
        </w:trPr>
        <w:tc>
          <w:tcPr>
            <w:tcW w:w="2448" w:type="dxa"/>
            <w:shd w:val="clear" w:color="auto" w:fill="F2F6FC"/>
            <w:tcMar>
              <w:top w:w="40" w:type="dxa"/>
              <w:left w:w="80" w:type="dxa"/>
              <w:bottom w:w="40" w:type="dxa"/>
              <w:right w:w="80" w:type="dxa"/>
            </w:tcMar>
            <w:vAlign w:val="center"/>
          </w:tcPr>
          <w:p w14:paraId="5239B2A2" w14:textId="77777777" w:rsidR="001D6D33" w:rsidRDefault="002D2DD4">
            <w:pPr>
              <w:spacing w:before="20" w:after="20"/>
            </w:pPr>
            <w:r>
              <w:rPr>
                <w:sz w:val="17"/>
              </w:rPr>
              <w:t>Usuarios clave (Key Users)</w:t>
            </w:r>
          </w:p>
        </w:tc>
        <w:tc>
          <w:tcPr>
            <w:tcW w:w="5184" w:type="dxa"/>
            <w:shd w:val="clear" w:color="auto" w:fill="F2F6FC"/>
            <w:tcMar>
              <w:top w:w="40" w:type="dxa"/>
              <w:left w:w="80" w:type="dxa"/>
              <w:bottom w:w="40" w:type="dxa"/>
              <w:right w:w="80" w:type="dxa"/>
            </w:tcMar>
            <w:vAlign w:val="center"/>
          </w:tcPr>
          <w:p w14:paraId="0A86E4FE" w14:textId="77777777" w:rsidR="001D6D33" w:rsidRDefault="002D2DD4">
            <w:pPr>
              <w:spacing w:before="20" w:after="20"/>
            </w:pPr>
            <w:r>
              <w:rPr>
                <w:sz w:val="17"/>
              </w:rPr>
              <w:t>Validación de reglas de negocio, datos maestros y pruebas UAT.</w:t>
            </w:r>
          </w:p>
        </w:tc>
        <w:tc>
          <w:tcPr>
            <w:tcW w:w="1872" w:type="dxa"/>
            <w:shd w:val="clear" w:color="auto" w:fill="F2F6FC"/>
            <w:tcMar>
              <w:top w:w="40" w:type="dxa"/>
              <w:left w:w="80" w:type="dxa"/>
              <w:bottom w:w="40" w:type="dxa"/>
              <w:right w:w="80" w:type="dxa"/>
            </w:tcMar>
            <w:vAlign w:val="center"/>
          </w:tcPr>
          <w:p w14:paraId="740BAC94" w14:textId="77777777" w:rsidR="001D6D33" w:rsidRDefault="002D2DD4">
            <w:pPr>
              <w:spacing w:before="20" w:after="20"/>
            </w:pPr>
            <w:r>
              <w:rPr>
                <w:sz w:val="17"/>
              </w:rPr>
              <w:t>x.1, x.2, x.3</w:t>
            </w:r>
          </w:p>
        </w:tc>
      </w:tr>
      <w:tr w:rsidR="001D6D33" w14:paraId="415B83A3" w14:textId="77777777" w:rsidTr="001D6D33">
        <w:trPr>
          <w:jc w:val="center"/>
        </w:trPr>
        <w:tc>
          <w:tcPr>
            <w:tcW w:w="2448" w:type="dxa"/>
            <w:tcMar>
              <w:top w:w="40" w:type="dxa"/>
              <w:left w:w="80" w:type="dxa"/>
              <w:bottom w:w="40" w:type="dxa"/>
              <w:right w:w="80" w:type="dxa"/>
            </w:tcMar>
            <w:vAlign w:val="center"/>
          </w:tcPr>
          <w:p w14:paraId="3AAE703B" w14:textId="77777777" w:rsidR="001D6D33" w:rsidRDefault="002D2DD4">
            <w:pPr>
              <w:spacing w:before="20" w:after="20"/>
            </w:pPr>
            <w:r>
              <w:rPr>
                <w:sz w:val="17"/>
              </w:rPr>
              <w:t>Gestión del proyecto</w:t>
            </w:r>
          </w:p>
        </w:tc>
        <w:tc>
          <w:tcPr>
            <w:tcW w:w="5184" w:type="dxa"/>
            <w:tcMar>
              <w:top w:w="40" w:type="dxa"/>
              <w:left w:w="80" w:type="dxa"/>
              <w:bottom w:w="40" w:type="dxa"/>
              <w:right w:w="80" w:type="dxa"/>
            </w:tcMar>
            <w:vAlign w:val="center"/>
          </w:tcPr>
          <w:p w14:paraId="51144ACB" w14:textId="77777777" w:rsidR="001D6D33" w:rsidRDefault="002D2DD4">
            <w:pPr>
              <w:spacing w:before="20" w:after="20"/>
            </w:pPr>
            <w:r>
              <w:rPr>
                <w:sz w:val="17"/>
              </w:rPr>
              <w:t>Seguimiento del alcance, actividades, roles y entregables.</w:t>
            </w:r>
          </w:p>
        </w:tc>
        <w:tc>
          <w:tcPr>
            <w:tcW w:w="1872" w:type="dxa"/>
            <w:tcMar>
              <w:top w:w="40" w:type="dxa"/>
              <w:left w:w="80" w:type="dxa"/>
              <w:bottom w:w="40" w:type="dxa"/>
              <w:right w:w="80" w:type="dxa"/>
            </w:tcMar>
            <w:vAlign w:val="center"/>
          </w:tcPr>
          <w:p w14:paraId="128632E7" w14:textId="77777777" w:rsidR="001D6D33" w:rsidRDefault="002D2DD4">
            <w:pPr>
              <w:spacing w:before="20" w:after="20"/>
            </w:pPr>
            <w:r>
              <w:rPr>
                <w:sz w:val="17"/>
              </w:rPr>
              <w:t>x.3</w:t>
            </w:r>
          </w:p>
        </w:tc>
      </w:tr>
    </w:tbl>
    <w:p w14:paraId="6ED5D523" w14:textId="77777777" w:rsidR="001D6D33" w:rsidRDefault="001D6D33">
      <w:pPr>
        <w:spacing w:after="80"/>
      </w:pPr>
    </w:p>
    <w:p w14:paraId="1C5E8026" w14:textId="77777777" w:rsidR="001D6D33" w:rsidRDefault="002D2DD4">
      <w:pPr>
        <w:spacing w:after="120"/>
      </w:pPr>
      <w:r>
        <w:rPr>
          <w:i/>
          <w:color w:val="595959"/>
          <w:sz w:val="18"/>
        </w:rPr>
        <w:t>Convención de lectura: en cada capítulo, «x» corresponde al número de la sociedad (3 = Fanalca, 4 = Ciudad Limpia, 5 = Transprensa).</w:t>
      </w:r>
    </w:p>
    <w:p w14:paraId="706702F3" w14:textId="77777777" w:rsidR="001D6D33" w:rsidRDefault="002D2DD4">
      <w:r>
        <w:br w:type="page"/>
      </w:r>
    </w:p>
    <w:p w14:paraId="5527235E" w14:textId="77777777" w:rsidR="00BB583F" w:rsidRDefault="00BB583F"/>
    <w:p w14:paraId="3116A306" w14:textId="77777777" w:rsidR="00BB583F" w:rsidRDefault="00BB583F"/>
    <w:p w14:paraId="3AE9199E" w14:textId="77777777" w:rsidR="001D6D33" w:rsidRDefault="002D2DD4">
      <w:pPr>
        <w:pStyle w:val="Heading1"/>
        <w:spacing w:before="280" w:after="120"/>
      </w:pPr>
      <w:bookmarkStart w:id="2" w:name="_Toc231905242"/>
      <w:r>
        <w:t>Fanalca S.</w:t>
      </w:r>
      <w:commentRangeStart w:id="3"/>
      <w:r>
        <w:t>A</w:t>
      </w:r>
      <w:commentRangeEnd w:id="3"/>
      <w:r w:rsidR="009D1401">
        <w:rPr>
          <w:rStyle w:val="CommentReference"/>
          <w:sz w:val="32"/>
          <w:szCs w:val="32"/>
        </w:rPr>
        <w:commentReference w:id="3"/>
      </w:r>
      <w:r>
        <w:t>.</w:t>
      </w:r>
      <w:bookmarkEnd w:id="2"/>
    </w:p>
    <w:p w14:paraId="1B888743" w14:textId="24452A3A" w:rsidR="001D6D33" w:rsidRDefault="63AF8E1A">
      <w:pPr>
        <w:spacing w:after="120"/>
        <w:jc w:val="both"/>
      </w:pPr>
      <w:r>
        <w:t xml:space="preserve">Fanalca </w:t>
      </w:r>
      <w:r w:rsidR="00754530">
        <w:t xml:space="preserve">SAS </w:t>
      </w:r>
      <w:r>
        <w:t xml:space="preserve">es un conglomerado industrial colombiano con más de 70 años de trayectoria, conformado por </w:t>
      </w:r>
      <w:r w:rsidR="00754530">
        <w:t>unidades de Negocio</w:t>
      </w:r>
      <w:r>
        <w:t xml:space="preserve"> </w:t>
      </w:r>
      <w:r w:rsidR="36532118">
        <w:t>T</w:t>
      </w:r>
      <w:r>
        <w:t>ransformación de acero, Honda</w:t>
      </w:r>
      <w:r w:rsidR="00754530">
        <w:t xml:space="preserve"> </w:t>
      </w:r>
      <w:r>
        <w:t>Motos y Honda Autos. La compañía requiere una plataforma de analítica centralizada que integre los datos financieros y operativos de sus divisiones para soportar la toma de decisiones gerenciales en tiempo real, migrando su planeación actual desde SAP BPC hacia SAC.</w:t>
      </w:r>
    </w:p>
    <w:p w14:paraId="5FB9C60B" w14:textId="77777777" w:rsidR="001D6D33" w:rsidRDefault="002D2DD4">
      <w:pPr>
        <w:pStyle w:val="Heading2"/>
        <w:spacing w:before="200" w:after="80"/>
      </w:pPr>
      <w:bookmarkStart w:id="4" w:name="_Toc231905243"/>
      <w:r>
        <w:t>Escenario / Proceso de negocio</w:t>
      </w:r>
      <w:bookmarkEnd w:id="4"/>
    </w:p>
    <w:p w14:paraId="74EF7061" w14:textId="54F5415E" w:rsidR="001D6D33" w:rsidRDefault="61D21D5B">
      <w:pPr>
        <w:spacing w:after="120"/>
        <w:jc w:val="both"/>
      </w:pPr>
      <w:r>
        <w:t>El proceso de presupuestación inicia en agosto–septiembre del año en curso para el año siguiente (N+1), se aprueba ante la Junta Directiva entre diciembre y enero, y se complementa con una proyección a cinco años. Adicionalmente se maneja un forecast mensual (Forecast 1 a N) y escenarios para bancos (Plan Bancos 1 en marzo, Plan Bancos 2 en junio).</w:t>
      </w:r>
    </w:p>
    <w:tbl>
      <w:tblPr>
        <w:tblStyle w:val="Fanalca"/>
        <w:tblW w:w="0" w:type="auto"/>
        <w:jc w:val="center"/>
        <w:tblLayout w:type="fixed"/>
        <w:tblLook w:val="04A0" w:firstRow="1" w:lastRow="0" w:firstColumn="1" w:lastColumn="0" w:noHBand="0" w:noVBand="1"/>
      </w:tblPr>
      <w:tblGrid>
        <w:gridCol w:w="2160"/>
        <w:gridCol w:w="3024"/>
        <w:gridCol w:w="2736"/>
        <w:gridCol w:w="1584"/>
      </w:tblGrid>
      <w:tr w:rsidR="001D6D33" w14:paraId="0EB6AEF2"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160" w:type="dxa"/>
            <w:tcMar>
              <w:top w:w="40" w:type="dxa"/>
              <w:left w:w="80" w:type="dxa"/>
              <w:bottom w:w="40" w:type="dxa"/>
              <w:right w:w="80" w:type="dxa"/>
            </w:tcMar>
            <w:vAlign w:val="center"/>
          </w:tcPr>
          <w:p w14:paraId="20B73805" w14:textId="77777777" w:rsidR="001D6D33" w:rsidRDefault="002D2DD4">
            <w:pPr>
              <w:spacing w:before="20" w:after="20"/>
              <w:jc w:val="center"/>
            </w:pPr>
            <w:r>
              <w:rPr>
                <w:b/>
                <w:color w:val="FFFFFF"/>
                <w:sz w:val="17"/>
              </w:rPr>
              <w:t>Unidad de negocio</w:t>
            </w:r>
          </w:p>
        </w:tc>
        <w:tc>
          <w:tcPr>
            <w:tcW w:w="3024" w:type="dxa"/>
            <w:tcMar>
              <w:top w:w="40" w:type="dxa"/>
              <w:left w:w="80" w:type="dxa"/>
              <w:bottom w:w="40" w:type="dxa"/>
              <w:right w:w="80" w:type="dxa"/>
            </w:tcMar>
            <w:vAlign w:val="center"/>
          </w:tcPr>
          <w:p w14:paraId="2FECD82E" w14:textId="77777777" w:rsidR="001D6D33" w:rsidRDefault="002D2DD4">
            <w:pPr>
              <w:spacing w:before="20" w:after="20"/>
              <w:jc w:val="center"/>
            </w:pPr>
            <w:r>
              <w:rPr>
                <w:b/>
                <w:color w:val="FFFFFF"/>
                <w:sz w:val="17"/>
              </w:rPr>
              <w:t>Líneas de negocio</w:t>
            </w:r>
          </w:p>
        </w:tc>
        <w:tc>
          <w:tcPr>
            <w:tcW w:w="2736" w:type="dxa"/>
            <w:tcMar>
              <w:top w:w="40" w:type="dxa"/>
              <w:left w:w="80" w:type="dxa"/>
              <w:bottom w:w="40" w:type="dxa"/>
              <w:right w:w="80" w:type="dxa"/>
            </w:tcMar>
            <w:vAlign w:val="center"/>
          </w:tcPr>
          <w:p w14:paraId="2C2E37AD" w14:textId="77777777" w:rsidR="001D6D33" w:rsidRDefault="002D2DD4">
            <w:pPr>
              <w:spacing w:before="20" w:after="20"/>
              <w:jc w:val="center"/>
            </w:pPr>
            <w:r>
              <w:rPr>
                <w:b/>
                <w:color w:val="FFFFFF"/>
                <w:sz w:val="17"/>
              </w:rPr>
              <w:t>Proceso clave en SAC</w:t>
            </w:r>
          </w:p>
        </w:tc>
        <w:tc>
          <w:tcPr>
            <w:tcW w:w="1584" w:type="dxa"/>
            <w:tcMar>
              <w:top w:w="40" w:type="dxa"/>
              <w:left w:w="80" w:type="dxa"/>
              <w:bottom w:w="40" w:type="dxa"/>
              <w:right w:w="80" w:type="dxa"/>
            </w:tcMar>
            <w:vAlign w:val="center"/>
          </w:tcPr>
          <w:p w14:paraId="041AAEF5" w14:textId="77777777" w:rsidR="001D6D33" w:rsidRDefault="002D2DD4">
            <w:pPr>
              <w:spacing w:before="20" w:after="20"/>
              <w:jc w:val="center"/>
            </w:pPr>
            <w:r>
              <w:rPr>
                <w:b/>
                <w:color w:val="FFFFFF"/>
                <w:sz w:val="17"/>
              </w:rPr>
              <w:t>Sistema fuente</w:t>
            </w:r>
          </w:p>
        </w:tc>
      </w:tr>
      <w:tr w:rsidR="001D6D33" w:rsidRPr="00B6178E" w14:paraId="7DFE2BB0" w14:textId="77777777" w:rsidTr="34C865D4">
        <w:trPr>
          <w:jc w:val="center"/>
        </w:trPr>
        <w:tc>
          <w:tcPr>
            <w:tcW w:w="2160" w:type="dxa"/>
            <w:tcMar>
              <w:top w:w="40" w:type="dxa"/>
              <w:left w:w="80" w:type="dxa"/>
              <w:bottom w:w="40" w:type="dxa"/>
              <w:right w:w="80" w:type="dxa"/>
            </w:tcMar>
            <w:vAlign w:val="center"/>
          </w:tcPr>
          <w:p w14:paraId="11622766" w14:textId="14148F9F" w:rsidR="001D6D33" w:rsidRDefault="4C6B4B6D">
            <w:pPr>
              <w:spacing w:before="20" w:after="20"/>
            </w:pPr>
            <w:r w:rsidRPr="6B982EE3">
              <w:rPr>
                <w:sz w:val="16"/>
                <w:szCs w:val="16"/>
              </w:rPr>
              <w:t>T</w:t>
            </w:r>
            <w:r w:rsidR="61D21D5B" w:rsidRPr="6B982EE3">
              <w:rPr>
                <w:sz w:val="16"/>
                <w:szCs w:val="16"/>
              </w:rPr>
              <w:t>ransformación de acero</w:t>
            </w:r>
          </w:p>
        </w:tc>
        <w:tc>
          <w:tcPr>
            <w:tcW w:w="3024" w:type="dxa"/>
            <w:tcMar>
              <w:top w:w="40" w:type="dxa"/>
              <w:left w:w="80" w:type="dxa"/>
              <w:bottom w:w="40" w:type="dxa"/>
              <w:right w:w="80" w:type="dxa"/>
            </w:tcMar>
            <w:vAlign w:val="center"/>
          </w:tcPr>
          <w:p w14:paraId="7D8E3158" w14:textId="73D68087" w:rsidR="001D6D33" w:rsidRDefault="61D21D5B" w:rsidP="6B982EE3">
            <w:pPr>
              <w:spacing w:before="20" w:after="20" w:line="259" w:lineRule="auto"/>
              <w:rPr>
                <w:sz w:val="16"/>
                <w:szCs w:val="16"/>
              </w:rPr>
            </w:pPr>
            <w:r w:rsidRPr="6B982EE3">
              <w:rPr>
                <w:sz w:val="16"/>
                <w:szCs w:val="16"/>
              </w:rPr>
              <w:t>PMF · Ensamble Medellín · Autopartes · Defensas · Ambiental · Tubería · Metal</w:t>
            </w:r>
            <w:r w:rsidR="003044A7">
              <w:rPr>
                <w:sz w:val="16"/>
                <w:szCs w:val="16"/>
              </w:rPr>
              <w:t>S</w:t>
            </w:r>
            <w:r w:rsidRPr="6B982EE3">
              <w:rPr>
                <w:sz w:val="16"/>
                <w:szCs w:val="16"/>
              </w:rPr>
              <w:t>ur · Mecanizado</w:t>
            </w:r>
            <w:r w:rsidR="487CA817" w:rsidRPr="6B982EE3">
              <w:rPr>
                <w:sz w:val="16"/>
                <w:szCs w:val="16"/>
              </w:rPr>
              <w:t xml:space="preserve"> </w:t>
            </w:r>
            <w:r w:rsidR="003044A7">
              <w:rPr>
                <w:sz w:val="16"/>
                <w:szCs w:val="16"/>
              </w:rPr>
              <w:t>Centro de Corte</w:t>
            </w:r>
            <w:r w:rsidR="003044A7" w:rsidRPr="6B982EE3">
              <w:rPr>
                <w:sz w:val="16"/>
                <w:szCs w:val="16"/>
              </w:rPr>
              <w:t xml:space="preserve"> </w:t>
            </w:r>
            <w:r w:rsidR="003044A7">
              <w:rPr>
                <w:sz w:val="16"/>
                <w:szCs w:val="16"/>
              </w:rPr>
              <w:t>Troqueleria</w:t>
            </w:r>
          </w:p>
        </w:tc>
        <w:tc>
          <w:tcPr>
            <w:tcW w:w="2736" w:type="dxa"/>
            <w:tcMar>
              <w:top w:w="40" w:type="dxa"/>
              <w:left w:w="80" w:type="dxa"/>
              <w:bottom w:w="40" w:type="dxa"/>
              <w:right w:w="80" w:type="dxa"/>
            </w:tcMar>
            <w:vAlign w:val="center"/>
          </w:tcPr>
          <w:p w14:paraId="5307ED23" w14:textId="77777777" w:rsidR="001D6D33" w:rsidRDefault="002D2DD4">
            <w:pPr>
              <w:spacing w:before="20" w:after="20"/>
            </w:pPr>
            <w:r>
              <w:rPr>
                <w:sz w:val="16"/>
              </w:rPr>
              <w:t>Costos de producción por CECOS/CEBES · P&amp;G por línea · capital de trabajo</w:t>
            </w:r>
          </w:p>
        </w:tc>
        <w:tc>
          <w:tcPr>
            <w:tcW w:w="1584" w:type="dxa"/>
            <w:tcMar>
              <w:top w:w="40" w:type="dxa"/>
              <w:left w:w="80" w:type="dxa"/>
              <w:bottom w:w="40" w:type="dxa"/>
              <w:right w:w="80" w:type="dxa"/>
            </w:tcMar>
            <w:vAlign w:val="center"/>
          </w:tcPr>
          <w:p w14:paraId="72212E67" w14:textId="5B88093E" w:rsidR="001D6D33" w:rsidRDefault="6C3D6414" w:rsidP="6B982EE3">
            <w:pPr>
              <w:spacing w:before="20" w:after="20"/>
              <w:rPr>
                <w:lang w:val="en-US"/>
              </w:rPr>
            </w:pPr>
            <w:r w:rsidRPr="00B6178E">
              <w:rPr>
                <w:sz w:val="16"/>
                <w:szCs w:val="16"/>
                <w:lang w:val="en-US"/>
              </w:rPr>
              <w:t>Excel / SAC</w:t>
            </w:r>
            <w:r w:rsidR="000D0F5C" w:rsidRPr="00B6178E">
              <w:rPr>
                <w:lang w:val="en-US"/>
              </w:rPr>
              <w:br/>
            </w:r>
            <w:r w:rsidRPr="00B6178E">
              <w:rPr>
                <w:sz w:val="16"/>
                <w:szCs w:val="16"/>
                <w:lang w:val="en-US"/>
              </w:rPr>
              <w:t xml:space="preserve">S/4HANA </w:t>
            </w:r>
            <w:r w:rsidR="56C67B93" w:rsidRPr="6B982EE3">
              <w:rPr>
                <w:sz w:val="16"/>
                <w:szCs w:val="16"/>
                <w:lang w:val="en-US"/>
              </w:rPr>
              <w:t xml:space="preserve">+ </w:t>
            </w:r>
            <w:r w:rsidR="003044A7">
              <w:rPr>
                <w:sz w:val="16"/>
                <w:szCs w:val="16"/>
                <w:lang w:val="en-US"/>
              </w:rPr>
              <w:t>Dataspheae</w:t>
            </w:r>
          </w:p>
        </w:tc>
      </w:tr>
      <w:tr w:rsidR="001D6D33" w:rsidRPr="00B6178E" w14:paraId="0204C893" w14:textId="77777777" w:rsidTr="34C865D4">
        <w:trPr>
          <w:jc w:val="center"/>
        </w:trPr>
        <w:tc>
          <w:tcPr>
            <w:tcW w:w="2160" w:type="dxa"/>
            <w:shd w:val="clear" w:color="auto" w:fill="F2F6FC"/>
            <w:tcMar>
              <w:top w:w="40" w:type="dxa"/>
              <w:left w:w="80" w:type="dxa"/>
              <w:bottom w:w="40" w:type="dxa"/>
              <w:right w:w="80" w:type="dxa"/>
            </w:tcMar>
            <w:vAlign w:val="center"/>
          </w:tcPr>
          <w:p w14:paraId="1ADEEBF6" w14:textId="754C7AF6" w:rsidR="001D6D33" w:rsidRDefault="61D21D5B">
            <w:pPr>
              <w:spacing w:before="20" w:after="20"/>
            </w:pPr>
            <w:r w:rsidRPr="6B982EE3">
              <w:rPr>
                <w:sz w:val="16"/>
                <w:szCs w:val="16"/>
              </w:rPr>
              <w:t>Honda Motos</w:t>
            </w:r>
          </w:p>
        </w:tc>
        <w:tc>
          <w:tcPr>
            <w:tcW w:w="3024" w:type="dxa"/>
            <w:shd w:val="clear" w:color="auto" w:fill="F2F6FC"/>
            <w:tcMar>
              <w:top w:w="40" w:type="dxa"/>
              <w:left w:w="80" w:type="dxa"/>
              <w:bottom w:w="40" w:type="dxa"/>
              <w:right w:w="80" w:type="dxa"/>
            </w:tcMar>
            <w:vAlign w:val="center"/>
          </w:tcPr>
          <w:p w14:paraId="750EFAEE" w14:textId="3EE07215" w:rsidR="001D6D33" w:rsidRDefault="61D21D5B">
            <w:pPr>
              <w:spacing w:before="20" w:after="20"/>
            </w:pPr>
            <w:r w:rsidRPr="00B6178E">
              <w:rPr>
                <w:sz w:val="16"/>
                <w:szCs w:val="16"/>
                <w:lang w:val="es-AR"/>
              </w:rPr>
              <w:t>Motos CKD (HMC) · CBU (HOC/HOD/HON) · Repuestos (HRC) · Motopartes (MPC/MPCE)</w:t>
            </w:r>
            <w:r w:rsidR="003044A7">
              <w:rPr>
                <w:sz w:val="16"/>
                <w:szCs w:val="16"/>
                <w:lang w:val="es-AR"/>
              </w:rPr>
              <w:t xml:space="preserve"> SIM</w:t>
            </w:r>
          </w:p>
        </w:tc>
        <w:tc>
          <w:tcPr>
            <w:tcW w:w="2736" w:type="dxa"/>
            <w:shd w:val="clear" w:color="auto" w:fill="F2F6FC"/>
            <w:tcMar>
              <w:top w:w="40" w:type="dxa"/>
              <w:left w:w="80" w:type="dxa"/>
              <w:bottom w:w="40" w:type="dxa"/>
              <w:right w:w="80" w:type="dxa"/>
            </w:tcMar>
            <w:vAlign w:val="center"/>
          </w:tcPr>
          <w:p w14:paraId="5ABD7000" w14:textId="61E50050" w:rsidR="001D6D33" w:rsidRDefault="61D21D5B" w:rsidP="6B982EE3">
            <w:pPr>
              <w:spacing w:before="20" w:after="20" w:line="259" w:lineRule="auto"/>
            </w:pPr>
            <w:r w:rsidRPr="6B982EE3">
              <w:rPr>
                <w:sz w:val="16"/>
                <w:szCs w:val="16"/>
              </w:rPr>
              <w:t>Ingresos P×Q por referencia, cliente y CEBE</w:t>
            </w:r>
            <w:r w:rsidR="003044A7">
              <w:rPr>
                <w:sz w:val="16"/>
                <w:szCs w:val="16"/>
              </w:rPr>
              <w:t>.</w:t>
            </w:r>
          </w:p>
        </w:tc>
        <w:tc>
          <w:tcPr>
            <w:tcW w:w="1584" w:type="dxa"/>
            <w:shd w:val="clear" w:color="auto" w:fill="F2F6FC"/>
            <w:tcMar>
              <w:top w:w="40" w:type="dxa"/>
              <w:left w:w="80" w:type="dxa"/>
              <w:bottom w:w="40" w:type="dxa"/>
              <w:right w:w="80" w:type="dxa"/>
            </w:tcMar>
            <w:vAlign w:val="center"/>
          </w:tcPr>
          <w:p w14:paraId="307E8D70" w14:textId="46DDBAFD" w:rsidR="001D6D33" w:rsidRPr="00BB583F" w:rsidRDefault="000D0F5C">
            <w:pPr>
              <w:spacing w:before="20" w:after="20"/>
              <w:rPr>
                <w:lang w:val="en-US"/>
              </w:rPr>
            </w:pPr>
            <w:r>
              <w:rPr>
                <w:sz w:val="16"/>
                <w:lang w:val="en-US"/>
              </w:rPr>
              <w:t xml:space="preserve">Excel </w:t>
            </w:r>
            <w:r w:rsidR="00FE7AAE">
              <w:rPr>
                <w:sz w:val="16"/>
                <w:lang w:val="en-US"/>
              </w:rPr>
              <w:t>/</w:t>
            </w:r>
            <w:r w:rsidRPr="00BB583F">
              <w:rPr>
                <w:sz w:val="16"/>
                <w:lang w:val="en-US"/>
              </w:rPr>
              <w:t xml:space="preserve"> SAC</w:t>
            </w:r>
            <w:r w:rsidRPr="00BB583F">
              <w:rPr>
                <w:sz w:val="16"/>
                <w:lang w:val="en-US"/>
              </w:rPr>
              <w:br/>
              <w:t>S/4HANA + DataSphere</w:t>
            </w:r>
          </w:p>
        </w:tc>
      </w:tr>
      <w:tr w:rsidR="001D6D33" w:rsidRPr="00B6178E" w14:paraId="6D7110A4" w14:textId="77777777" w:rsidTr="34C865D4">
        <w:trPr>
          <w:jc w:val="center"/>
        </w:trPr>
        <w:tc>
          <w:tcPr>
            <w:tcW w:w="2160" w:type="dxa"/>
            <w:tcMar>
              <w:top w:w="40" w:type="dxa"/>
              <w:left w:w="80" w:type="dxa"/>
              <w:bottom w:w="40" w:type="dxa"/>
              <w:right w:w="80" w:type="dxa"/>
            </w:tcMar>
            <w:vAlign w:val="center"/>
          </w:tcPr>
          <w:p w14:paraId="0C8F5C70" w14:textId="77777777" w:rsidR="001D6D33" w:rsidRDefault="002D2DD4">
            <w:pPr>
              <w:spacing w:before="20" w:after="20"/>
            </w:pPr>
            <w:r>
              <w:rPr>
                <w:sz w:val="16"/>
              </w:rPr>
              <w:t>Honda Autos</w:t>
            </w:r>
            <w:r>
              <w:rPr>
                <w:sz w:val="16"/>
              </w:rPr>
              <w:br/>
              <w:t>(34 CEBEs)</w:t>
            </w:r>
          </w:p>
        </w:tc>
        <w:tc>
          <w:tcPr>
            <w:tcW w:w="3024" w:type="dxa"/>
            <w:tcMar>
              <w:top w:w="40" w:type="dxa"/>
              <w:left w:w="80" w:type="dxa"/>
              <w:bottom w:w="40" w:type="dxa"/>
              <w:right w:w="80" w:type="dxa"/>
            </w:tcMar>
            <w:vAlign w:val="center"/>
          </w:tcPr>
          <w:p w14:paraId="72D9EE88" w14:textId="13A1910F" w:rsidR="001D6D33" w:rsidRDefault="61D21D5B">
            <w:pPr>
              <w:spacing w:before="20" w:after="20"/>
            </w:pPr>
            <w:r w:rsidRPr="6B982EE3">
              <w:rPr>
                <w:sz w:val="16"/>
                <w:szCs w:val="16"/>
              </w:rPr>
              <w:t xml:space="preserve">HAC (importador) · 16 agencias · HPC (repuestos) · 16 talleres </w:t>
            </w:r>
          </w:p>
        </w:tc>
        <w:tc>
          <w:tcPr>
            <w:tcW w:w="2736" w:type="dxa"/>
            <w:tcMar>
              <w:top w:w="40" w:type="dxa"/>
              <w:left w:w="80" w:type="dxa"/>
              <w:bottom w:w="40" w:type="dxa"/>
              <w:right w:w="80" w:type="dxa"/>
            </w:tcMar>
            <w:vAlign w:val="center"/>
          </w:tcPr>
          <w:p w14:paraId="2DA0D0EF" w14:textId="6575D18F" w:rsidR="001D6D33" w:rsidRDefault="054C28C6">
            <w:pPr>
              <w:spacing w:before="20" w:after="20"/>
            </w:pPr>
            <w:r w:rsidRPr="34C865D4">
              <w:rPr>
                <w:sz w:val="16"/>
                <w:szCs w:val="16"/>
              </w:rPr>
              <w:t>Ingresos P</w:t>
            </w:r>
            <w:r w:rsidR="38C8E9CA" w:rsidRPr="34C865D4">
              <w:rPr>
                <w:sz w:val="16"/>
                <w:szCs w:val="16"/>
              </w:rPr>
              <w:t>×Q por referencia y agencia</w:t>
            </w:r>
            <w:r w:rsidR="3D7CA86D" w:rsidRPr="34C865D4">
              <w:rPr>
                <w:sz w:val="16"/>
                <w:szCs w:val="16"/>
              </w:rPr>
              <w:t xml:space="preserve">, </w:t>
            </w:r>
            <w:r w:rsidR="38C8E9CA" w:rsidRPr="34C865D4">
              <w:rPr>
                <w:sz w:val="16"/>
                <w:szCs w:val="16"/>
              </w:rPr>
              <w:t>capital de trabajo HAC/agencias/HPC</w:t>
            </w:r>
            <w:r w:rsidR="73A2C751" w:rsidRPr="34C865D4">
              <w:rPr>
                <w:sz w:val="16"/>
                <w:szCs w:val="16"/>
              </w:rPr>
              <w:t xml:space="preserve"> Talleres</w:t>
            </w:r>
          </w:p>
        </w:tc>
        <w:tc>
          <w:tcPr>
            <w:tcW w:w="1584" w:type="dxa"/>
            <w:tcMar>
              <w:top w:w="40" w:type="dxa"/>
              <w:left w:w="80" w:type="dxa"/>
              <w:bottom w:w="40" w:type="dxa"/>
              <w:right w:w="80" w:type="dxa"/>
            </w:tcMar>
            <w:vAlign w:val="center"/>
          </w:tcPr>
          <w:p w14:paraId="0D7C1CFF" w14:textId="0F864F63" w:rsidR="001D6D33" w:rsidRPr="00BB583F" w:rsidRDefault="002D2DD4">
            <w:pPr>
              <w:spacing w:before="20" w:after="20"/>
              <w:rPr>
                <w:lang w:val="en-US"/>
              </w:rPr>
            </w:pPr>
            <w:r w:rsidRPr="00BB583F">
              <w:rPr>
                <w:sz w:val="16"/>
                <w:lang w:val="en-US"/>
              </w:rPr>
              <w:t>Excel /</w:t>
            </w:r>
            <w:r w:rsidR="000D0F5C">
              <w:rPr>
                <w:sz w:val="16"/>
                <w:lang w:val="en-US"/>
              </w:rPr>
              <w:t xml:space="preserve"> </w:t>
            </w:r>
            <w:r w:rsidRPr="00BB583F">
              <w:rPr>
                <w:sz w:val="16"/>
                <w:lang w:val="en-US"/>
              </w:rPr>
              <w:t>SAC</w:t>
            </w:r>
            <w:r w:rsidRPr="00BB583F">
              <w:rPr>
                <w:sz w:val="16"/>
                <w:lang w:val="en-US"/>
              </w:rPr>
              <w:br/>
              <w:t>S/4HANA + DataSphere</w:t>
            </w:r>
          </w:p>
        </w:tc>
      </w:tr>
    </w:tbl>
    <w:p w14:paraId="259851A6" w14:textId="77777777" w:rsidR="001D6D33" w:rsidRPr="00BB583F" w:rsidRDefault="001D6D33">
      <w:pPr>
        <w:spacing w:after="80"/>
        <w:rPr>
          <w:lang w:val="en-US"/>
        </w:rPr>
      </w:pPr>
    </w:p>
    <w:p w14:paraId="5F8120B3" w14:textId="3001831D" w:rsidR="001D6D33" w:rsidRDefault="00A3344E">
      <w:pPr>
        <w:spacing w:after="60"/>
      </w:pPr>
      <w:r>
        <w:rPr>
          <w:b/>
          <w:bCs/>
        </w:rPr>
        <w:t>V</w:t>
      </w:r>
      <w:r w:rsidR="61D21D5B" w:rsidRPr="6B982EE3">
        <w:rPr>
          <w:b/>
          <w:bCs/>
        </w:rPr>
        <w:t>ersiones</w:t>
      </w:r>
    </w:p>
    <w:tbl>
      <w:tblPr>
        <w:tblStyle w:val="Fanalca"/>
        <w:tblW w:w="9504" w:type="dxa"/>
        <w:jc w:val="center"/>
        <w:tblLayout w:type="fixed"/>
        <w:tblLook w:val="04A0" w:firstRow="1" w:lastRow="0" w:firstColumn="1" w:lastColumn="0" w:noHBand="0" w:noVBand="1"/>
      </w:tblPr>
      <w:tblGrid>
        <w:gridCol w:w="1872"/>
        <w:gridCol w:w="3600"/>
        <w:gridCol w:w="2160"/>
        <w:gridCol w:w="1872"/>
      </w:tblGrid>
      <w:tr w:rsidR="001D6D33" w14:paraId="3CBE4E58"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tcMar>
              <w:top w:w="40" w:type="dxa"/>
              <w:left w:w="80" w:type="dxa"/>
              <w:bottom w:w="40" w:type="dxa"/>
              <w:right w:w="80" w:type="dxa"/>
            </w:tcMar>
            <w:vAlign w:val="center"/>
          </w:tcPr>
          <w:p w14:paraId="77D0533B" w14:textId="77777777" w:rsidR="001D6D33" w:rsidRDefault="002D2DD4">
            <w:pPr>
              <w:spacing w:before="20" w:after="20"/>
              <w:jc w:val="center"/>
            </w:pPr>
            <w:r>
              <w:rPr>
                <w:b/>
                <w:color w:val="FFFFFF"/>
                <w:sz w:val="17"/>
              </w:rPr>
              <w:t>Versión</w:t>
            </w:r>
          </w:p>
        </w:tc>
        <w:tc>
          <w:tcPr>
            <w:tcW w:w="3600" w:type="dxa"/>
            <w:tcMar>
              <w:top w:w="40" w:type="dxa"/>
              <w:left w:w="80" w:type="dxa"/>
              <w:bottom w:w="40" w:type="dxa"/>
              <w:right w:w="80" w:type="dxa"/>
            </w:tcMar>
            <w:vAlign w:val="center"/>
          </w:tcPr>
          <w:p w14:paraId="0E160755" w14:textId="77777777" w:rsidR="001D6D33" w:rsidRDefault="002D2DD4">
            <w:pPr>
              <w:spacing w:before="20" w:after="20"/>
              <w:jc w:val="center"/>
            </w:pPr>
            <w:r>
              <w:rPr>
                <w:b/>
                <w:color w:val="FFFFFF"/>
                <w:sz w:val="17"/>
              </w:rPr>
              <w:t>Descripción</w:t>
            </w:r>
          </w:p>
        </w:tc>
        <w:tc>
          <w:tcPr>
            <w:tcW w:w="2160" w:type="dxa"/>
            <w:tcMar>
              <w:top w:w="40" w:type="dxa"/>
              <w:left w:w="80" w:type="dxa"/>
              <w:bottom w:w="40" w:type="dxa"/>
              <w:right w:w="80" w:type="dxa"/>
            </w:tcMar>
            <w:vAlign w:val="center"/>
          </w:tcPr>
          <w:p w14:paraId="7E23F5F5" w14:textId="77777777" w:rsidR="001D6D33" w:rsidRDefault="002D2DD4">
            <w:pPr>
              <w:spacing w:before="20" w:after="20"/>
              <w:jc w:val="center"/>
            </w:pPr>
            <w:r>
              <w:rPr>
                <w:b/>
                <w:color w:val="FFFFFF"/>
                <w:sz w:val="17"/>
              </w:rPr>
              <w:t>Período de elaboración</w:t>
            </w:r>
          </w:p>
        </w:tc>
        <w:tc>
          <w:tcPr>
            <w:tcW w:w="1872" w:type="dxa"/>
            <w:tcMar>
              <w:top w:w="40" w:type="dxa"/>
              <w:left w:w="80" w:type="dxa"/>
              <w:bottom w:w="40" w:type="dxa"/>
              <w:right w:w="80" w:type="dxa"/>
            </w:tcMar>
            <w:vAlign w:val="center"/>
          </w:tcPr>
          <w:p w14:paraId="449FAD0B" w14:textId="77777777" w:rsidR="001D6D33" w:rsidRDefault="61D21D5B" w:rsidP="6B982EE3">
            <w:pPr>
              <w:spacing w:before="20" w:after="20"/>
              <w:jc w:val="center"/>
              <w:rPr>
                <w:b/>
                <w:bCs/>
                <w:color w:val="FFFFFF" w:themeColor="background1"/>
                <w:sz w:val="17"/>
                <w:szCs w:val="17"/>
              </w:rPr>
            </w:pPr>
            <w:commentRangeStart w:id="5"/>
            <w:r w:rsidRPr="6B982EE3">
              <w:rPr>
                <w:b/>
                <w:bCs/>
                <w:color w:val="FFFFFF" w:themeColor="background1"/>
                <w:sz w:val="17"/>
                <w:szCs w:val="17"/>
              </w:rPr>
              <w:t>Escenarios</w:t>
            </w:r>
            <w:commentRangeEnd w:id="5"/>
            <w:r w:rsidR="002D2DD4">
              <w:rPr>
                <w:rStyle w:val="CommentReference"/>
                <w:b/>
                <w:bCs/>
                <w:color w:val="FFFFFF" w:themeColor="background1"/>
                <w:sz w:val="17"/>
                <w:szCs w:val="17"/>
              </w:rPr>
              <w:commentReference w:id="5"/>
            </w:r>
          </w:p>
        </w:tc>
      </w:tr>
      <w:tr w:rsidR="001D6D33" w14:paraId="709F2E1C" w14:textId="77777777" w:rsidTr="6B982EE3">
        <w:trPr>
          <w:jc w:val="center"/>
        </w:trPr>
        <w:tc>
          <w:tcPr>
            <w:tcW w:w="1872" w:type="dxa"/>
            <w:tcMar>
              <w:top w:w="40" w:type="dxa"/>
              <w:left w:w="80" w:type="dxa"/>
              <w:bottom w:w="40" w:type="dxa"/>
              <w:right w:w="80" w:type="dxa"/>
            </w:tcMar>
            <w:vAlign w:val="center"/>
          </w:tcPr>
          <w:p w14:paraId="6BD06D84" w14:textId="77777777" w:rsidR="001D6D33" w:rsidRDefault="002D2DD4">
            <w:pPr>
              <w:spacing w:before="20" w:after="20"/>
            </w:pPr>
            <w:r>
              <w:rPr>
                <w:sz w:val="16"/>
              </w:rPr>
              <w:t>Presupuesto (Plan)</w:t>
            </w:r>
          </w:p>
        </w:tc>
        <w:tc>
          <w:tcPr>
            <w:tcW w:w="3600" w:type="dxa"/>
            <w:tcMar>
              <w:top w:w="40" w:type="dxa"/>
              <w:left w:w="80" w:type="dxa"/>
              <w:bottom w:w="40" w:type="dxa"/>
              <w:right w:w="80" w:type="dxa"/>
            </w:tcMar>
            <w:vAlign w:val="center"/>
          </w:tcPr>
          <w:p w14:paraId="36066235" w14:textId="77777777" w:rsidR="001D6D33" w:rsidRDefault="002D2DD4">
            <w:pPr>
              <w:spacing w:before="20" w:after="20"/>
            </w:pPr>
            <w:r>
              <w:rPr>
                <w:sz w:val="16"/>
              </w:rPr>
              <w:t>Presupuesto anual aprobado por Junta Directiva</w:t>
            </w:r>
          </w:p>
        </w:tc>
        <w:tc>
          <w:tcPr>
            <w:tcW w:w="2160" w:type="dxa"/>
            <w:tcMar>
              <w:top w:w="40" w:type="dxa"/>
              <w:left w:w="80" w:type="dxa"/>
              <w:bottom w:w="40" w:type="dxa"/>
              <w:right w:w="80" w:type="dxa"/>
            </w:tcMar>
            <w:vAlign w:val="center"/>
          </w:tcPr>
          <w:p w14:paraId="2DF24B78" w14:textId="77777777" w:rsidR="001D6D33" w:rsidRDefault="002D2DD4">
            <w:pPr>
              <w:spacing w:before="20" w:after="20"/>
            </w:pPr>
            <w:r>
              <w:rPr>
                <w:sz w:val="16"/>
              </w:rPr>
              <w:t>Agosto–Enero</w:t>
            </w:r>
          </w:p>
        </w:tc>
        <w:tc>
          <w:tcPr>
            <w:tcW w:w="1872" w:type="dxa"/>
            <w:tcMar>
              <w:top w:w="40" w:type="dxa"/>
              <w:left w:w="80" w:type="dxa"/>
              <w:bottom w:w="40" w:type="dxa"/>
              <w:right w:w="80" w:type="dxa"/>
            </w:tcMar>
            <w:vAlign w:val="center"/>
          </w:tcPr>
          <w:p w14:paraId="4346079F" w14:textId="77777777" w:rsidR="001D6D33" w:rsidRDefault="002D2DD4">
            <w:pPr>
              <w:spacing w:before="20" w:after="20"/>
            </w:pPr>
            <w:r>
              <w:rPr>
                <w:sz w:val="16"/>
              </w:rPr>
              <w:t>Pesimista · Optimista · Medio</w:t>
            </w:r>
          </w:p>
        </w:tc>
      </w:tr>
      <w:tr w:rsidR="001D6D33" w14:paraId="0FAC7D28" w14:textId="77777777" w:rsidTr="6B982EE3">
        <w:trPr>
          <w:jc w:val="center"/>
        </w:trPr>
        <w:tc>
          <w:tcPr>
            <w:tcW w:w="1872" w:type="dxa"/>
            <w:shd w:val="clear" w:color="auto" w:fill="F2F6FC"/>
            <w:tcMar>
              <w:top w:w="40" w:type="dxa"/>
              <w:left w:w="80" w:type="dxa"/>
              <w:bottom w:w="40" w:type="dxa"/>
              <w:right w:w="80" w:type="dxa"/>
            </w:tcMar>
            <w:vAlign w:val="center"/>
          </w:tcPr>
          <w:p w14:paraId="25B8CFBA" w14:textId="77777777" w:rsidR="001D6D33" w:rsidRDefault="002D2DD4">
            <w:pPr>
              <w:spacing w:before="20" w:after="20"/>
            </w:pPr>
            <w:r>
              <w:rPr>
                <w:sz w:val="16"/>
              </w:rPr>
              <w:t>Forecast 1-N</w:t>
            </w:r>
          </w:p>
        </w:tc>
        <w:tc>
          <w:tcPr>
            <w:tcW w:w="3600" w:type="dxa"/>
            <w:shd w:val="clear" w:color="auto" w:fill="F2F6FC"/>
            <w:tcMar>
              <w:top w:w="40" w:type="dxa"/>
              <w:left w:w="80" w:type="dxa"/>
              <w:bottom w:w="40" w:type="dxa"/>
              <w:right w:w="80" w:type="dxa"/>
            </w:tcMar>
            <w:vAlign w:val="center"/>
          </w:tcPr>
          <w:p w14:paraId="3E05C73F" w14:textId="77777777" w:rsidR="001D6D33" w:rsidRDefault="002D2DD4">
            <w:pPr>
              <w:spacing w:before="20" w:after="20"/>
            </w:pPr>
            <w:r>
              <w:rPr>
                <w:sz w:val="16"/>
              </w:rPr>
              <w:t>Proyección mensual actualizada (rolling)</w:t>
            </w:r>
          </w:p>
        </w:tc>
        <w:tc>
          <w:tcPr>
            <w:tcW w:w="2160" w:type="dxa"/>
            <w:shd w:val="clear" w:color="auto" w:fill="F2F6FC"/>
            <w:tcMar>
              <w:top w:w="40" w:type="dxa"/>
              <w:left w:w="80" w:type="dxa"/>
              <w:bottom w:w="40" w:type="dxa"/>
              <w:right w:w="80" w:type="dxa"/>
            </w:tcMar>
            <w:vAlign w:val="center"/>
          </w:tcPr>
          <w:p w14:paraId="7EB989F5" w14:textId="77777777" w:rsidR="001D6D33" w:rsidRDefault="002D2DD4">
            <w:pPr>
              <w:spacing w:before="20" w:after="20"/>
            </w:pPr>
            <w:r>
              <w:rPr>
                <w:sz w:val="16"/>
              </w:rPr>
              <w:t>Mensual</w:t>
            </w:r>
          </w:p>
        </w:tc>
        <w:tc>
          <w:tcPr>
            <w:tcW w:w="1872" w:type="dxa"/>
            <w:shd w:val="clear" w:color="auto" w:fill="F2F6FC"/>
            <w:tcMar>
              <w:top w:w="40" w:type="dxa"/>
              <w:left w:w="80" w:type="dxa"/>
              <w:bottom w:w="40" w:type="dxa"/>
              <w:right w:w="80" w:type="dxa"/>
            </w:tcMar>
            <w:vAlign w:val="center"/>
          </w:tcPr>
          <w:p w14:paraId="2EEE868C" w14:textId="77777777" w:rsidR="001D6D33" w:rsidRDefault="002D2DD4">
            <w:pPr>
              <w:spacing w:before="20" w:after="20"/>
            </w:pPr>
            <w:r>
              <w:rPr>
                <w:sz w:val="16"/>
              </w:rPr>
              <w:t>1 versión activa por mes</w:t>
            </w:r>
          </w:p>
        </w:tc>
      </w:tr>
      <w:tr w:rsidR="001D6D33" w14:paraId="6B2711A4" w14:textId="77777777" w:rsidTr="6B982EE3">
        <w:trPr>
          <w:jc w:val="center"/>
        </w:trPr>
        <w:tc>
          <w:tcPr>
            <w:tcW w:w="1872" w:type="dxa"/>
            <w:tcMar>
              <w:top w:w="40" w:type="dxa"/>
              <w:left w:w="80" w:type="dxa"/>
              <w:bottom w:w="40" w:type="dxa"/>
              <w:right w:w="80" w:type="dxa"/>
            </w:tcMar>
            <w:vAlign w:val="center"/>
          </w:tcPr>
          <w:p w14:paraId="674A2844" w14:textId="77777777" w:rsidR="001D6D33" w:rsidRDefault="002D2DD4">
            <w:pPr>
              <w:spacing w:before="20" w:after="20"/>
            </w:pPr>
            <w:r>
              <w:rPr>
                <w:sz w:val="16"/>
              </w:rPr>
              <w:t>Plan Bancos 1</w:t>
            </w:r>
          </w:p>
        </w:tc>
        <w:tc>
          <w:tcPr>
            <w:tcW w:w="3600" w:type="dxa"/>
            <w:tcMar>
              <w:top w:w="40" w:type="dxa"/>
              <w:left w:w="80" w:type="dxa"/>
              <w:bottom w:w="40" w:type="dxa"/>
              <w:right w:w="80" w:type="dxa"/>
            </w:tcMar>
            <w:vAlign w:val="center"/>
          </w:tcPr>
          <w:p w14:paraId="22F7B683" w14:textId="77777777" w:rsidR="001D6D33" w:rsidRDefault="002D2DD4">
            <w:pPr>
              <w:spacing w:before="20" w:after="20"/>
            </w:pPr>
            <w:r>
              <w:rPr>
                <w:sz w:val="16"/>
              </w:rPr>
              <w:t>Proyección a 5 años para presentación a bancos</w:t>
            </w:r>
          </w:p>
        </w:tc>
        <w:tc>
          <w:tcPr>
            <w:tcW w:w="2160" w:type="dxa"/>
            <w:tcMar>
              <w:top w:w="40" w:type="dxa"/>
              <w:left w:w="80" w:type="dxa"/>
              <w:bottom w:w="40" w:type="dxa"/>
              <w:right w:w="80" w:type="dxa"/>
            </w:tcMar>
            <w:vAlign w:val="center"/>
          </w:tcPr>
          <w:p w14:paraId="14217218" w14:textId="77777777" w:rsidR="001D6D33" w:rsidRDefault="002D2DD4">
            <w:pPr>
              <w:spacing w:before="20" w:after="20"/>
            </w:pPr>
            <w:r>
              <w:rPr>
                <w:sz w:val="16"/>
              </w:rPr>
              <w:t>Marzo</w:t>
            </w:r>
          </w:p>
        </w:tc>
        <w:tc>
          <w:tcPr>
            <w:tcW w:w="1872" w:type="dxa"/>
            <w:tcMar>
              <w:top w:w="40" w:type="dxa"/>
              <w:left w:w="80" w:type="dxa"/>
              <w:bottom w:w="40" w:type="dxa"/>
              <w:right w:w="80" w:type="dxa"/>
            </w:tcMar>
            <w:vAlign w:val="center"/>
          </w:tcPr>
          <w:p w14:paraId="6222C687" w14:textId="77777777" w:rsidR="001D6D33" w:rsidRDefault="002D2DD4">
            <w:pPr>
              <w:spacing w:before="20" w:after="20"/>
            </w:pPr>
            <w:r>
              <w:rPr>
                <w:sz w:val="16"/>
              </w:rPr>
              <w:t>5 años calendario</w:t>
            </w:r>
          </w:p>
        </w:tc>
      </w:tr>
      <w:tr w:rsidR="001D6D33" w14:paraId="48316501" w14:textId="77777777" w:rsidTr="6B982EE3">
        <w:trPr>
          <w:jc w:val="center"/>
        </w:trPr>
        <w:tc>
          <w:tcPr>
            <w:tcW w:w="1872" w:type="dxa"/>
            <w:shd w:val="clear" w:color="auto" w:fill="F2F6FC"/>
            <w:tcMar>
              <w:top w:w="40" w:type="dxa"/>
              <w:left w:w="80" w:type="dxa"/>
              <w:bottom w:w="40" w:type="dxa"/>
              <w:right w:w="80" w:type="dxa"/>
            </w:tcMar>
            <w:vAlign w:val="center"/>
          </w:tcPr>
          <w:p w14:paraId="54DCB04C" w14:textId="77777777" w:rsidR="001D6D33" w:rsidRDefault="002D2DD4">
            <w:pPr>
              <w:spacing w:before="20" w:after="20"/>
            </w:pPr>
            <w:r>
              <w:rPr>
                <w:sz w:val="16"/>
              </w:rPr>
              <w:t>Plan Bancos 2</w:t>
            </w:r>
          </w:p>
        </w:tc>
        <w:tc>
          <w:tcPr>
            <w:tcW w:w="3600" w:type="dxa"/>
            <w:shd w:val="clear" w:color="auto" w:fill="F2F6FC"/>
            <w:tcMar>
              <w:top w:w="40" w:type="dxa"/>
              <w:left w:w="80" w:type="dxa"/>
              <w:bottom w:w="40" w:type="dxa"/>
              <w:right w:w="80" w:type="dxa"/>
            </w:tcMar>
            <w:vAlign w:val="center"/>
          </w:tcPr>
          <w:p w14:paraId="316426DB" w14:textId="77777777" w:rsidR="001D6D33" w:rsidRDefault="002D2DD4">
            <w:pPr>
              <w:spacing w:before="20" w:after="20"/>
            </w:pPr>
            <w:r>
              <w:rPr>
                <w:sz w:val="16"/>
              </w:rPr>
              <w:t>Actualización del Plan Bancos a mitad de año</w:t>
            </w:r>
          </w:p>
        </w:tc>
        <w:tc>
          <w:tcPr>
            <w:tcW w:w="2160" w:type="dxa"/>
            <w:shd w:val="clear" w:color="auto" w:fill="F2F6FC"/>
            <w:tcMar>
              <w:top w:w="40" w:type="dxa"/>
              <w:left w:w="80" w:type="dxa"/>
              <w:bottom w:w="40" w:type="dxa"/>
              <w:right w:w="80" w:type="dxa"/>
            </w:tcMar>
            <w:vAlign w:val="center"/>
          </w:tcPr>
          <w:p w14:paraId="6A3371D4" w14:textId="77777777" w:rsidR="001D6D33" w:rsidRDefault="002D2DD4">
            <w:pPr>
              <w:spacing w:before="20" w:after="20"/>
            </w:pPr>
            <w:r>
              <w:rPr>
                <w:sz w:val="16"/>
              </w:rPr>
              <w:t>Junio</w:t>
            </w:r>
          </w:p>
        </w:tc>
        <w:tc>
          <w:tcPr>
            <w:tcW w:w="1872" w:type="dxa"/>
            <w:shd w:val="clear" w:color="auto" w:fill="F2F6FC"/>
            <w:tcMar>
              <w:top w:w="40" w:type="dxa"/>
              <w:left w:w="80" w:type="dxa"/>
              <w:bottom w:w="40" w:type="dxa"/>
              <w:right w:w="80" w:type="dxa"/>
            </w:tcMar>
            <w:vAlign w:val="center"/>
          </w:tcPr>
          <w:p w14:paraId="52A2BCCA" w14:textId="77777777" w:rsidR="001D6D33" w:rsidRDefault="002D2DD4">
            <w:pPr>
              <w:spacing w:before="20" w:after="20"/>
            </w:pPr>
            <w:r>
              <w:rPr>
                <w:sz w:val="16"/>
              </w:rPr>
              <w:t>5 años (revisado)</w:t>
            </w:r>
          </w:p>
        </w:tc>
      </w:tr>
      <w:tr w:rsidR="001D6D33" w14:paraId="5E70638A" w14:textId="77777777" w:rsidTr="6B982EE3">
        <w:trPr>
          <w:jc w:val="center"/>
        </w:trPr>
        <w:tc>
          <w:tcPr>
            <w:tcW w:w="1872" w:type="dxa"/>
            <w:tcMar>
              <w:top w:w="40" w:type="dxa"/>
              <w:left w:w="80" w:type="dxa"/>
              <w:bottom w:w="40" w:type="dxa"/>
              <w:right w:w="80" w:type="dxa"/>
            </w:tcMar>
            <w:vAlign w:val="center"/>
          </w:tcPr>
          <w:p w14:paraId="29FCA61D" w14:textId="77777777" w:rsidR="001D6D33" w:rsidRDefault="002D2DD4">
            <w:pPr>
              <w:spacing w:before="20" w:after="20"/>
            </w:pPr>
            <w:r>
              <w:rPr>
                <w:sz w:val="16"/>
              </w:rPr>
              <w:t>Real / Actual</w:t>
            </w:r>
          </w:p>
        </w:tc>
        <w:tc>
          <w:tcPr>
            <w:tcW w:w="3600" w:type="dxa"/>
            <w:tcMar>
              <w:top w:w="40" w:type="dxa"/>
              <w:left w:w="80" w:type="dxa"/>
              <w:bottom w:w="40" w:type="dxa"/>
              <w:right w:w="80" w:type="dxa"/>
            </w:tcMar>
            <w:vAlign w:val="center"/>
          </w:tcPr>
          <w:p w14:paraId="5C7D7CB4" w14:textId="77777777" w:rsidR="001D6D33" w:rsidRDefault="002D2DD4">
            <w:pPr>
              <w:spacing w:before="20" w:after="20"/>
            </w:pPr>
            <w:r>
              <w:rPr>
                <w:sz w:val="16"/>
              </w:rPr>
              <w:t>Ejecución contable real desde SAP FI/BW</w:t>
            </w:r>
          </w:p>
        </w:tc>
        <w:tc>
          <w:tcPr>
            <w:tcW w:w="2160" w:type="dxa"/>
            <w:tcMar>
              <w:top w:w="40" w:type="dxa"/>
              <w:left w:w="80" w:type="dxa"/>
              <w:bottom w:w="40" w:type="dxa"/>
              <w:right w:w="80" w:type="dxa"/>
            </w:tcMar>
            <w:vAlign w:val="center"/>
          </w:tcPr>
          <w:p w14:paraId="5525DAE2" w14:textId="77777777" w:rsidR="001D6D33" w:rsidRDefault="002D2DD4">
            <w:pPr>
              <w:spacing w:before="20" w:after="20"/>
            </w:pPr>
            <w:r>
              <w:rPr>
                <w:sz w:val="16"/>
              </w:rPr>
              <w:t>Mensual (cierre)</w:t>
            </w:r>
          </w:p>
        </w:tc>
        <w:tc>
          <w:tcPr>
            <w:tcW w:w="1872" w:type="dxa"/>
            <w:tcMar>
              <w:top w:w="40" w:type="dxa"/>
              <w:left w:w="80" w:type="dxa"/>
              <w:bottom w:w="40" w:type="dxa"/>
              <w:right w:w="80" w:type="dxa"/>
            </w:tcMar>
            <w:vAlign w:val="center"/>
          </w:tcPr>
          <w:p w14:paraId="284AF39C" w14:textId="77777777" w:rsidR="001D6D33" w:rsidRDefault="002D2DD4">
            <w:pPr>
              <w:spacing w:before="20" w:after="20"/>
            </w:pPr>
            <w:r>
              <w:rPr>
                <w:sz w:val="16"/>
              </w:rPr>
              <w:t>Un único real por período</w:t>
            </w:r>
          </w:p>
        </w:tc>
      </w:tr>
      <w:tr w:rsidR="001D6D33" w14:paraId="14E184B5" w14:textId="77777777" w:rsidTr="6B982EE3">
        <w:trPr>
          <w:jc w:val="center"/>
        </w:trPr>
        <w:tc>
          <w:tcPr>
            <w:tcW w:w="1872" w:type="dxa"/>
            <w:shd w:val="clear" w:color="auto" w:fill="F2F6FC"/>
            <w:tcMar>
              <w:top w:w="40" w:type="dxa"/>
              <w:left w:w="80" w:type="dxa"/>
              <w:bottom w:w="40" w:type="dxa"/>
              <w:right w:w="80" w:type="dxa"/>
            </w:tcMar>
            <w:vAlign w:val="center"/>
          </w:tcPr>
          <w:p w14:paraId="18A783FF" w14:textId="77777777" w:rsidR="001D6D33" w:rsidRDefault="002D2DD4">
            <w:pPr>
              <w:spacing w:before="20" w:after="20"/>
            </w:pPr>
            <w:r>
              <w:rPr>
                <w:sz w:val="16"/>
              </w:rPr>
              <w:t>Plan 3 años</w:t>
            </w:r>
          </w:p>
        </w:tc>
        <w:tc>
          <w:tcPr>
            <w:tcW w:w="3600" w:type="dxa"/>
            <w:shd w:val="clear" w:color="auto" w:fill="F2F6FC"/>
            <w:tcMar>
              <w:top w:w="40" w:type="dxa"/>
              <w:left w:w="80" w:type="dxa"/>
              <w:bottom w:w="40" w:type="dxa"/>
              <w:right w:w="80" w:type="dxa"/>
            </w:tcMar>
            <w:vAlign w:val="center"/>
          </w:tcPr>
          <w:p w14:paraId="6D7F7F76" w14:textId="77777777" w:rsidR="001D6D33" w:rsidRDefault="002D2DD4">
            <w:pPr>
              <w:spacing w:before="20" w:after="20"/>
            </w:pPr>
            <w:r>
              <w:rPr>
                <w:sz w:val="16"/>
              </w:rPr>
              <w:t>Presupuesto estratégico de largo plazo</w:t>
            </w:r>
          </w:p>
        </w:tc>
        <w:tc>
          <w:tcPr>
            <w:tcW w:w="2160" w:type="dxa"/>
            <w:shd w:val="clear" w:color="auto" w:fill="F2F6FC"/>
            <w:tcMar>
              <w:top w:w="40" w:type="dxa"/>
              <w:left w:w="80" w:type="dxa"/>
              <w:bottom w:w="40" w:type="dxa"/>
              <w:right w:w="80" w:type="dxa"/>
            </w:tcMar>
            <w:vAlign w:val="center"/>
          </w:tcPr>
          <w:p w14:paraId="4F49CA0D" w14:textId="77777777" w:rsidR="001D6D33" w:rsidRDefault="002D2DD4">
            <w:pPr>
              <w:spacing w:before="20" w:after="20"/>
            </w:pPr>
            <w:r>
              <w:rPr>
                <w:sz w:val="16"/>
              </w:rPr>
              <w:t>Q4</w:t>
            </w:r>
          </w:p>
        </w:tc>
        <w:tc>
          <w:tcPr>
            <w:tcW w:w="1872" w:type="dxa"/>
            <w:shd w:val="clear" w:color="auto" w:fill="F2F6FC"/>
            <w:tcMar>
              <w:top w:w="40" w:type="dxa"/>
              <w:left w:w="80" w:type="dxa"/>
              <w:bottom w:w="40" w:type="dxa"/>
              <w:right w:w="80" w:type="dxa"/>
            </w:tcMar>
            <w:vAlign w:val="center"/>
          </w:tcPr>
          <w:p w14:paraId="5CD93C0C" w14:textId="77777777" w:rsidR="001D6D33" w:rsidRDefault="002D2DD4">
            <w:pPr>
              <w:spacing w:before="20" w:after="20"/>
            </w:pPr>
            <w:r>
              <w:rPr>
                <w:sz w:val="16"/>
              </w:rPr>
              <w:t>Consolidado de 3 años</w:t>
            </w:r>
          </w:p>
        </w:tc>
      </w:tr>
      <w:tr w:rsidR="00BB583F" w14:paraId="7F6323E1" w14:textId="77777777" w:rsidTr="6B982EE3">
        <w:trPr>
          <w:jc w:val="center"/>
        </w:trPr>
        <w:tc>
          <w:tcPr>
            <w:tcW w:w="1872" w:type="dxa"/>
            <w:shd w:val="clear" w:color="auto" w:fill="F2F6FC"/>
            <w:tcMar>
              <w:top w:w="40" w:type="dxa"/>
              <w:left w:w="80" w:type="dxa"/>
              <w:bottom w:w="40" w:type="dxa"/>
              <w:right w:w="80" w:type="dxa"/>
            </w:tcMar>
            <w:vAlign w:val="center"/>
          </w:tcPr>
          <w:p w14:paraId="19ED1647" w14:textId="794FB71E" w:rsidR="00BB583F" w:rsidRDefault="00BB583F">
            <w:pPr>
              <w:spacing w:before="20" w:after="20"/>
              <w:rPr>
                <w:sz w:val="16"/>
              </w:rPr>
            </w:pPr>
          </w:p>
        </w:tc>
        <w:tc>
          <w:tcPr>
            <w:tcW w:w="3600" w:type="dxa"/>
            <w:shd w:val="clear" w:color="auto" w:fill="F2F6FC"/>
            <w:tcMar>
              <w:top w:w="40" w:type="dxa"/>
              <w:left w:w="80" w:type="dxa"/>
              <w:bottom w:w="40" w:type="dxa"/>
              <w:right w:w="80" w:type="dxa"/>
            </w:tcMar>
            <w:vAlign w:val="center"/>
          </w:tcPr>
          <w:p w14:paraId="377C6933" w14:textId="77777777" w:rsidR="00BB583F" w:rsidRDefault="00BB583F">
            <w:pPr>
              <w:spacing w:before="20" w:after="20"/>
              <w:rPr>
                <w:sz w:val="16"/>
              </w:rPr>
            </w:pPr>
          </w:p>
        </w:tc>
        <w:tc>
          <w:tcPr>
            <w:tcW w:w="2160" w:type="dxa"/>
            <w:shd w:val="clear" w:color="auto" w:fill="F2F6FC"/>
            <w:tcMar>
              <w:top w:w="40" w:type="dxa"/>
              <w:left w:w="80" w:type="dxa"/>
              <w:bottom w:w="40" w:type="dxa"/>
              <w:right w:w="80" w:type="dxa"/>
            </w:tcMar>
            <w:vAlign w:val="center"/>
          </w:tcPr>
          <w:p w14:paraId="3ADCA757" w14:textId="77777777" w:rsidR="00BB583F" w:rsidRDefault="00BB583F">
            <w:pPr>
              <w:spacing w:before="20" w:after="20"/>
              <w:rPr>
                <w:sz w:val="16"/>
              </w:rPr>
            </w:pPr>
          </w:p>
        </w:tc>
        <w:tc>
          <w:tcPr>
            <w:tcW w:w="1872" w:type="dxa"/>
            <w:shd w:val="clear" w:color="auto" w:fill="F2F6FC"/>
            <w:tcMar>
              <w:top w:w="40" w:type="dxa"/>
              <w:left w:w="80" w:type="dxa"/>
              <w:bottom w:w="40" w:type="dxa"/>
              <w:right w:w="80" w:type="dxa"/>
            </w:tcMar>
            <w:vAlign w:val="center"/>
          </w:tcPr>
          <w:p w14:paraId="3E0C77F7" w14:textId="77777777" w:rsidR="00BB583F" w:rsidRDefault="00BB583F">
            <w:pPr>
              <w:spacing w:before="20" w:after="20"/>
              <w:rPr>
                <w:sz w:val="16"/>
              </w:rPr>
            </w:pPr>
          </w:p>
        </w:tc>
      </w:tr>
    </w:tbl>
    <w:p w14:paraId="2AACE042" w14:textId="77777777" w:rsidR="001D6D33" w:rsidRDefault="001D6D33">
      <w:pPr>
        <w:spacing w:after="80"/>
      </w:pPr>
    </w:p>
    <w:p w14:paraId="2C8742BA" w14:textId="77777777" w:rsidR="00BB583F" w:rsidRDefault="00BB583F">
      <w:pPr>
        <w:spacing w:after="80"/>
      </w:pPr>
    </w:p>
    <w:p w14:paraId="13229925" w14:textId="77777777" w:rsidR="00BB583F" w:rsidRDefault="00BB583F">
      <w:pPr>
        <w:spacing w:after="80"/>
      </w:pPr>
    </w:p>
    <w:p w14:paraId="15B8FFCE" w14:textId="77777777" w:rsidR="00BB583F" w:rsidRDefault="00BB583F">
      <w:pPr>
        <w:spacing w:after="80"/>
      </w:pPr>
    </w:p>
    <w:p w14:paraId="57A84547" w14:textId="77777777" w:rsidR="000D0F5C" w:rsidRDefault="000D0F5C">
      <w:pPr>
        <w:spacing w:after="80"/>
      </w:pPr>
    </w:p>
    <w:p w14:paraId="79953FA6" w14:textId="77777777" w:rsidR="000D0F5C" w:rsidRDefault="000D0F5C">
      <w:pPr>
        <w:spacing w:after="80"/>
      </w:pPr>
    </w:p>
    <w:p w14:paraId="7E47B56A" w14:textId="77777777" w:rsidR="00BB583F" w:rsidRDefault="00BB583F">
      <w:pPr>
        <w:spacing w:after="80"/>
      </w:pPr>
    </w:p>
    <w:p w14:paraId="247C06ED" w14:textId="77777777" w:rsidR="00BB583F" w:rsidRDefault="00BB583F">
      <w:pPr>
        <w:spacing w:after="80"/>
      </w:pPr>
    </w:p>
    <w:p w14:paraId="4B479950" w14:textId="77777777" w:rsidR="00BB583F" w:rsidRDefault="00BB583F">
      <w:pPr>
        <w:spacing w:after="80"/>
      </w:pPr>
    </w:p>
    <w:p w14:paraId="5C838827" w14:textId="77777777" w:rsidR="00BB583F" w:rsidRDefault="00BB583F">
      <w:pPr>
        <w:spacing w:after="80"/>
      </w:pPr>
    </w:p>
    <w:p w14:paraId="1769AEA9" w14:textId="77777777" w:rsidR="00BB583F" w:rsidRDefault="00BB583F">
      <w:pPr>
        <w:spacing w:after="80"/>
      </w:pPr>
    </w:p>
    <w:p w14:paraId="452408E9" w14:textId="77777777" w:rsidR="001D6D33" w:rsidRDefault="002D2DD4">
      <w:pPr>
        <w:pStyle w:val="Heading3"/>
        <w:spacing w:before="160"/>
      </w:pPr>
      <w:bookmarkStart w:id="6" w:name="_Toc231905244"/>
      <w:r>
        <w:t>Objetivos empresariales y beneficios esperados</w:t>
      </w:r>
      <w:bookmarkEnd w:id="6"/>
    </w:p>
    <w:p w14:paraId="3BBD7C07" w14:textId="77777777" w:rsidR="000D0F5C" w:rsidRPr="000D0F5C" w:rsidRDefault="000D0F5C" w:rsidP="000D0F5C">
      <w:pPr>
        <w:rPr>
          <w:lang w:val="en-US"/>
        </w:rPr>
      </w:pPr>
    </w:p>
    <w:tbl>
      <w:tblPr>
        <w:tblStyle w:val="Fanalca"/>
        <w:tblW w:w="0" w:type="auto"/>
        <w:jc w:val="center"/>
        <w:tblLayout w:type="fixed"/>
        <w:tblLook w:val="04A0" w:firstRow="1" w:lastRow="0" w:firstColumn="1" w:lastColumn="0" w:noHBand="0" w:noVBand="1"/>
      </w:tblPr>
      <w:tblGrid>
        <w:gridCol w:w="576"/>
        <w:gridCol w:w="3888"/>
        <w:gridCol w:w="5040"/>
      </w:tblGrid>
      <w:tr w:rsidR="001D6D33" w14:paraId="1C250574"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576" w:type="dxa"/>
            <w:tcMar>
              <w:top w:w="40" w:type="dxa"/>
              <w:left w:w="80" w:type="dxa"/>
              <w:bottom w:w="40" w:type="dxa"/>
              <w:right w:w="80" w:type="dxa"/>
            </w:tcMar>
            <w:vAlign w:val="center"/>
          </w:tcPr>
          <w:p w14:paraId="1276B0AF" w14:textId="77777777" w:rsidR="001D6D33" w:rsidRDefault="002D2DD4">
            <w:pPr>
              <w:spacing w:before="20" w:after="20"/>
              <w:jc w:val="center"/>
            </w:pPr>
            <w:r>
              <w:rPr>
                <w:b/>
                <w:color w:val="FFFFFF"/>
                <w:sz w:val="17"/>
              </w:rPr>
              <w:t>#</w:t>
            </w:r>
          </w:p>
        </w:tc>
        <w:tc>
          <w:tcPr>
            <w:tcW w:w="3888" w:type="dxa"/>
            <w:tcMar>
              <w:top w:w="40" w:type="dxa"/>
              <w:left w:w="80" w:type="dxa"/>
              <w:bottom w:w="40" w:type="dxa"/>
              <w:right w:w="80" w:type="dxa"/>
            </w:tcMar>
            <w:vAlign w:val="center"/>
          </w:tcPr>
          <w:p w14:paraId="6E64DB79" w14:textId="77777777" w:rsidR="001D6D33" w:rsidRDefault="002D2DD4">
            <w:pPr>
              <w:spacing w:before="20" w:after="20"/>
              <w:jc w:val="center"/>
            </w:pPr>
            <w:r>
              <w:rPr>
                <w:b/>
                <w:color w:val="FFFFFF"/>
                <w:sz w:val="17"/>
              </w:rPr>
              <w:t>Objetivo empresarial</w:t>
            </w:r>
          </w:p>
        </w:tc>
        <w:tc>
          <w:tcPr>
            <w:tcW w:w="5040" w:type="dxa"/>
            <w:tcMar>
              <w:top w:w="40" w:type="dxa"/>
              <w:left w:w="80" w:type="dxa"/>
              <w:bottom w:w="40" w:type="dxa"/>
              <w:right w:w="80" w:type="dxa"/>
            </w:tcMar>
            <w:vAlign w:val="center"/>
          </w:tcPr>
          <w:p w14:paraId="2E44B01D" w14:textId="77777777" w:rsidR="001D6D33" w:rsidRDefault="002D2DD4">
            <w:pPr>
              <w:spacing w:before="20" w:after="20"/>
              <w:jc w:val="center"/>
            </w:pPr>
            <w:r>
              <w:rPr>
                <w:b/>
                <w:color w:val="FFFFFF"/>
                <w:sz w:val="17"/>
              </w:rPr>
              <w:t>Beneficio esperado</w:t>
            </w:r>
          </w:p>
        </w:tc>
      </w:tr>
      <w:tr w:rsidR="001D6D33" w14:paraId="08F542A5" w14:textId="77777777" w:rsidTr="6B982EE3">
        <w:trPr>
          <w:jc w:val="center"/>
        </w:trPr>
        <w:tc>
          <w:tcPr>
            <w:tcW w:w="576" w:type="dxa"/>
            <w:tcMar>
              <w:top w:w="40" w:type="dxa"/>
              <w:left w:w="80" w:type="dxa"/>
              <w:bottom w:w="40" w:type="dxa"/>
              <w:right w:w="80" w:type="dxa"/>
            </w:tcMar>
            <w:vAlign w:val="center"/>
          </w:tcPr>
          <w:p w14:paraId="534F0077" w14:textId="77777777" w:rsidR="001D6D33" w:rsidRDefault="002D2DD4">
            <w:pPr>
              <w:spacing w:before="20" w:after="20"/>
            </w:pPr>
            <w:r>
              <w:rPr>
                <w:sz w:val="16"/>
              </w:rPr>
              <w:t>1</w:t>
            </w:r>
          </w:p>
        </w:tc>
        <w:tc>
          <w:tcPr>
            <w:tcW w:w="3888" w:type="dxa"/>
            <w:tcMar>
              <w:top w:w="40" w:type="dxa"/>
              <w:left w:w="80" w:type="dxa"/>
              <w:bottom w:w="40" w:type="dxa"/>
              <w:right w:w="80" w:type="dxa"/>
            </w:tcMar>
            <w:vAlign w:val="center"/>
          </w:tcPr>
          <w:p w14:paraId="18D1C075" w14:textId="373B2A73" w:rsidR="001D6D33" w:rsidRDefault="61D21D5B">
            <w:pPr>
              <w:spacing w:before="20" w:after="20"/>
            </w:pPr>
            <w:r w:rsidRPr="6B982EE3">
              <w:rPr>
                <w:sz w:val="16"/>
                <w:szCs w:val="16"/>
              </w:rPr>
              <w:t xml:space="preserve">Visibilidad financiera </w:t>
            </w:r>
            <w:r w:rsidR="00A3344E">
              <w:rPr>
                <w:sz w:val="16"/>
                <w:szCs w:val="16"/>
              </w:rPr>
              <w:t xml:space="preserve">y operativa </w:t>
            </w:r>
            <w:r w:rsidRPr="6B982EE3">
              <w:rPr>
                <w:sz w:val="16"/>
                <w:szCs w:val="16"/>
              </w:rPr>
              <w:t>consolidada multi-sociedad</w:t>
            </w:r>
          </w:p>
        </w:tc>
        <w:tc>
          <w:tcPr>
            <w:tcW w:w="5040" w:type="dxa"/>
            <w:tcMar>
              <w:top w:w="40" w:type="dxa"/>
              <w:left w:w="80" w:type="dxa"/>
              <w:bottom w:w="40" w:type="dxa"/>
              <w:right w:w="80" w:type="dxa"/>
            </w:tcMar>
            <w:vAlign w:val="center"/>
          </w:tcPr>
          <w:p w14:paraId="41D0F935" w14:textId="6572E5D1" w:rsidR="001D6D33" w:rsidRDefault="61D21D5B" w:rsidP="6B982EE3">
            <w:pPr>
              <w:spacing w:before="20" w:after="20" w:line="259" w:lineRule="auto"/>
            </w:pPr>
            <w:r w:rsidRPr="6B982EE3">
              <w:rPr>
                <w:sz w:val="16"/>
                <w:szCs w:val="16"/>
              </w:rPr>
              <w:t xml:space="preserve">Vista unificada de resultados de </w:t>
            </w:r>
            <w:r w:rsidR="00A3344E">
              <w:rPr>
                <w:sz w:val="16"/>
                <w:szCs w:val="16"/>
              </w:rPr>
              <w:t xml:space="preserve">las sociedades </w:t>
            </w:r>
            <w:r w:rsidR="00A3344E" w:rsidRPr="00A3344E">
              <w:rPr>
                <w:sz w:val="16"/>
                <w:szCs w:val="16"/>
              </w:rPr>
              <w:t xml:space="preserve">Fanalca S.A..S, Metalsur SAS, SIM SAS, FN Tecnologia SAS, Transprensa SAS, Ciudad Limpia Bogota SA ESP, Ciudad Limpia Neiva SA ESP, Ciudad Limpia Huila SA ESP, RH SAS ESP, Centro de </w:t>
            </w:r>
            <w:r w:rsidR="003F58C7" w:rsidRPr="00A3344E">
              <w:rPr>
                <w:sz w:val="16"/>
                <w:szCs w:val="16"/>
              </w:rPr>
              <w:t>Gestión</w:t>
            </w:r>
            <w:r w:rsidR="00A3344E" w:rsidRPr="00A3344E">
              <w:rPr>
                <w:sz w:val="16"/>
                <w:szCs w:val="16"/>
              </w:rPr>
              <w:t xml:space="preserve"> Sostenible SAS ESP, Adeinco SAS</w:t>
            </w:r>
            <w:r w:rsidRPr="6B982EE3">
              <w:rPr>
                <w:sz w:val="16"/>
                <w:szCs w:val="16"/>
              </w:rPr>
              <w:t>en tiempo real</w:t>
            </w:r>
            <w:r w:rsidR="7C0DE30E" w:rsidRPr="6B982EE3">
              <w:rPr>
                <w:sz w:val="16"/>
                <w:szCs w:val="16"/>
              </w:rPr>
              <w:t>,</w:t>
            </w:r>
            <w:r w:rsidR="00A3344E">
              <w:rPr>
                <w:sz w:val="16"/>
                <w:szCs w:val="16"/>
              </w:rPr>
              <w:t xml:space="preserve"> con ejecución presupuestal, información contable y </w:t>
            </w:r>
            <w:r w:rsidR="003F58C7">
              <w:rPr>
                <w:sz w:val="16"/>
                <w:szCs w:val="16"/>
              </w:rPr>
              <w:t>administrativa</w:t>
            </w:r>
            <w:r w:rsidR="00A3344E">
              <w:rPr>
                <w:sz w:val="16"/>
                <w:szCs w:val="16"/>
              </w:rPr>
              <w:t>.</w:t>
            </w:r>
          </w:p>
        </w:tc>
      </w:tr>
      <w:tr w:rsidR="001D6D33" w14:paraId="4DB3E4D6" w14:textId="77777777" w:rsidTr="6B982EE3">
        <w:trPr>
          <w:jc w:val="center"/>
        </w:trPr>
        <w:tc>
          <w:tcPr>
            <w:tcW w:w="576" w:type="dxa"/>
            <w:shd w:val="clear" w:color="auto" w:fill="F2F6FC"/>
            <w:tcMar>
              <w:top w:w="40" w:type="dxa"/>
              <w:left w:w="80" w:type="dxa"/>
              <w:bottom w:w="40" w:type="dxa"/>
              <w:right w:w="80" w:type="dxa"/>
            </w:tcMar>
            <w:vAlign w:val="center"/>
          </w:tcPr>
          <w:p w14:paraId="440A65FE" w14:textId="77777777" w:rsidR="001D6D33" w:rsidRDefault="002D2DD4">
            <w:pPr>
              <w:spacing w:before="20" w:after="20"/>
            </w:pPr>
            <w:r>
              <w:rPr>
                <w:sz w:val="16"/>
              </w:rPr>
              <w:t>2</w:t>
            </w:r>
          </w:p>
        </w:tc>
        <w:tc>
          <w:tcPr>
            <w:tcW w:w="3888" w:type="dxa"/>
            <w:shd w:val="clear" w:color="auto" w:fill="F2F6FC"/>
            <w:tcMar>
              <w:top w:w="40" w:type="dxa"/>
              <w:left w:w="80" w:type="dxa"/>
              <w:bottom w:w="40" w:type="dxa"/>
              <w:right w:w="80" w:type="dxa"/>
            </w:tcMar>
            <w:vAlign w:val="center"/>
          </w:tcPr>
          <w:p w14:paraId="5DF7A800" w14:textId="7AEC0168" w:rsidR="001D6D33" w:rsidRDefault="00891B0C" w:rsidP="6B982EE3">
            <w:pPr>
              <w:spacing w:before="20" w:after="20"/>
              <w:rPr>
                <w:sz w:val="16"/>
                <w:szCs w:val="16"/>
              </w:rPr>
            </w:pPr>
            <w:r>
              <w:rPr>
                <w:sz w:val="16"/>
                <w:szCs w:val="16"/>
              </w:rPr>
              <w:t>Proyección</w:t>
            </w:r>
            <w:r w:rsidR="060FD1E0" w:rsidRPr="6B982EE3">
              <w:rPr>
                <w:sz w:val="16"/>
                <w:szCs w:val="16"/>
              </w:rPr>
              <w:t xml:space="preserve"> </w:t>
            </w:r>
            <w:r>
              <w:rPr>
                <w:sz w:val="16"/>
                <w:szCs w:val="16"/>
              </w:rPr>
              <w:t xml:space="preserve">y </w:t>
            </w:r>
            <w:r w:rsidRPr="6B982EE3">
              <w:rPr>
                <w:sz w:val="16"/>
                <w:szCs w:val="16"/>
              </w:rPr>
              <w:t>Análisis</w:t>
            </w:r>
            <w:r w:rsidR="61D21D5B" w:rsidRPr="6B982EE3">
              <w:rPr>
                <w:sz w:val="16"/>
                <w:szCs w:val="16"/>
              </w:rPr>
              <w:t xml:space="preserve"> de ingresos</w:t>
            </w:r>
            <w:r w:rsidR="1177EDF4" w:rsidRPr="6B982EE3">
              <w:rPr>
                <w:sz w:val="16"/>
                <w:szCs w:val="16"/>
              </w:rPr>
              <w:t xml:space="preserve">, </w:t>
            </w:r>
            <w:r w:rsidR="00BA27F0">
              <w:rPr>
                <w:sz w:val="16"/>
                <w:szCs w:val="16"/>
              </w:rPr>
              <w:t>costos</w:t>
            </w:r>
            <w:r w:rsidR="1177EDF4" w:rsidRPr="6B982EE3">
              <w:rPr>
                <w:sz w:val="16"/>
                <w:szCs w:val="16"/>
              </w:rPr>
              <w:t>,</w:t>
            </w:r>
            <w:r w:rsidR="00BA27F0">
              <w:rPr>
                <w:sz w:val="16"/>
                <w:szCs w:val="16"/>
              </w:rPr>
              <w:t xml:space="preserve"> margen bruto p</w:t>
            </w:r>
            <w:r w:rsidR="61D21D5B" w:rsidRPr="6B982EE3">
              <w:rPr>
                <w:sz w:val="16"/>
                <w:szCs w:val="16"/>
              </w:rPr>
              <w:t>or referencia y cliente</w:t>
            </w:r>
            <w:r w:rsidR="6AA831D9" w:rsidRPr="6B982EE3">
              <w:rPr>
                <w:sz w:val="16"/>
                <w:szCs w:val="16"/>
              </w:rPr>
              <w:t xml:space="preserve">, </w:t>
            </w:r>
            <w:r w:rsidR="00BA27F0">
              <w:rPr>
                <w:sz w:val="16"/>
                <w:szCs w:val="16"/>
              </w:rPr>
              <w:t>margen operacional</w:t>
            </w:r>
            <w:r w:rsidR="6AA831D9" w:rsidRPr="6B982EE3">
              <w:rPr>
                <w:sz w:val="16"/>
                <w:szCs w:val="16"/>
              </w:rPr>
              <w:t xml:space="preserve">, </w:t>
            </w:r>
            <w:r w:rsidR="00BA27F0">
              <w:rPr>
                <w:sz w:val="16"/>
                <w:szCs w:val="16"/>
              </w:rPr>
              <w:t>detalles del capital de trabajo</w:t>
            </w:r>
            <w:r w:rsidR="6AA831D9" w:rsidRPr="6B982EE3">
              <w:rPr>
                <w:sz w:val="16"/>
                <w:szCs w:val="16"/>
              </w:rPr>
              <w:t xml:space="preserve"> </w:t>
            </w:r>
            <w:r w:rsidR="003F58C7">
              <w:rPr>
                <w:sz w:val="16"/>
                <w:szCs w:val="16"/>
              </w:rPr>
              <w:t>y flujo de caja por unidad de negocio</w:t>
            </w:r>
            <w:r w:rsidR="6AA831D9" w:rsidRPr="6B982EE3">
              <w:rPr>
                <w:sz w:val="16"/>
                <w:szCs w:val="16"/>
              </w:rPr>
              <w:t>.</w:t>
            </w:r>
          </w:p>
        </w:tc>
        <w:tc>
          <w:tcPr>
            <w:tcW w:w="5040" w:type="dxa"/>
            <w:shd w:val="clear" w:color="auto" w:fill="F2F6FC"/>
            <w:tcMar>
              <w:top w:w="40" w:type="dxa"/>
              <w:left w:w="80" w:type="dxa"/>
              <w:bottom w:w="40" w:type="dxa"/>
              <w:right w:w="80" w:type="dxa"/>
            </w:tcMar>
            <w:vAlign w:val="center"/>
          </w:tcPr>
          <w:p w14:paraId="00F4E2F8" w14:textId="55BB2928" w:rsidR="001D6D33" w:rsidRDefault="61D21D5B" w:rsidP="6B982EE3">
            <w:pPr>
              <w:spacing w:before="20" w:after="20"/>
              <w:rPr>
                <w:sz w:val="16"/>
                <w:szCs w:val="16"/>
              </w:rPr>
            </w:pPr>
            <w:r w:rsidRPr="6B982EE3">
              <w:rPr>
                <w:sz w:val="16"/>
                <w:szCs w:val="16"/>
              </w:rPr>
              <w:t xml:space="preserve">P×Q desagregado por modelo de moto/auto, </w:t>
            </w:r>
            <w:r w:rsidR="003F58C7">
              <w:rPr>
                <w:sz w:val="16"/>
                <w:szCs w:val="16"/>
              </w:rPr>
              <w:t>grupo de producto</w:t>
            </w:r>
            <w:r w:rsidR="50D1FBE9" w:rsidRPr="6B982EE3">
              <w:rPr>
                <w:sz w:val="16"/>
                <w:szCs w:val="16"/>
              </w:rPr>
              <w:t xml:space="preserve">, </w:t>
            </w:r>
            <w:r w:rsidR="003F58C7">
              <w:rPr>
                <w:sz w:val="16"/>
                <w:szCs w:val="16"/>
              </w:rPr>
              <w:t>referencia de acero</w:t>
            </w:r>
            <w:r w:rsidR="50D1FBE9" w:rsidRPr="6B982EE3">
              <w:rPr>
                <w:sz w:val="16"/>
                <w:szCs w:val="16"/>
              </w:rPr>
              <w:t xml:space="preserve">, </w:t>
            </w:r>
            <w:r w:rsidRPr="6B982EE3">
              <w:rPr>
                <w:sz w:val="16"/>
                <w:szCs w:val="16"/>
              </w:rPr>
              <w:t>cliente (distribuidor/agencia), CEBE y mes.</w:t>
            </w:r>
            <w:r w:rsidR="6D7CACBA" w:rsidRPr="6B982EE3">
              <w:rPr>
                <w:sz w:val="16"/>
                <w:szCs w:val="16"/>
              </w:rPr>
              <w:t xml:space="preserve"> </w:t>
            </w:r>
            <w:r w:rsidR="003F58C7">
              <w:rPr>
                <w:sz w:val="16"/>
                <w:szCs w:val="16"/>
              </w:rPr>
              <w:t xml:space="preserve"> Análisis de generación por unidad de negocio.</w:t>
            </w:r>
          </w:p>
        </w:tc>
      </w:tr>
      <w:tr w:rsidR="001D6D33" w14:paraId="532021EA" w14:textId="77777777" w:rsidTr="6B982EE3">
        <w:trPr>
          <w:jc w:val="center"/>
        </w:trPr>
        <w:tc>
          <w:tcPr>
            <w:tcW w:w="576" w:type="dxa"/>
            <w:tcMar>
              <w:top w:w="40" w:type="dxa"/>
              <w:left w:w="80" w:type="dxa"/>
              <w:bottom w:w="40" w:type="dxa"/>
              <w:right w:w="80" w:type="dxa"/>
            </w:tcMar>
            <w:vAlign w:val="center"/>
          </w:tcPr>
          <w:p w14:paraId="095ECE0C" w14:textId="77777777" w:rsidR="001D6D33" w:rsidRDefault="002D2DD4">
            <w:pPr>
              <w:spacing w:before="20" w:after="20"/>
            </w:pPr>
            <w:r>
              <w:rPr>
                <w:sz w:val="16"/>
              </w:rPr>
              <w:t>3</w:t>
            </w:r>
          </w:p>
        </w:tc>
        <w:tc>
          <w:tcPr>
            <w:tcW w:w="3888" w:type="dxa"/>
            <w:tcMar>
              <w:top w:w="40" w:type="dxa"/>
              <w:left w:w="80" w:type="dxa"/>
              <w:bottom w:w="40" w:type="dxa"/>
              <w:right w:w="80" w:type="dxa"/>
            </w:tcMar>
            <w:vAlign w:val="center"/>
          </w:tcPr>
          <w:p w14:paraId="15135B4F" w14:textId="380BF755" w:rsidR="001D6D33" w:rsidRDefault="002D2DD4">
            <w:pPr>
              <w:spacing w:before="20" w:after="20"/>
            </w:pPr>
            <w:r>
              <w:rPr>
                <w:sz w:val="16"/>
              </w:rPr>
              <w:t xml:space="preserve">Migración BPC </w:t>
            </w:r>
            <w:r w:rsidR="000D0F5C">
              <w:rPr>
                <w:sz w:val="16"/>
              </w:rPr>
              <w:t xml:space="preserve">a </w:t>
            </w:r>
            <w:r>
              <w:rPr>
                <w:sz w:val="16"/>
              </w:rPr>
              <w:t>SAC preservando la lógica de scripts</w:t>
            </w:r>
          </w:p>
        </w:tc>
        <w:tc>
          <w:tcPr>
            <w:tcW w:w="5040" w:type="dxa"/>
            <w:tcMar>
              <w:top w:w="40" w:type="dxa"/>
              <w:left w:w="80" w:type="dxa"/>
              <w:bottom w:w="40" w:type="dxa"/>
              <w:right w:w="80" w:type="dxa"/>
            </w:tcMar>
            <w:vAlign w:val="center"/>
          </w:tcPr>
          <w:p w14:paraId="22A29AFA" w14:textId="1B27F18A" w:rsidR="001D6D33" w:rsidRDefault="61D21D5B" w:rsidP="6B982EE3">
            <w:pPr>
              <w:spacing w:before="20" w:after="20"/>
              <w:rPr>
                <w:sz w:val="16"/>
                <w:szCs w:val="16"/>
              </w:rPr>
            </w:pPr>
            <w:r w:rsidRPr="6B982EE3">
              <w:rPr>
                <w:sz w:val="16"/>
                <w:szCs w:val="16"/>
              </w:rPr>
              <w:t xml:space="preserve">Replicar </w:t>
            </w:r>
            <w:r w:rsidR="003F58C7">
              <w:rPr>
                <w:sz w:val="16"/>
                <w:szCs w:val="16"/>
              </w:rPr>
              <w:t>todos</w:t>
            </w:r>
            <w:r w:rsidR="20FF5029" w:rsidRPr="6B982EE3">
              <w:rPr>
                <w:sz w:val="16"/>
                <w:szCs w:val="16"/>
              </w:rPr>
              <w:t xml:space="preserve"> </w:t>
            </w:r>
            <w:r w:rsidRPr="6B982EE3">
              <w:rPr>
                <w:sz w:val="16"/>
                <w:szCs w:val="16"/>
              </w:rPr>
              <w:t>los scripts como Data Actions, sin pérdida de lógica.</w:t>
            </w:r>
            <w:r w:rsidR="42495972" w:rsidRPr="6B982EE3">
              <w:rPr>
                <w:sz w:val="16"/>
                <w:szCs w:val="16"/>
              </w:rPr>
              <w:t xml:space="preserve"> </w:t>
            </w:r>
            <w:r w:rsidR="003F58C7">
              <w:rPr>
                <w:sz w:val="16"/>
                <w:szCs w:val="16"/>
              </w:rPr>
              <w:t>Actualización de scripts atendiendo las notas del archivo enviado.</w:t>
            </w:r>
          </w:p>
        </w:tc>
      </w:tr>
      <w:tr w:rsidR="001D6D33" w14:paraId="298D156C" w14:textId="77777777" w:rsidTr="6B982EE3">
        <w:trPr>
          <w:jc w:val="center"/>
        </w:trPr>
        <w:tc>
          <w:tcPr>
            <w:tcW w:w="576" w:type="dxa"/>
            <w:shd w:val="clear" w:color="auto" w:fill="F2F6FC"/>
            <w:tcMar>
              <w:top w:w="40" w:type="dxa"/>
              <w:left w:w="80" w:type="dxa"/>
              <w:bottom w:w="40" w:type="dxa"/>
              <w:right w:w="80" w:type="dxa"/>
            </w:tcMar>
            <w:vAlign w:val="center"/>
          </w:tcPr>
          <w:p w14:paraId="12C1F796" w14:textId="77777777" w:rsidR="001D6D33" w:rsidRDefault="002D2DD4">
            <w:pPr>
              <w:spacing w:before="20" w:after="20"/>
            </w:pPr>
            <w:r>
              <w:rPr>
                <w:sz w:val="16"/>
              </w:rPr>
              <w:t>4</w:t>
            </w:r>
          </w:p>
        </w:tc>
        <w:tc>
          <w:tcPr>
            <w:tcW w:w="3888" w:type="dxa"/>
            <w:shd w:val="clear" w:color="auto" w:fill="F2F6FC"/>
            <w:tcMar>
              <w:top w:w="40" w:type="dxa"/>
              <w:left w:w="80" w:type="dxa"/>
              <w:bottom w:w="40" w:type="dxa"/>
              <w:right w:w="80" w:type="dxa"/>
            </w:tcMar>
            <w:vAlign w:val="center"/>
          </w:tcPr>
          <w:p w14:paraId="3643E659" w14:textId="77777777" w:rsidR="001D6D33" w:rsidRDefault="002D2DD4">
            <w:pPr>
              <w:spacing w:before="20" w:after="20"/>
            </w:pPr>
            <w:r>
              <w:rPr>
                <w:sz w:val="16"/>
              </w:rPr>
              <w:t>Control de costos por línea de Metalmecánica</w:t>
            </w:r>
          </w:p>
        </w:tc>
        <w:tc>
          <w:tcPr>
            <w:tcW w:w="5040" w:type="dxa"/>
            <w:shd w:val="clear" w:color="auto" w:fill="F2F6FC"/>
            <w:tcMar>
              <w:top w:w="40" w:type="dxa"/>
              <w:left w:w="80" w:type="dxa"/>
              <w:bottom w:w="40" w:type="dxa"/>
              <w:right w:w="80" w:type="dxa"/>
            </w:tcMar>
            <w:vAlign w:val="center"/>
          </w:tcPr>
          <w:p w14:paraId="65E8A84A" w14:textId="77777777" w:rsidR="001D6D33" w:rsidRDefault="002D2DD4">
            <w:pPr>
              <w:spacing w:before="20" w:after="20"/>
            </w:pPr>
            <w:r>
              <w:rPr>
                <w:sz w:val="16"/>
              </w:rPr>
              <w:t>Seguimiento de CECOS/CEBES (PMF, Tubería, Autopartes, Ambiental) con tarifas reales vs. estándar.</w:t>
            </w:r>
          </w:p>
        </w:tc>
      </w:tr>
      <w:tr w:rsidR="001D6D33" w14:paraId="7AC0030E" w14:textId="77777777" w:rsidTr="6B982EE3">
        <w:trPr>
          <w:jc w:val="center"/>
        </w:trPr>
        <w:tc>
          <w:tcPr>
            <w:tcW w:w="576" w:type="dxa"/>
            <w:tcMar>
              <w:top w:w="40" w:type="dxa"/>
              <w:left w:w="80" w:type="dxa"/>
              <w:bottom w:w="40" w:type="dxa"/>
              <w:right w:w="80" w:type="dxa"/>
            </w:tcMar>
            <w:vAlign w:val="center"/>
          </w:tcPr>
          <w:p w14:paraId="247B9159" w14:textId="77777777" w:rsidR="001D6D33" w:rsidRDefault="002D2DD4">
            <w:pPr>
              <w:spacing w:before="20" w:after="20"/>
            </w:pPr>
            <w:r>
              <w:rPr>
                <w:sz w:val="16"/>
              </w:rPr>
              <w:t>5</w:t>
            </w:r>
          </w:p>
        </w:tc>
        <w:tc>
          <w:tcPr>
            <w:tcW w:w="3888" w:type="dxa"/>
            <w:tcMar>
              <w:top w:w="40" w:type="dxa"/>
              <w:left w:w="80" w:type="dxa"/>
              <w:bottom w:w="40" w:type="dxa"/>
              <w:right w:w="80" w:type="dxa"/>
            </w:tcMar>
            <w:vAlign w:val="center"/>
          </w:tcPr>
          <w:p w14:paraId="3383D741" w14:textId="77777777" w:rsidR="001D6D33" w:rsidRDefault="61D21D5B">
            <w:pPr>
              <w:spacing w:before="20" w:after="20"/>
            </w:pPr>
            <w:commentRangeStart w:id="7"/>
            <w:r w:rsidRPr="6B982EE3">
              <w:rPr>
                <w:sz w:val="16"/>
                <w:szCs w:val="16"/>
              </w:rPr>
              <w:t>Cierre financiero ágil con EEFF consolidado</w:t>
            </w:r>
          </w:p>
        </w:tc>
        <w:tc>
          <w:tcPr>
            <w:tcW w:w="5040" w:type="dxa"/>
            <w:tcMar>
              <w:top w:w="40" w:type="dxa"/>
              <w:left w:w="80" w:type="dxa"/>
              <w:bottom w:w="40" w:type="dxa"/>
              <w:right w:w="80" w:type="dxa"/>
            </w:tcMar>
            <w:vAlign w:val="center"/>
          </w:tcPr>
          <w:p w14:paraId="63E59CDF" w14:textId="77777777" w:rsidR="001D6D33" w:rsidRDefault="61D21D5B" w:rsidP="6B982EE3">
            <w:pPr>
              <w:spacing w:before="20" w:after="20"/>
              <w:rPr>
                <w:sz w:val="16"/>
                <w:szCs w:val="16"/>
              </w:rPr>
            </w:pPr>
            <w:r w:rsidRPr="6B982EE3">
              <w:rPr>
                <w:sz w:val="16"/>
                <w:szCs w:val="16"/>
              </w:rPr>
              <w:t>Reducción del tiempo de cierre mensual mediante el envío automático desde los modelos de origen.</w:t>
            </w:r>
            <w:commentRangeEnd w:id="7"/>
            <w:r w:rsidR="002D2DD4">
              <w:rPr>
                <w:rStyle w:val="CommentReference"/>
              </w:rPr>
              <w:commentReference w:id="7"/>
            </w:r>
          </w:p>
        </w:tc>
      </w:tr>
      <w:tr w:rsidR="001D6D33" w14:paraId="42227F3B" w14:textId="77777777" w:rsidTr="6B982EE3">
        <w:trPr>
          <w:jc w:val="center"/>
        </w:trPr>
        <w:tc>
          <w:tcPr>
            <w:tcW w:w="576" w:type="dxa"/>
            <w:shd w:val="clear" w:color="auto" w:fill="F2F6FC"/>
            <w:tcMar>
              <w:top w:w="40" w:type="dxa"/>
              <w:left w:w="80" w:type="dxa"/>
              <w:bottom w:w="40" w:type="dxa"/>
              <w:right w:w="80" w:type="dxa"/>
            </w:tcMar>
            <w:vAlign w:val="center"/>
          </w:tcPr>
          <w:p w14:paraId="33422D71" w14:textId="77777777" w:rsidR="001D6D33" w:rsidRDefault="002D2DD4">
            <w:pPr>
              <w:spacing w:before="20" w:after="20"/>
            </w:pPr>
            <w:r>
              <w:rPr>
                <w:sz w:val="16"/>
              </w:rPr>
              <w:t>6</w:t>
            </w:r>
          </w:p>
        </w:tc>
        <w:tc>
          <w:tcPr>
            <w:tcW w:w="3888" w:type="dxa"/>
            <w:shd w:val="clear" w:color="auto" w:fill="F2F6FC"/>
            <w:tcMar>
              <w:top w:w="40" w:type="dxa"/>
              <w:left w:w="80" w:type="dxa"/>
              <w:bottom w:w="40" w:type="dxa"/>
              <w:right w:w="80" w:type="dxa"/>
            </w:tcMar>
            <w:vAlign w:val="center"/>
          </w:tcPr>
          <w:p w14:paraId="0CD61D8C" w14:textId="77777777" w:rsidR="001D6D33" w:rsidRDefault="002D2DD4">
            <w:pPr>
              <w:spacing w:before="20" w:after="20"/>
            </w:pPr>
            <w:r>
              <w:rPr>
                <w:sz w:val="16"/>
              </w:rPr>
              <w:t>Planeación xP&amp;A integrada a 5 años</w:t>
            </w:r>
          </w:p>
        </w:tc>
        <w:tc>
          <w:tcPr>
            <w:tcW w:w="5040" w:type="dxa"/>
            <w:shd w:val="clear" w:color="auto" w:fill="F2F6FC"/>
            <w:tcMar>
              <w:top w:w="40" w:type="dxa"/>
              <w:left w:w="80" w:type="dxa"/>
              <w:bottom w:w="40" w:type="dxa"/>
              <w:right w:w="80" w:type="dxa"/>
            </w:tcMar>
            <w:vAlign w:val="center"/>
          </w:tcPr>
          <w:p w14:paraId="0D384101" w14:textId="2CEE5395" w:rsidR="001D6D33" w:rsidRDefault="61D21D5B" w:rsidP="6B982EE3">
            <w:pPr>
              <w:spacing w:before="20" w:after="20" w:line="259" w:lineRule="auto"/>
            </w:pPr>
            <w:r w:rsidRPr="6B982EE3">
              <w:rPr>
                <w:sz w:val="16"/>
                <w:szCs w:val="16"/>
              </w:rPr>
              <w:t>Horizontes de 1, 3 y 5 años en SAC</w:t>
            </w:r>
          </w:p>
        </w:tc>
      </w:tr>
    </w:tbl>
    <w:p w14:paraId="4077D94B" w14:textId="77777777" w:rsidR="001D6D33" w:rsidRDefault="001D6D33">
      <w:pPr>
        <w:spacing w:after="80"/>
      </w:pPr>
    </w:p>
    <w:p w14:paraId="50D7EA70" w14:textId="77777777" w:rsidR="001D6D33" w:rsidRDefault="002D2DD4">
      <w:pPr>
        <w:pStyle w:val="Heading3"/>
        <w:spacing w:before="160"/>
        <w:rPr>
          <w:lang w:val="es-AR"/>
        </w:rPr>
      </w:pPr>
      <w:bookmarkStart w:id="8" w:name="_Toc231905245"/>
      <w:r w:rsidRPr="00BB583F">
        <w:rPr>
          <w:lang w:val="es-AR"/>
        </w:rPr>
        <w:t>Descripción a alto nivel de requisitos empresariales</w:t>
      </w:r>
      <w:bookmarkEnd w:id="8"/>
    </w:p>
    <w:p w14:paraId="5C6FB46F" w14:textId="77777777" w:rsidR="000D0F5C" w:rsidRPr="000D0F5C" w:rsidRDefault="000D0F5C" w:rsidP="000D0F5C">
      <w:pPr>
        <w:rPr>
          <w:lang w:val="es-AR"/>
        </w:rPr>
      </w:pPr>
    </w:p>
    <w:tbl>
      <w:tblPr>
        <w:tblStyle w:val="Fanalca"/>
        <w:tblW w:w="9504" w:type="dxa"/>
        <w:jc w:val="center"/>
        <w:tblLayout w:type="fixed"/>
        <w:tblLook w:val="04A0" w:firstRow="1" w:lastRow="0" w:firstColumn="1" w:lastColumn="0" w:noHBand="0" w:noVBand="1"/>
      </w:tblPr>
      <w:tblGrid>
        <w:gridCol w:w="1008"/>
        <w:gridCol w:w="2448"/>
        <w:gridCol w:w="5040"/>
        <w:gridCol w:w="1008"/>
      </w:tblGrid>
      <w:tr w:rsidR="001D6D33" w14:paraId="1ACBED82" w14:textId="77777777" w:rsidTr="000328E6">
        <w:trPr>
          <w:cnfStyle w:val="100000000000" w:firstRow="1" w:lastRow="0" w:firstColumn="0" w:lastColumn="0" w:oddVBand="0" w:evenVBand="0" w:oddHBand="0" w:evenHBand="0" w:firstRowFirstColumn="0" w:firstRowLastColumn="0" w:lastRowFirstColumn="0" w:lastRowLastColumn="0"/>
          <w:cantSplit/>
          <w:tblHeader/>
          <w:jc w:val="center"/>
        </w:trPr>
        <w:tc>
          <w:tcPr>
            <w:tcW w:w="1008" w:type="dxa"/>
            <w:tcMar>
              <w:top w:w="40" w:type="dxa"/>
              <w:left w:w="80" w:type="dxa"/>
              <w:bottom w:w="40" w:type="dxa"/>
              <w:right w:w="80" w:type="dxa"/>
            </w:tcMar>
            <w:vAlign w:val="center"/>
          </w:tcPr>
          <w:p w14:paraId="06499C83" w14:textId="77777777" w:rsidR="001D6D33" w:rsidRDefault="002D2DD4">
            <w:pPr>
              <w:spacing w:before="20" w:after="20"/>
              <w:jc w:val="center"/>
            </w:pPr>
            <w:r>
              <w:rPr>
                <w:b/>
                <w:color w:val="FFFFFF"/>
                <w:sz w:val="17"/>
              </w:rPr>
              <w:t>ID</w:t>
            </w:r>
          </w:p>
        </w:tc>
        <w:tc>
          <w:tcPr>
            <w:tcW w:w="2448" w:type="dxa"/>
            <w:tcMar>
              <w:top w:w="40" w:type="dxa"/>
              <w:left w:w="80" w:type="dxa"/>
              <w:bottom w:w="40" w:type="dxa"/>
              <w:right w:w="80" w:type="dxa"/>
            </w:tcMar>
            <w:vAlign w:val="center"/>
          </w:tcPr>
          <w:p w14:paraId="51060E8D" w14:textId="77777777" w:rsidR="001D6D33" w:rsidRDefault="002D2DD4">
            <w:pPr>
              <w:spacing w:before="20" w:after="20"/>
              <w:jc w:val="center"/>
            </w:pPr>
            <w:r>
              <w:rPr>
                <w:b/>
                <w:color w:val="FFFFFF"/>
                <w:sz w:val="17"/>
              </w:rPr>
              <w:t>Requisito</w:t>
            </w:r>
          </w:p>
        </w:tc>
        <w:tc>
          <w:tcPr>
            <w:tcW w:w="5040" w:type="dxa"/>
            <w:tcMar>
              <w:top w:w="40" w:type="dxa"/>
              <w:left w:w="80" w:type="dxa"/>
              <w:bottom w:w="40" w:type="dxa"/>
              <w:right w:w="80" w:type="dxa"/>
            </w:tcMar>
            <w:vAlign w:val="center"/>
          </w:tcPr>
          <w:p w14:paraId="70692391" w14:textId="77777777" w:rsidR="001D6D33" w:rsidRDefault="002D2DD4">
            <w:pPr>
              <w:spacing w:before="20" w:after="20"/>
              <w:jc w:val="center"/>
            </w:pPr>
            <w:r>
              <w:rPr>
                <w:b/>
                <w:color w:val="FFFFFF"/>
                <w:sz w:val="17"/>
              </w:rPr>
              <w:t>Descripción</w:t>
            </w:r>
          </w:p>
        </w:tc>
        <w:tc>
          <w:tcPr>
            <w:tcW w:w="1008" w:type="dxa"/>
            <w:tcMar>
              <w:top w:w="40" w:type="dxa"/>
              <w:left w:w="80" w:type="dxa"/>
              <w:bottom w:w="40" w:type="dxa"/>
              <w:right w:w="80" w:type="dxa"/>
            </w:tcMar>
            <w:vAlign w:val="center"/>
          </w:tcPr>
          <w:p w14:paraId="0C86648B" w14:textId="77777777" w:rsidR="001D6D33" w:rsidRDefault="002D2DD4">
            <w:pPr>
              <w:spacing w:before="20" w:after="20"/>
              <w:jc w:val="center"/>
            </w:pPr>
            <w:r>
              <w:rPr>
                <w:b/>
                <w:color w:val="FFFFFF"/>
                <w:sz w:val="17"/>
              </w:rPr>
              <w:t>Modelo</w:t>
            </w:r>
          </w:p>
        </w:tc>
      </w:tr>
      <w:tr w:rsidR="001D6D33" w14:paraId="4B589EA2" w14:textId="77777777" w:rsidTr="000328E6">
        <w:trPr>
          <w:jc w:val="center"/>
        </w:trPr>
        <w:tc>
          <w:tcPr>
            <w:tcW w:w="1008" w:type="dxa"/>
            <w:tcMar>
              <w:top w:w="40" w:type="dxa"/>
              <w:left w:w="80" w:type="dxa"/>
              <w:bottom w:w="40" w:type="dxa"/>
              <w:right w:w="80" w:type="dxa"/>
            </w:tcMar>
            <w:vAlign w:val="center"/>
          </w:tcPr>
          <w:p w14:paraId="1C6352DE" w14:textId="77777777" w:rsidR="001D6D33" w:rsidRDefault="002D2DD4">
            <w:pPr>
              <w:spacing w:before="20" w:after="20"/>
            </w:pPr>
            <w:r>
              <w:rPr>
                <w:sz w:val="16"/>
              </w:rPr>
              <w:t>REQ-001</w:t>
            </w:r>
          </w:p>
        </w:tc>
        <w:tc>
          <w:tcPr>
            <w:tcW w:w="2448" w:type="dxa"/>
            <w:tcMar>
              <w:top w:w="40" w:type="dxa"/>
              <w:left w:w="80" w:type="dxa"/>
              <w:bottom w:w="40" w:type="dxa"/>
              <w:right w:w="80" w:type="dxa"/>
            </w:tcMar>
            <w:vAlign w:val="center"/>
          </w:tcPr>
          <w:p w14:paraId="296EE2CB" w14:textId="77777777" w:rsidR="001D6D33" w:rsidRDefault="002D2DD4">
            <w:pPr>
              <w:spacing w:before="20" w:after="20"/>
            </w:pPr>
            <w:r>
              <w:rPr>
                <w:sz w:val="16"/>
              </w:rPr>
              <w:t>P×Q de ingresos por referencia</w:t>
            </w:r>
          </w:p>
        </w:tc>
        <w:tc>
          <w:tcPr>
            <w:tcW w:w="5040" w:type="dxa"/>
            <w:tcMar>
              <w:top w:w="40" w:type="dxa"/>
              <w:left w:w="80" w:type="dxa"/>
              <w:bottom w:w="40" w:type="dxa"/>
              <w:right w:w="80" w:type="dxa"/>
            </w:tcMar>
            <w:vAlign w:val="center"/>
          </w:tcPr>
          <w:p w14:paraId="1DFF5EEA" w14:textId="5860EF56" w:rsidR="001D6D33" w:rsidRDefault="61D21D5B">
            <w:pPr>
              <w:spacing w:before="20" w:after="20"/>
            </w:pPr>
            <w:r w:rsidRPr="6B982EE3">
              <w:rPr>
                <w:sz w:val="16"/>
                <w:szCs w:val="16"/>
              </w:rPr>
              <w:t>Ingresos = Unidades × Precio de venta, por referencia (moto/auto</w:t>
            </w:r>
            <w:r w:rsidR="7F5BB3D8" w:rsidRPr="6B982EE3">
              <w:rPr>
                <w:sz w:val="16"/>
                <w:szCs w:val="16"/>
              </w:rPr>
              <w:t>/</w:t>
            </w:r>
            <w:r w:rsidR="00891B0C">
              <w:rPr>
                <w:sz w:val="16"/>
                <w:szCs w:val="16"/>
              </w:rPr>
              <w:t>acero</w:t>
            </w:r>
            <w:r w:rsidRPr="6B982EE3">
              <w:rPr>
                <w:sz w:val="16"/>
                <w:szCs w:val="16"/>
              </w:rPr>
              <w:t>), CEBE y mes. Incluye IVA (19%), impuesto al consumo (8%) y recuperación de fletes.</w:t>
            </w:r>
          </w:p>
        </w:tc>
        <w:tc>
          <w:tcPr>
            <w:tcW w:w="1008" w:type="dxa"/>
            <w:tcMar>
              <w:top w:w="40" w:type="dxa"/>
              <w:left w:w="80" w:type="dxa"/>
              <w:bottom w:w="40" w:type="dxa"/>
              <w:right w:w="80" w:type="dxa"/>
            </w:tcMar>
            <w:vAlign w:val="center"/>
          </w:tcPr>
          <w:p w14:paraId="68E8F053" w14:textId="77777777" w:rsidR="001D6D33" w:rsidRDefault="002D2DD4">
            <w:pPr>
              <w:spacing w:before="20" w:after="20"/>
            </w:pPr>
            <w:r>
              <w:rPr>
                <w:sz w:val="16"/>
              </w:rPr>
              <w:t>Ingresos</w:t>
            </w:r>
          </w:p>
        </w:tc>
      </w:tr>
      <w:tr w:rsidR="001D6D33" w14:paraId="4BD81A46" w14:textId="77777777" w:rsidTr="000328E6">
        <w:trPr>
          <w:jc w:val="center"/>
        </w:trPr>
        <w:tc>
          <w:tcPr>
            <w:tcW w:w="1008" w:type="dxa"/>
            <w:shd w:val="clear" w:color="auto" w:fill="F2F6FC"/>
            <w:tcMar>
              <w:top w:w="40" w:type="dxa"/>
              <w:left w:w="80" w:type="dxa"/>
              <w:bottom w:w="40" w:type="dxa"/>
              <w:right w:w="80" w:type="dxa"/>
            </w:tcMar>
            <w:vAlign w:val="center"/>
          </w:tcPr>
          <w:p w14:paraId="21CA77B5" w14:textId="77777777" w:rsidR="001D6D33" w:rsidRDefault="002D2DD4">
            <w:pPr>
              <w:spacing w:before="20" w:after="20"/>
            </w:pPr>
            <w:r>
              <w:rPr>
                <w:sz w:val="16"/>
              </w:rPr>
              <w:t>REQ-002</w:t>
            </w:r>
          </w:p>
        </w:tc>
        <w:tc>
          <w:tcPr>
            <w:tcW w:w="2448" w:type="dxa"/>
            <w:shd w:val="clear" w:color="auto" w:fill="F2F6FC"/>
            <w:tcMar>
              <w:top w:w="40" w:type="dxa"/>
              <w:left w:w="80" w:type="dxa"/>
              <w:bottom w:w="40" w:type="dxa"/>
              <w:right w:w="80" w:type="dxa"/>
            </w:tcMar>
            <w:vAlign w:val="center"/>
          </w:tcPr>
          <w:p w14:paraId="6F5F1FD6" w14:textId="77777777" w:rsidR="001D6D33" w:rsidRDefault="002D2DD4">
            <w:pPr>
              <w:spacing w:before="20" w:after="20"/>
            </w:pPr>
            <w:r>
              <w:rPr>
                <w:sz w:val="16"/>
              </w:rPr>
              <w:t>Juego de cartera por entidad</w:t>
            </w:r>
          </w:p>
        </w:tc>
        <w:tc>
          <w:tcPr>
            <w:tcW w:w="5040" w:type="dxa"/>
            <w:shd w:val="clear" w:color="auto" w:fill="F2F6FC"/>
            <w:tcMar>
              <w:top w:w="40" w:type="dxa"/>
              <w:left w:w="80" w:type="dxa"/>
              <w:bottom w:w="40" w:type="dxa"/>
              <w:right w:w="80" w:type="dxa"/>
            </w:tcMar>
            <w:vAlign w:val="center"/>
          </w:tcPr>
          <w:p w14:paraId="2F5540B7" w14:textId="44E1CED2" w:rsidR="001D6D33" w:rsidRDefault="61D21D5B" w:rsidP="6B982EE3">
            <w:pPr>
              <w:spacing w:before="20" w:after="20"/>
              <w:rPr>
                <w:sz w:val="16"/>
                <w:szCs w:val="16"/>
              </w:rPr>
            </w:pPr>
            <w:r w:rsidRPr="6B982EE3">
              <w:rPr>
                <w:sz w:val="16"/>
                <w:szCs w:val="16"/>
              </w:rPr>
              <w:t>Saldo inicial + Facturación con IVA − Recaudos = Saldo final. Tasas 50/50 HAC, 80/20 agencias, 75/25 talleres. Cartera de renting separada.</w:t>
            </w:r>
            <w:r w:rsidR="00891B0C">
              <w:rPr>
                <w:sz w:val="16"/>
                <w:szCs w:val="16"/>
              </w:rPr>
              <w:t xml:space="preserve"> Cada CEBE tiene su cálculo de Cartera</w:t>
            </w:r>
            <w:r w:rsidR="52EB5FA7" w:rsidRPr="6B982EE3">
              <w:rPr>
                <w:sz w:val="16"/>
                <w:szCs w:val="16"/>
              </w:rPr>
              <w:t>.</w:t>
            </w:r>
          </w:p>
        </w:tc>
        <w:tc>
          <w:tcPr>
            <w:tcW w:w="1008" w:type="dxa"/>
            <w:shd w:val="clear" w:color="auto" w:fill="F2F6FC"/>
            <w:tcMar>
              <w:top w:w="40" w:type="dxa"/>
              <w:left w:w="80" w:type="dxa"/>
              <w:bottom w:w="40" w:type="dxa"/>
              <w:right w:w="80" w:type="dxa"/>
            </w:tcMar>
            <w:vAlign w:val="center"/>
          </w:tcPr>
          <w:p w14:paraId="74A07C93" w14:textId="77777777" w:rsidR="001D6D33" w:rsidRDefault="002D2DD4">
            <w:pPr>
              <w:spacing w:before="20" w:after="20"/>
            </w:pPr>
            <w:r>
              <w:rPr>
                <w:sz w:val="16"/>
              </w:rPr>
              <w:t>Ingresos</w:t>
            </w:r>
          </w:p>
        </w:tc>
      </w:tr>
      <w:tr w:rsidR="001D6D33" w14:paraId="1CB3322D" w14:textId="77777777" w:rsidTr="000328E6">
        <w:trPr>
          <w:jc w:val="center"/>
        </w:trPr>
        <w:tc>
          <w:tcPr>
            <w:tcW w:w="1008" w:type="dxa"/>
            <w:tcMar>
              <w:top w:w="40" w:type="dxa"/>
              <w:left w:w="80" w:type="dxa"/>
              <w:bottom w:w="40" w:type="dxa"/>
              <w:right w:w="80" w:type="dxa"/>
            </w:tcMar>
            <w:vAlign w:val="center"/>
          </w:tcPr>
          <w:p w14:paraId="3C74C779" w14:textId="77777777" w:rsidR="001D6D33" w:rsidRDefault="002D2DD4">
            <w:pPr>
              <w:spacing w:before="20" w:after="20"/>
            </w:pPr>
            <w:r>
              <w:rPr>
                <w:sz w:val="16"/>
              </w:rPr>
              <w:t>REQ-003</w:t>
            </w:r>
          </w:p>
        </w:tc>
        <w:tc>
          <w:tcPr>
            <w:tcW w:w="2448" w:type="dxa"/>
            <w:tcMar>
              <w:top w:w="40" w:type="dxa"/>
              <w:left w:w="80" w:type="dxa"/>
              <w:bottom w:w="40" w:type="dxa"/>
              <w:right w:w="80" w:type="dxa"/>
            </w:tcMar>
            <w:vAlign w:val="center"/>
          </w:tcPr>
          <w:p w14:paraId="671530D7" w14:textId="77777777" w:rsidR="001D6D33" w:rsidRDefault="002D2DD4">
            <w:pPr>
              <w:spacing w:before="20" w:after="20"/>
            </w:pPr>
            <w:r>
              <w:rPr>
                <w:sz w:val="16"/>
              </w:rPr>
              <w:t>Juego de inventarios motos/autos</w:t>
            </w:r>
          </w:p>
        </w:tc>
        <w:tc>
          <w:tcPr>
            <w:tcW w:w="5040" w:type="dxa"/>
            <w:tcMar>
              <w:top w:w="40" w:type="dxa"/>
              <w:left w:w="80" w:type="dxa"/>
              <w:bottom w:w="40" w:type="dxa"/>
              <w:right w:w="80" w:type="dxa"/>
            </w:tcMar>
            <w:vAlign w:val="center"/>
          </w:tcPr>
          <w:p w14:paraId="32FF97AD" w14:textId="2CC9EABC" w:rsidR="001D6D33" w:rsidRDefault="61D21D5B" w:rsidP="6B982EE3">
            <w:pPr>
              <w:spacing w:before="20" w:after="20"/>
              <w:rPr>
                <w:sz w:val="16"/>
                <w:szCs w:val="16"/>
              </w:rPr>
            </w:pPr>
            <w:r w:rsidRPr="6B982EE3">
              <w:rPr>
                <w:sz w:val="16"/>
                <w:szCs w:val="16"/>
              </w:rPr>
              <w:t xml:space="preserve">Inventario inicial + Compras/producción </w:t>
            </w:r>
            <w:r w:rsidR="00891B0C">
              <w:rPr>
                <w:sz w:val="16"/>
                <w:szCs w:val="16"/>
              </w:rPr>
              <w:t>Costos</w:t>
            </w:r>
            <w:r w:rsidRPr="6B982EE3">
              <w:rPr>
                <w:sz w:val="16"/>
                <w:szCs w:val="16"/>
              </w:rPr>
              <w:t xml:space="preserve"> = Inventario final, en unidades y pesos. Valoración a costo promedio y estándar. Inventario HAC en zona franca.</w:t>
            </w:r>
            <w:r w:rsidR="22EA903A" w:rsidRPr="6B982EE3">
              <w:rPr>
                <w:sz w:val="16"/>
                <w:szCs w:val="16"/>
              </w:rPr>
              <w:t xml:space="preserve"> </w:t>
            </w:r>
            <w:r w:rsidR="00891B0C">
              <w:rPr>
                <w:sz w:val="16"/>
                <w:szCs w:val="16"/>
              </w:rPr>
              <w:t>Cada CEBE tiene su cálculo de Inventarios</w:t>
            </w:r>
            <w:r w:rsidR="22EA903A" w:rsidRPr="6B982EE3">
              <w:rPr>
                <w:sz w:val="16"/>
                <w:szCs w:val="16"/>
              </w:rPr>
              <w:t>.</w:t>
            </w:r>
          </w:p>
        </w:tc>
        <w:tc>
          <w:tcPr>
            <w:tcW w:w="1008" w:type="dxa"/>
            <w:tcMar>
              <w:top w:w="40" w:type="dxa"/>
              <w:left w:w="80" w:type="dxa"/>
              <w:bottom w:w="40" w:type="dxa"/>
              <w:right w:w="80" w:type="dxa"/>
            </w:tcMar>
            <w:vAlign w:val="center"/>
          </w:tcPr>
          <w:p w14:paraId="126A8D16" w14:textId="77777777" w:rsidR="001D6D33" w:rsidRDefault="002D2DD4">
            <w:pPr>
              <w:spacing w:before="20" w:after="20"/>
            </w:pPr>
            <w:r>
              <w:rPr>
                <w:sz w:val="16"/>
              </w:rPr>
              <w:t>Ingresos</w:t>
            </w:r>
          </w:p>
        </w:tc>
      </w:tr>
      <w:tr w:rsidR="001D6D33" w14:paraId="24C16809" w14:textId="77777777" w:rsidTr="000328E6">
        <w:trPr>
          <w:jc w:val="center"/>
        </w:trPr>
        <w:tc>
          <w:tcPr>
            <w:tcW w:w="1008" w:type="dxa"/>
            <w:shd w:val="clear" w:color="auto" w:fill="F2F6FC"/>
            <w:tcMar>
              <w:top w:w="40" w:type="dxa"/>
              <w:left w:w="80" w:type="dxa"/>
              <w:bottom w:w="40" w:type="dxa"/>
              <w:right w:w="80" w:type="dxa"/>
            </w:tcMar>
            <w:vAlign w:val="center"/>
          </w:tcPr>
          <w:p w14:paraId="2198B022" w14:textId="77777777" w:rsidR="001D6D33" w:rsidRDefault="002D2DD4">
            <w:pPr>
              <w:spacing w:before="20" w:after="20"/>
            </w:pPr>
            <w:r>
              <w:rPr>
                <w:sz w:val="16"/>
              </w:rPr>
              <w:t>REQ-004</w:t>
            </w:r>
          </w:p>
        </w:tc>
        <w:tc>
          <w:tcPr>
            <w:tcW w:w="2448" w:type="dxa"/>
            <w:shd w:val="clear" w:color="auto" w:fill="F2F6FC"/>
            <w:tcMar>
              <w:top w:w="40" w:type="dxa"/>
              <w:left w:w="80" w:type="dxa"/>
              <w:bottom w:w="40" w:type="dxa"/>
              <w:right w:w="80" w:type="dxa"/>
            </w:tcMar>
            <w:vAlign w:val="center"/>
          </w:tcPr>
          <w:p w14:paraId="79A9BC46" w14:textId="682597ED" w:rsidR="001D6D33" w:rsidRDefault="61D21D5B">
            <w:pPr>
              <w:spacing w:before="20" w:after="20"/>
            </w:pPr>
            <w:r w:rsidRPr="6B982EE3">
              <w:rPr>
                <w:sz w:val="16"/>
                <w:szCs w:val="16"/>
              </w:rPr>
              <w:t>EEFF por sociedad</w:t>
            </w:r>
            <w:r w:rsidR="05B77E4C" w:rsidRPr="6B982EE3">
              <w:rPr>
                <w:sz w:val="16"/>
                <w:szCs w:val="16"/>
              </w:rPr>
              <w:t xml:space="preserve"> </w:t>
            </w:r>
            <w:r w:rsidR="009E59B5">
              <w:rPr>
                <w:sz w:val="16"/>
                <w:szCs w:val="16"/>
              </w:rPr>
              <w:t>y CEBE</w:t>
            </w:r>
          </w:p>
        </w:tc>
        <w:tc>
          <w:tcPr>
            <w:tcW w:w="5040" w:type="dxa"/>
            <w:shd w:val="clear" w:color="auto" w:fill="F2F6FC"/>
            <w:tcMar>
              <w:top w:w="40" w:type="dxa"/>
              <w:left w:w="80" w:type="dxa"/>
              <w:bottom w:w="40" w:type="dxa"/>
              <w:right w:w="80" w:type="dxa"/>
            </w:tcMar>
            <w:vAlign w:val="center"/>
          </w:tcPr>
          <w:p w14:paraId="7FA8C4E8" w14:textId="77777777" w:rsidR="001D6D33" w:rsidRDefault="002D2DD4">
            <w:pPr>
              <w:spacing w:before="20" w:after="20"/>
            </w:pPr>
            <w:r>
              <w:rPr>
                <w:sz w:val="16"/>
              </w:rPr>
              <w:t>Estado de Resultados (P&amp;G) y Balance por cuenta, CEBE y sociedad. P&amp;G «sábana» (con CSC discriminados) y P&amp;G NIT (sin ventas internas).</w:t>
            </w:r>
          </w:p>
        </w:tc>
        <w:tc>
          <w:tcPr>
            <w:tcW w:w="1008" w:type="dxa"/>
            <w:shd w:val="clear" w:color="auto" w:fill="F2F6FC"/>
            <w:tcMar>
              <w:top w:w="40" w:type="dxa"/>
              <w:left w:w="80" w:type="dxa"/>
              <w:bottom w:w="40" w:type="dxa"/>
              <w:right w:w="80" w:type="dxa"/>
            </w:tcMar>
            <w:vAlign w:val="center"/>
          </w:tcPr>
          <w:p w14:paraId="089705AD" w14:textId="77777777" w:rsidR="001D6D33" w:rsidRDefault="002D2DD4">
            <w:pPr>
              <w:spacing w:before="20" w:after="20"/>
            </w:pPr>
            <w:r>
              <w:rPr>
                <w:sz w:val="16"/>
              </w:rPr>
              <w:t>EEFF</w:t>
            </w:r>
          </w:p>
        </w:tc>
      </w:tr>
      <w:tr w:rsidR="001D6D33" w14:paraId="7B8C6A71" w14:textId="77777777" w:rsidTr="000328E6">
        <w:trPr>
          <w:jc w:val="center"/>
        </w:trPr>
        <w:tc>
          <w:tcPr>
            <w:tcW w:w="1008" w:type="dxa"/>
            <w:tcMar>
              <w:top w:w="40" w:type="dxa"/>
              <w:left w:w="80" w:type="dxa"/>
              <w:bottom w:w="40" w:type="dxa"/>
              <w:right w:w="80" w:type="dxa"/>
            </w:tcMar>
            <w:vAlign w:val="center"/>
          </w:tcPr>
          <w:p w14:paraId="2AC0DEDD" w14:textId="77777777" w:rsidR="001D6D33" w:rsidRDefault="002D2DD4">
            <w:pPr>
              <w:spacing w:before="20" w:after="20"/>
            </w:pPr>
            <w:r>
              <w:rPr>
                <w:sz w:val="16"/>
              </w:rPr>
              <w:t>REQ-005</w:t>
            </w:r>
          </w:p>
        </w:tc>
        <w:tc>
          <w:tcPr>
            <w:tcW w:w="2448" w:type="dxa"/>
            <w:tcMar>
              <w:top w:w="40" w:type="dxa"/>
              <w:left w:w="80" w:type="dxa"/>
              <w:bottom w:w="40" w:type="dxa"/>
              <w:right w:w="80" w:type="dxa"/>
            </w:tcMar>
            <w:vAlign w:val="center"/>
          </w:tcPr>
          <w:p w14:paraId="4432839A" w14:textId="77777777" w:rsidR="001D6D33" w:rsidRDefault="002D2DD4">
            <w:pPr>
              <w:spacing w:before="20" w:after="20"/>
            </w:pPr>
            <w:r>
              <w:rPr>
                <w:sz w:val="16"/>
              </w:rPr>
              <w:t>Costos de conversión por CEBE de PMF</w:t>
            </w:r>
          </w:p>
        </w:tc>
        <w:tc>
          <w:tcPr>
            <w:tcW w:w="5040" w:type="dxa"/>
            <w:tcMar>
              <w:top w:w="40" w:type="dxa"/>
              <w:left w:w="80" w:type="dxa"/>
              <w:bottom w:w="40" w:type="dxa"/>
              <w:right w:w="80" w:type="dxa"/>
            </w:tcMar>
            <w:vAlign w:val="center"/>
          </w:tcPr>
          <w:p w14:paraId="60EF7114" w14:textId="77777777" w:rsidR="001D6D33" w:rsidRDefault="002D2DD4">
            <w:pPr>
              <w:spacing w:before="20" w:after="20"/>
            </w:pPr>
            <w:r>
              <w:rPr>
                <w:sz w:val="16"/>
              </w:rPr>
              <w:t>Tarifas de mano de obra directa y CIF por centro de trabajo, distribuidas a las líneas cliente mediante alícuotas y centros transversales.</w:t>
            </w:r>
          </w:p>
        </w:tc>
        <w:tc>
          <w:tcPr>
            <w:tcW w:w="1008" w:type="dxa"/>
            <w:tcMar>
              <w:top w:w="40" w:type="dxa"/>
              <w:left w:w="80" w:type="dxa"/>
              <w:bottom w:w="40" w:type="dxa"/>
              <w:right w:w="80" w:type="dxa"/>
            </w:tcMar>
            <w:vAlign w:val="center"/>
          </w:tcPr>
          <w:p w14:paraId="5CD1E6B4" w14:textId="77777777" w:rsidR="001D6D33" w:rsidRDefault="002D2DD4">
            <w:pPr>
              <w:spacing w:before="20" w:after="20"/>
            </w:pPr>
            <w:r>
              <w:rPr>
                <w:sz w:val="16"/>
              </w:rPr>
              <w:t>Costos</w:t>
            </w:r>
          </w:p>
        </w:tc>
      </w:tr>
      <w:tr w:rsidR="001D6D33" w14:paraId="3341C252" w14:textId="77777777" w:rsidTr="000328E6">
        <w:trPr>
          <w:jc w:val="center"/>
        </w:trPr>
        <w:tc>
          <w:tcPr>
            <w:tcW w:w="1008" w:type="dxa"/>
            <w:shd w:val="clear" w:color="auto" w:fill="F2F6FC"/>
            <w:tcMar>
              <w:top w:w="40" w:type="dxa"/>
              <w:left w:w="80" w:type="dxa"/>
              <w:bottom w:w="40" w:type="dxa"/>
              <w:right w:w="80" w:type="dxa"/>
            </w:tcMar>
            <w:vAlign w:val="center"/>
          </w:tcPr>
          <w:p w14:paraId="54DC7633" w14:textId="77777777" w:rsidR="001D6D33" w:rsidRDefault="002D2DD4">
            <w:pPr>
              <w:spacing w:before="20" w:after="20"/>
            </w:pPr>
            <w:r>
              <w:rPr>
                <w:sz w:val="16"/>
              </w:rPr>
              <w:t>REQ-006</w:t>
            </w:r>
          </w:p>
        </w:tc>
        <w:tc>
          <w:tcPr>
            <w:tcW w:w="2448" w:type="dxa"/>
            <w:shd w:val="clear" w:color="auto" w:fill="F2F6FC"/>
            <w:tcMar>
              <w:top w:w="40" w:type="dxa"/>
              <w:left w:w="80" w:type="dxa"/>
              <w:bottom w:w="40" w:type="dxa"/>
              <w:right w:w="80" w:type="dxa"/>
            </w:tcMar>
            <w:vAlign w:val="center"/>
          </w:tcPr>
          <w:p w14:paraId="28AF53D4" w14:textId="4746AE8C" w:rsidR="001D6D33" w:rsidRDefault="61D21D5B">
            <w:pPr>
              <w:spacing w:before="20" w:after="20"/>
            </w:pPr>
            <w:r w:rsidRPr="6B982EE3">
              <w:rPr>
                <w:sz w:val="16"/>
                <w:szCs w:val="16"/>
              </w:rPr>
              <w:t>Flujo de caja directo</w:t>
            </w:r>
            <w:r w:rsidR="08511148" w:rsidRPr="6B982EE3">
              <w:rPr>
                <w:sz w:val="16"/>
                <w:szCs w:val="16"/>
              </w:rPr>
              <w:t xml:space="preserve">, </w:t>
            </w:r>
            <w:r w:rsidR="009E59B5">
              <w:rPr>
                <w:sz w:val="16"/>
                <w:szCs w:val="16"/>
              </w:rPr>
              <w:t>por CEBE</w:t>
            </w:r>
          </w:p>
        </w:tc>
        <w:tc>
          <w:tcPr>
            <w:tcW w:w="5040" w:type="dxa"/>
            <w:shd w:val="clear" w:color="auto" w:fill="F2F6FC"/>
            <w:tcMar>
              <w:top w:w="40" w:type="dxa"/>
              <w:left w:w="80" w:type="dxa"/>
              <w:bottom w:w="40" w:type="dxa"/>
              <w:right w:w="80" w:type="dxa"/>
            </w:tcMar>
            <w:vAlign w:val="center"/>
          </w:tcPr>
          <w:p w14:paraId="692FA290" w14:textId="1F782A51" w:rsidR="001D6D33" w:rsidRDefault="61D21D5B">
            <w:pPr>
              <w:spacing w:before="20" w:after="20"/>
            </w:pPr>
            <w:r w:rsidRPr="6B982EE3">
              <w:rPr>
                <w:sz w:val="16"/>
                <w:szCs w:val="16"/>
              </w:rPr>
              <w:t xml:space="preserve">Recaudos, pagos de MP </w:t>
            </w:r>
            <w:r w:rsidR="009E59B5">
              <w:rPr>
                <w:sz w:val="16"/>
                <w:szCs w:val="16"/>
              </w:rPr>
              <w:t>nacional y del</w:t>
            </w:r>
            <w:r w:rsidR="71347285" w:rsidRPr="6B982EE3">
              <w:rPr>
                <w:sz w:val="16"/>
                <w:szCs w:val="16"/>
              </w:rPr>
              <w:t xml:space="preserve"> </w:t>
            </w:r>
            <w:r w:rsidRPr="6B982EE3">
              <w:rPr>
                <w:sz w:val="16"/>
                <w:szCs w:val="16"/>
              </w:rPr>
              <w:t>exterior, nómina,</w:t>
            </w:r>
            <w:r w:rsidR="3EC20FBB" w:rsidRPr="6B982EE3">
              <w:rPr>
                <w:sz w:val="16"/>
                <w:szCs w:val="16"/>
              </w:rPr>
              <w:t xml:space="preserve"> </w:t>
            </w:r>
            <w:r w:rsidR="009E59B5">
              <w:rPr>
                <w:sz w:val="16"/>
                <w:szCs w:val="16"/>
              </w:rPr>
              <w:t>gastos y costos de conversión</w:t>
            </w:r>
            <w:r w:rsidR="3EC20FBB" w:rsidRPr="6B982EE3">
              <w:rPr>
                <w:sz w:val="16"/>
                <w:szCs w:val="16"/>
              </w:rPr>
              <w:t>,</w:t>
            </w:r>
            <w:r w:rsidRPr="6B982EE3">
              <w:rPr>
                <w:sz w:val="16"/>
                <w:szCs w:val="16"/>
              </w:rPr>
              <w:t xml:space="preserve"> impuestos, giros financiados en USD</w:t>
            </w:r>
            <w:r w:rsidR="6361E057" w:rsidRPr="6B982EE3">
              <w:rPr>
                <w:sz w:val="16"/>
                <w:szCs w:val="16"/>
              </w:rPr>
              <w:t>,</w:t>
            </w:r>
            <w:r w:rsidR="009E59B5">
              <w:rPr>
                <w:sz w:val="16"/>
                <w:szCs w:val="16"/>
              </w:rPr>
              <w:t xml:space="preserve"> dividendos, servicio de deuda</w:t>
            </w:r>
            <w:r w:rsidRPr="6B982EE3">
              <w:rPr>
                <w:sz w:val="16"/>
                <w:szCs w:val="16"/>
              </w:rPr>
              <w:t xml:space="preserve"> y caja mínima operativa.</w:t>
            </w:r>
          </w:p>
        </w:tc>
        <w:tc>
          <w:tcPr>
            <w:tcW w:w="1008" w:type="dxa"/>
            <w:shd w:val="clear" w:color="auto" w:fill="F2F6FC"/>
            <w:tcMar>
              <w:top w:w="40" w:type="dxa"/>
              <w:left w:w="80" w:type="dxa"/>
              <w:bottom w:w="40" w:type="dxa"/>
              <w:right w:w="80" w:type="dxa"/>
            </w:tcMar>
            <w:vAlign w:val="center"/>
          </w:tcPr>
          <w:p w14:paraId="637C5124" w14:textId="77777777" w:rsidR="001D6D33" w:rsidRDefault="002D2DD4">
            <w:pPr>
              <w:spacing w:before="20" w:after="20"/>
            </w:pPr>
            <w:r>
              <w:rPr>
                <w:sz w:val="16"/>
              </w:rPr>
              <w:t>EEFF</w:t>
            </w:r>
          </w:p>
        </w:tc>
      </w:tr>
      <w:tr w:rsidR="001D6D33" w14:paraId="1F92D697" w14:textId="77777777" w:rsidTr="000328E6">
        <w:trPr>
          <w:jc w:val="center"/>
        </w:trPr>
        <w:tc>
          <w:tcPr>
            <w:tcW w:w="1008" w:type="dxa"/>
            <w:tcMar>
              <w:top w:w="40" w:type="dxa"/>
              <w:left w:w="80" w:type="dxa"/>
              <w:bottom w:w="40" w:type="dxa"/>
              <w:right w:w="80" w:type="dxa"/>
            </w:tcMar>
            <w:vAlign w:val="center"/>
          </w:tcPr>
          <w:p w14:paraId="7CC8A15F" w14:textId="77777777" w:rsidR="001D6D33" w:rsidRDefault="002D2DD4">
            <w:pPr>
              <w:spacing w:before="20" w:after="20"/>
            </w:pPr>
            <w:r>
              <w:rPr>
                <w:sz w:val="16"/>
              </w:rPr>
              <w:t>REQ-007</w:t>
            </w:r>
          </w:p>
        </w:tc>
        <w:tc>
          <w:tcPr>
            <w:tcW w:w="2448" w:type="dxa"/>
            <w:tcMar>
              <w:top w:w="40" w:type="dxa"/>
              <w:left w:w="80" w:type="dxa"/>
              <w:bottom w:w="40" w:type="dxa"/>
              <w:right w:w="80" w:type="dxa"/>
            </w:tcMar>
            <w:vAlign w:val="center"/>
          </w:tcPr>
          <w:p w14:paraId="37E3B4B2" w14:textId="77777777" w:rsidR="001D6D33" w:rsidRDefault="002D2DD4">
            <w:pPr>
              <w:spacing w:before="20" w:after="20"/>
            </w:pPr>
            <w:r>
              <w:rPr>
                <w:sz w:val="16"/>
              </w:rPr>
              <w:t>Variables macroeconómicas</w:t>
            </w:r>
          </w:p>
        </w:tc>
        <w:tc>
          <w:tcPr>
            <w:tcW w:w="5040" w:type="dxa"/>
            <w:tcMar>
              <w:top w:w="40" w:type="dxa"/>
              <w:left w:w="80" w:type="dxa"/>
              <w:bottom w:w="40" w:type="dxa"/>
              <w:right w:w="80" w:type="dxa"/>
            </w:tcMar>
            <w:vAlign w:val="center"/>
          </w:tcPr>
          <w:p w14:paraId="3597DBD1" w14:textId="77777777" w:rsidR="001D6D33" w:rsidRDefault="002D2DD4">
            <w:pPr>
              <w:spacing w:before="20" w:after="20"/>
            </w:pPr>
            <w:r>
              <w:rPr>
                <w:sz w:val="16"/>
              </w:rPr>
              <w:t>TRM (USD/COP), IBR + spread, SOFR + spread, IPC y tasas de cobertura, parametrizadas por escenario.</w:t>
            </w:r>
          </w:p>
        </w:tc>
        <w:tc>
          <w:tcPr>
            <w:tcW w:w="1008" w:type="dxa"/>
            <w:tcMar>
              <w:top w:w="40" w:type="dxa"/>
              <w:left w:w="80" w:type="dxa"/>
              <w:bottom w:w="40" w:type="dxa"/>
              <w:right w:w="80" w:type="dxa"/>
            </w:tcMar>
            <w:vAlign w:val="center"/>
          </w:tcPr>
          <w:p w14:paraId="1DD8C1E3" w14:textId="77777777" w:rsidR="001D6D33" w:rsidRDefault="002D2DD4">
            <w:pPr>
              <w:spacing w:before="20" w:after="20"/>
            </w:pPr>
            <w:r>
              <w:rPr>
                <w:sz w:val="16"/>
              </w:rPr>
              <w:t>Todos</w:t>
            </w:r>
          </w:p>
        </w:tc>
      </w:tr>
      <w:tr w:rsidR="001D6D33" w14:paraId="1243D410" w14:textId="77777777" w:rsidTr="000328E6">
        <w:trPr>
          <w:jc w:val="center"/>
        </w:trPr>
        <w:tc>
          <w:tcPr>
            <w:tcW w:w="1008" w:type="dxa"/>
            <w:shd w:val="clear" w:color="auto" w:fill="F2F6FC"/>
            <w:tcMar>
              <w:top w:w="40" w:type="dxa"/>
              <w:left w:w="80" w:type="dxa"/>
              <w:bottom w:w="40" w:type="dxa"/>
              <w:right w:w="80" w:type="dxa"/>
            </w:tcMar>
            <w:vAlign w:val="center"/>
          </w:tcPr>
          <w:p w14:paraId="5F3F3060" w14:textId="77777777" w:rsidR="001D6D33" w:rsidRDefault="002D2DD4">
            <w:pPr>
              <w:spacing w:before="20" w:after="20"/>
            </w:pPr>
            <w:r>
              <w:rPr>
                <w:sz w:val="16"/>
              </w:rPr>
              <w:t>REQ-008</w:t>
            </w:r>
          </w:p>
        </w:tc>
        <w:tc>
          <w:tcPr>
            <w:tcW w:w="2448" w:type="dxa"/>
            <w:shd w:val="clear" w:color="auto" w:fill="F2F6FC"/>
            <w:tcMar>
              <w:top w:w="40" w:type="dxa"/>
              <w:left w:w="80" w:type="dxa"/>
              <w:bottom w:w="40" w:type="dxa"/>
              <w:right w:w="80" w:type="dxa"/>
            </w:tcMar>
            <w:vAlign w:val="center"/>
          </w:tcPr>
          <w:p w14:paraId="162FC4B2" w14:textId="77777777" w:rsidR="001D6D33" w:rsidRDefault="002D2DD4">
            <w:pPr>
              <w:spacing w:before="20" w:after="20"/>
            </w:pPr>
            <w:r>
              <w:rPr>
                <w:sz w:val="16"/>
              </w:rPr>
              <w:t>Versionamiento y escenarios</w:t>
            </w:r>
          </w:p>
        </w:tc>
        <w:tc>
          <w:tcPr>
            <w:tcW w:w="5040" w:type="dxa"/>
            <w:shd w:val="clear" w:color="auto" w:fill="F2F6FC"/>
            <w:tcMar>
              <w:top w:w="40" w:type="dxa"/>
              <w:left w:w="80" w:type="dxa"/>
              <w:bottom w:w="40" w:type="dxa"/>
              <w:right w:w="80" w:type="dxa"/>
            </w:tcMar>
            <w:vAlign w:val="center"/>
          </w:tcPr>
          <w:p w14:paraId="419990C5" w14:textId="77777777" w:rsidR="001D6D33" w:rsidRDefault="002D2DD4">
            <w:pPr>
              <w:spacing w:before="20" w:after="20"/>
            </w:pPr>
            <w:r>
              <w:rPr>
                <w:sz w:val="16"/>
              </w:rPr>
              <w:t>Real, Plan (pesimista/optimista/medio), Forecast 1-N y Plan Bancos 1-2. El presupuesto aprobado es inmutable; los escenarios son versiones adicionales.</w:t>
            </w:r>
          </w:p>
        </w:tc>
        <w:tc>
          <w:tcPr>
            <w:tcW w:w="1008" w:type="dxa"/>
            <w:shd w:val="clear" w:color="auto" w:fill="F2F6FC"/>
            <w:tcMar>
              <w:top w:w="40" w:type="dxa"/>
              <w:left w:w="80" w:type="dxa"/>
              <w:bottom w:w="40" w:type="dxa"/>
              <w:right w:w="80" w:type="dxa"/>
            </w:tcMar>
            <w:vAlign w:val="center"/>
          </w:tcPr>
          <w:p w14:paraId="3B53A092" w14:textId="77777777" w:rsidR="001D6D33" w:rsidRDefault="002D2DD4">
            <w:pPr>
              <w:spacing w:before="20" w:after="20"/>
            </w:pPr>
            <w:r>
              <w:rPr>
                <w:sz w:val="16"/>
              </w:rPr>
              <w:t>Todos</w:t>
            </w:r>
          </w:p>
        </w:tc>
      </w:tr>
      <w:tr w:rsidR="001D6D33" w14:paraId="447F0AD2" w14:textId="77777777" w:rsidTr="000328E6">
        <w:trPr>
          <w:jc w:val="center"/>
        </w:trPr>
        <w:tc>
          <w:tcPr>
            <w:tcW w:w="1008" w:type="dxa"/>
            <w:tcMar>
              <w:top w:w="40" w:type="dxa"/>
              <w:left w:w="80" w:type="dxa"/>
              <w:bottom w:w="40" w:type="dxa"/>
              <w:right w:w="80" w:type="dxa"/>
            </w:tcMar>
            <w:vAlign w:val="center"/>
          </w:tcPr>
          <w:p w14:paraId="4F2B272E" w14:textId="77777777" w:rsidR="001D6D33" w:rsidRDefault="002D2DD4">
            <w:pPr>
              <w:spacing w:before="20" w:after="20"/>
            </w:pPr>
            <w:r>
              <w:rPr>
                <w:sz w:val="16"/>
              </w:rPr>
              <w:t>REQ-009</w:t>
            </w:r>
          </w:p>
        </w:tc>
        <w:tc>
          <w:tcPr>
            <w:tcW w:w="2448" w:type="dxa"/>
            <w:tcMar>
              <w:top w:w="40" w:type="dxa"/>
              <w:left w:w="80" w:type="dxa"/>
              <w:bottom w:w="40" w:type="dxa"/>
              <w:right w:w="80" w:type="dxa"/>
            </w:tcMar>
            <w:vAlign w:val="center"/>
          </w:tcPr>
          <w:p w14:paraId="458AE07C" w14:textId="77777777" w:rsidR="001D6D33" w:rsidRDefault="002D2DD4">
            <w:pPr>
              <w:spacing w:before="20" w:after="20"/>
            </w:pPr>
            <w:r>
              <w:rPr>
                <w:sz w:val="16"/>
              </w:rPr>
              <w:t>Separación de scripts por línea</w:t>
            </w:r>
          </w:p>
        </w:tc>
        <w:tc>
          <w:tcPr>
            <w:tcW w:w="5040" w:type="dxa"/>
            <w:tcMar>
              <w:top w:w="40" w:type="dxa"/>
              <w:left w:w="80" w:type="dxa"/>
              <w:bottom w:w="40" w:type="dxa"/>
              <w:right w:w="80" w:type="dxa"/>
            </w:tcMar>
            <w:vAlign w:val="center"/>
          </w:tcPr>
          <w:p w14:paraId="7BD2C78A" w14:textId="77777777" w:rsidR="001D6D33" w:rsidRDefault="002D2DD4">
            <w:pPr>
              <w:spacing w:before="20" w:after="20"/>
            </w:pPr>
            <w:r>
              <w:rPr>
                <w:sz w:val="16"/>
              </w:rPr>
              <w:t>El script T01 (motos + autos) debe separarse para evitar sobreescritura entre líneas cuando los datos están incompletos en alguna unidad.</w:t>
            </w:r>
          </w:p>
        </w:tc>
        <w:tc>
          <w:tcPr>
            <w:tcW w:w="1008" w:type="dxa"/>
            <w:tcMar>
              <w:top w:w="40" w:type="dxa"/>
              <w:left w:w="80" w:type="dxa"/>
              <w:bottom w:w="40" w:type="dxa"/>
              <w:right w:w="80" w:type="dxa"/>
            </w:tcMar>
            <w:vAlign w:val="center"/>
          </w:tcPr>
          <w:p w14:paraId="603DF8CF" w14:textId="77777777" w:rsidR="001D6D33" w:rsidRDefault="002D2DD4">
            <w:pPr>
              <w:spacing w:before="20" w:after="20"/>
            </w:pPr>
            <w:r>
              <w:rPr>
                <w:sz w:val="16"/>
              </w:rPr>
              <w:t>Ingresos</w:t>
            </w:r>
          </w:p>
        </w:tc>
      </w:tr>
      <w:tr w:rsidR="6B982EE3" w14:paraId="31F33384" w14:textId="77777777" w:rsidTr="000328E6">
        <w:trPr>
          <w:trHeight w:val="300"/>
          <w:jc w:val="center"/>
        </w:trPr>
        <w:tc>
          <w:tcPr>
            <w:tcW w:w="1008" w:type="dxa"/>
            <w:tcMar>
              <w:top w:w="40" w:type="dxa"/>
              <w:left w:w="80" w:type="dxa"/>
              <w:bottom w:w="40" w:type="dxa"/>
              <w:right w:w="80" w:type="dxa"/>
            </w:tcMar>
            <w:vAlign w:val="center"/>
          </w:tcPr>
          <w:p w14:paraId="48B69076" w14:textId="34ECA923" w:rsidR="27ABC7E8" w:rsidRPr="00DC6B48" w:rsidRDefault="27ABC7E8" w:rsidP="00DC6B48">
            <w:pPr>
              <w:spacing w:before="20" w:after="20"/>
              <w:rPr>
                <w:sz w:val="16"/>
              </w:rPr>
            </w:pPr>
            <w:r w:rsidRPr="00DC6B48">
              <w:rPr>
                <w:sz w:val="16"/>
              </w:rPr>
              <w:t>REQ-010</w:t>
            </w:r>
          </w:p>
        </w:tc>
        <w:tc>
          <w:tcPr>
            <w:tcW w:w="2448" w:type="dxa"/>
            <w:tcMar>
              <w:top w:w="40" w:type="dxa"/>
              <w:left w:w="80" w:type="dxa"/>
              <w:bottom w:w="40" w:type="dxa"/>
              <w:right w:w="80" w:type="dxa"/>
            </w:tcMar>
            <w:vAlign w:val="center"/>
          </w:tcPr>
          <w:p w14:paraId="13960BFB" w14:textId="13A18FBB" w:rsidR="0B93CE8B" w:rsidRPr="00DC6B48" w:rsidRDefault="0B93CE8B" w:rsidP="00DC6B48">
            <w:pPr>
              <w:spacing w:before="20" w:after="20"/>
              <w:rPr>
                <w:sz w:val="16"/>
              </w:rPr>
            </w:pPr>
            <w:r w:rsidRPr="00DC6B48">
              <w:rPr>
                <w:sz w:val="16"/>
              </w:rPr>
              <w:t>Gastos Operacionales y Costos de Conversión</w:t>
            </w:r>
          </w:p>
        </w:tc>
        <w:tc>
          <w:tcPr>
            <w:tcW w:w="5040" w:type="dxa"/>
            <w:tcMar>
              <w:top w:w="40" w:type="dxa"/>
              <w:left w:w="80" w:type="dxa"/>
              <w:bottom w:w="40" w:type="dxa"/>
              <w:right w:w="80" w:type="dxa"/>
            </w:tcMar>
            <w:vAlign w:val="center"/>
          </w:tcPr>
          <w:p w14:paraId="307E8405" w14:textId="4903A969" w:rsidR="0B93CE8B" w:rsidRDefault="0B93CE8B" w:rsidP="008325DC">
            <w:pPr>
              <w:spacing w:before="20" w:after="20"/>
              <w:rPr>
                <w:sz w:val="16"/>
                <w:szCs w:val="16"/>
              </w:rPr>
            </w:pPr>
            <w:r w:rsidRPr="008325DC">
              <w:rPr>
                <w:sz w:val="16"/>
              </w:rPr>
              <w:t xml:space="preserve">Proyección y distribuciones </w:t>
            </w:r>
            <w:r w:rsidR="02DC9668" w:rsidRPr="008325DC">
              <w:rPr>
                <w:sz w:val="16"/>
              </w:rPr>
              <w:t xml:space="preserve">o subrepartos, </w:t>
            </w:r>
            <w:r w:rsidRPr="008325DC">
              <w:rPr>
                <w:sz w:val="16"/>
              </w:rPr>
              <w:t>de costos de conversión y gastos operacionales</w:t>
            </w:r>
            <w:r w:rsidR="6EF178D6" w:rsidRPr="008325DC">
              <w:rPr>
                <w:sz w:val="16"/>
              </w:rPr>
              <w:t>. Gastos y costos de conversión de causación a flujo de caja.</w:t>
            </w:r>
          </w:p>
        </w:tc>
        <w:tc>
          <w:tcPr>
            <w:tcW w:w="1008" w:type="dxa"/>
            <w:tcMar>
              <w:top w:w="40" w:type="dxa"/>
              <w:left w:w="80" w:type="dxa"/>
              <w:bottom w:w="40" w:type="dxa"/>
              <w:right w:w="80" w:type="dxa"/>
            </w:tcMar>
            <w:vAlign w:val="center"/>
          </w:tcPr>
          <w:p w14:paraId="16A5BB66" w14:textId="44C59B93" w:rsidR="0B93CE8B" w:rsidRDefault="0B93CE8B" w:rsidP="6B982EE3">
            <w:pPr>
              <w:rPr>
                <w:sz w:val="16"/>
                <w:szCs w:val="16"/>
              </w:rPr>
            </w:pPr>
            <w:r w:rsidRPr="6B982EE3">
              <w:rPr>
                <w:sz w:val="16"/>
                <w:szCs w:val="16"/>
              </w:rPr>
              <w:t>Gastos</w:t>
            </w:r>
          </w:p>
        </w:tc>
      </w:tr>
      <w:tr w:rsidR="6B982EE3" w14:paraId="7D30E3D0" w14:textId="77777777" w:rsidTr="000328E6">
        <w:trPr>
          <w:trHeight w:val="300"/>
          <w:jc w:val="center"/>
        </w:trPr>
        <w:tc>
          <w:tcPr>
            <w:tcW w:w="1008" w:type="dxa"/>
            <w:tcMar>
              <w:top w:w="40" w:type="dxa"/>
              <w:left w:w="80" w:type="dxa"/>
              <w:bottom w:w="40" w:type="dxa"/>
              <w:right w:w="80" w:type="dxa"/>
            </w:tcMar>
            <w:vAlign w:val="center"/>
          </w:tcPr>
          <w:p w14:paraId="62B0F2A4" w14:textId="6CF0931D" w:rsidR="51C2200A" w:rsidRDefault="51C2200A" w:rsidP="6B982EE3">
            <w:pPr>
              <w:rPr>
                <w:sz w:val="16"/>
                <w:szCs w:val="16"/>
              </w:rPr>
            </w:pPr>
            <w:r w:rsidRPr="6B982EE3">
              <w:rPr>
                <w:sz w:val="16"/>
                <w:szCs w:val="16"/>
              </w:rPr>
              <w:t>REQ-011</w:t>
            </w:r>
          </w:p>
        </w:tc>
        <w:tc>
          <w:tcPr>
            <w:tcW w:w="2448" w:type="dxa"/>
            <w:tcMar>
              <w:top w:w="40" w:type="dxa"/>
              <w:left w:w="80" w:type="dxa"/>
              <w:bottom w:w="40" w:type="dxa"/>
              <w:right w:w="80" w:type="dxa"/>
            </w:tcMar>
            <w:vAlign w:val="center"/>
          </w:tcPr>
          <w:p w14:paraId="693172EC" w14:textId="71068D83" w:rsidR="6BFFA5A5" w:rsidRDefault="6BFFA5A5" w:rsidP="6B982EE3">
            <w:pPr>
              <w:rPr>
                <w:sz w:val="16"/>
                <w:szCs w:val="16"/>
              </w:rPr>
            </w:pPr>
            <w:r w:rsidRPr="6B982EE3">
              <w:rPr>
                <w:sz w:val="16"/>
                <w:szCs w:val="16"/>
              </w:rPr>
              <w:t>Cálculo de giros financiados</w:t>
            </w:r>
          </w:p>
        </w:tc>
        <w:tc>
          <w:tcPr>
            <w:tcW w:w="5040" w:type="dxa"/>
            <w:tcMar>
              <w:top w:w="40" w:type="dxa"/>
              <w:left w:w="80" w:type="dxa"/>
              <w:bottom w:w="40" w:type="dxa"/>
              <w:right w:w="80" w:type="dxa"/>
            </w:tcMar>
            <w:vAlign w:val="center"/>
          </w:tcPr>
          <w:p w14:paraId="27890E06" w14:textId="643E191D" w:rsidR="6BFFA5A5" w:rsidRDefault="6BFFA5A5" w:rsidP="6B982EE3">
            <w:pPr>
              <w:rPr>
                <w:sz w:val="16"/>
                <w:szCs w:val="16"/>
              </w:rPr>
            </w:pPr>
            <w:r w:rsidRPr="6B982EE3">
              <w:rPr>
                <w:sz w:val="16"/>
                <w:szCs w:val="16"/>
              </w:rPr>
              <w:t>Proyección de apertura y reembolsos de giros financiados.</w:t>
            </w:r>
          </w:p>
        </w:tc>
        <w:tc>
          <w:tcPr>
            <w:tcW w:w="1008" w:type="dxa"/>
            <w:tcMar>
              <w:top w:w="40" w:type="dxa"/>
              <w:left w:w="80" w:type="dxa"/>
              <w:bottom w:w="40" w:type="dxa"/>
              <w:right w:w="80" w:type="dxa"/>
            </w:tcMar>
            <w:vAlign w:val="center"/>
          </w:tcPr>
          <w:p w14:paraId="518F1C21" w14:textId="1BDA8453" w:rsidR="5BD02FFB" w:rsidRDefault="5BD02FFB" w:rsidP="6B982EE3">
            <w:pPr>
              <w:spacing w:line="259" w:lineRule="auto"/>
              <w:rPr>
                <w:sz w:val="16"/>
                <w:szCs w:val="16"/>
              </w:rPr>
            </w:pPr>
            <w:r w:rsidRPr="6B982EE3">
              <w:rPr>
                <w:sz w:val="16"/>
                <w:szCs w:val="16"/>
              </w:rPr>
              <w:t>Ingresos</w:t>
            </w:r>
          </w:p>
        </w:tc>
      </w:tr>
      <w:tr w:rsidR="6B982EE3" w14:paraId="50527F33" w14:textId="77777777" w:rsidTr="000328E6">
        <w:trPr>
          <w:trHeight w:val="300"/>
          <w:jc w:val="center"/>
        </w:trPr>
        <w:tc>
          <w:tcPr>
            <w:tcW w:w="1008" w:type="dxa"/>
            <w:tcMar>
              <w:top w:w="40" w:type="dxa"/>
              <w:left w:w="80" w:type="dxa"/>
              <w:bottom w:w="40" w:type="dxa"/>
              <w:right w:w="80" w:type="dxa"/>
            </w:tcMar>
            <w:vAlign w:val="center"/>
          </w:tcPr>
          <w:p w14:paraId="0A18C44F" w14:textId="50BE4A3C" w:rsidR="5BD02FFB" w:rsidRDefault="5BD02FFB" w:rsidP="00972D05">
            <w:pPr>
              <w:spacing w:before="20" w:after="20" w:line="259" w:lineRule="auto"/>
              <w:rPr>
                <w:sz w:val="16"/>
                <w:szCs w:val="16"/>
              </w:rPr>
            </w:pPr>
            <w:r w:rsidRPr="6B982EE3">
              <w:rPr>
                <w:sz w:val="16"/>
                <w:szCs w:val="16"/>
              </w:rPr>
              <w:t>REQ-</w:t>
            </w:r>
            <w:r w:rsidRPr="008325DC">
              <w:rPr>
                <w:color w:val="FFFFFF" w:themeColor="background1"/>
                <w:sz w:val="16"/>
                <w:szCs w:val="16"/>
              </w:rPr>
              <w:t>012</w:t>
            </w:r>
          </w:p>
        </w:tc>
        <w:tc>
          <w:tcPr>
            <w:tcW w:w="2448" w:type="dxa"/>
            <w:tcMar>
              <w:top w:w="40" w:type="dxa"/>
              <w:left w:w="80" w:type="dxa"/>
              <w:bottom w:w="40" w:type="dxa"/>
              <w:right w:w="80" w:type="dxa"/>
            </w:tcMar>
            <w:vAlign w:val="center"/>
          </w:tcPr>
          <w:p w14:paraId="10E82EA6" w14:textId="3CFA4BCB" w:rsidR="3B2C03FF" w:rsidRDefault="3B2C03FF" w:rsidP="6B982EE3">
            <w:pPr>
              <w:spacing w:before="20" w:after="20" w:line="259" w:lineRule="auto"/>
              <w:rPr>
                <w:sz w:val="16"/>
                <w:szCs w:val="16"/>
              </w:rPr>
            </w:pPr>
            <w:r w:rsidRPr="6B982EE3">
              <w:rPr>
                <w:sz w:val="16"/>
                <w:szCs w:val="16"/>
              </w:rPr>
              <w:t>Cálculos para completar EEFF administrativos y contables</w:t>
            </w:r>
          </w:p>
        </w:tc>
        <w:tc>
          <w:tcPr>
            <w:tcW w:w="5040" w:type="dxa"/>
            <w:tcMar>
              <w:top w:w="40" w:type="dxa"/>
              <w:left w:w="80" w:type="dxa"/>
              <w:bottom w:w="40" w:type="dxa"/>
              <w:right w:w="80" w:type="dxa"/>
            </w:tcMar>
            <w:vAlign w:val="center"/>
          </w:tcPr>
          <w:p w14:paraId="6D6727DC" w14:textId="6FD14BEC" w:rsidR="6FF2FEAD" w:rsidRDefault="6FF2FEAD" w:rsidP="6B982EE3">
            <w:pPr>
              <w:pStyle w:val="ListParagraph"/>
              <w:numPr>
                <w:ilvl w:val="0"/>
                <w:numId w:val="1"/>
              </w:numPr>
              <w:spacing w:line="259" w:lineRule="auto"/>
              <w:rPr>
                <w:sz w:val="16"/>
                <w:szCs w:val="16"/>
              </w:rPr>
            </w:pPr>
            <w:r w:rsidRPr="6B982EE3">
              <w:rPr>
                <w:sz w:val="16"/>
                <w:szCs w:val="16"/>
              </w:rPr>
              <w:t>Ventas internas</w:t>
            </w:r>
          </w:p>
          <w:p w14:paraId="69CDCE16" w14:textId="28D766D6" w:rsidR="6FF2FEAD" w:rsidRDefault="6FF2FEAD" w:rsidP="6B982EE3">
            <w:pPr>
              <w:pStyle w:val="ListParagraph"/>
              <w:numPr>
                <w:ilvl w:val="0"/>
                <w:numId w:val="1"/>
              </w:numPr>
              <w:spacing w:line="259" w:lineRule="auto"/>
              <w:rPr>
                <w:sz w:val="16"/>
                <w:szCs w:val="16"/>
              </w:rPr>
            </w:pPr>
            <w:r w:rsidRPr="6B982EE3">
              <w:rPr>
                <w:sz w:val="16"/>
                <w:szCs w:val="16"/>
              </w:rPr>
              <w:t>ICA de Yumbo</w:t>
            </w:r>
          </w:p>
          <w:p w14:paraId="047E5AB6" w14:textId="0BE7BB13" w:rsidR="7634C0DC" w:rsidRDefault="7634C0DC" w:rsidP="6B982EE3">
            <w:pPr>
              <w:pStyle w:val="ListParagraph"/>
              <w:numPr>
                <w:ilvl w:val="0"/>
                <w:numId w:val="1"/>
              </w:numPr>
              <w:spacing w:line="259" w:lineRule="auto"/>
              <w:rPr>
                <w:sz w:val="16"/>
                <w:szCs w:val="16"/>
              </w:rPr>
            </w:pPr>
            <w:r w:rsidRPr="6B982EE3">
              <w:rPr>
                <w:sz w:val="16"/>
                <w:szCs w:val="16"/>
              </w:rPr>
              <w:t>Iva de Motos</w:t>
            </w:r>
          </w:p>
          <w:p w14:paraId="2CFE73F0" w14:textId="6F6767ED" w:rsidR="6FF2FEAD" w:rsidRDefault="6FF2FEAD" w:rsidP="6B982EE3">
            <w:pPr>
              <w:pStyle w:val="ListParagraph"/>
              <w:numPr>
                <w:ilvl w:val="0"/>
                <w:numId w:val="1"/>
              </w:numPr>
              <w:spacing w:line="259" w:lineRule="auto"/>
              <w:rPr>
                <w:sz w:val="16"/>
                <w:szCs w:val="16"/>
              </w:rPr>
            </w:pPr>
            <w:r w:rsidRPr="6B982EE3">
              <w:rPr>
                <w:sz w:val="16"/>
                <w:szCs w:val="16"/>
              </w:rPr>
              <w:t>Autorretención de Renta.</w:t>
            </w:r>
          </w:p>
          <w:p w14:paraId="3D2EADFF" w14:textId="145CDBD7" w:rsidR="6FF2FEAD" w:rsidRDefault="6FF2FEAD" w:rsidP="6B982EE3">
            <w:pPr>
              <w:pStyle w:val="ListParagraph"/>
              <w:numPr>
                <w:ilvl w:val="0"/>
                <w:numId w:val="1"/>
              </w:numPr>
              <w:spacing w:line="259" w:lineRule="auto"/>
              <w:rPr>
                <w:sz w:val="16"/>
                <w:szCs w:val="16"/>
              </w:rPr>
            </w:pPr>
            <w:r w:rsidRPr="6B982EE3">
              <w:rPr>
                <w:sz w:val="16"/>
                <w:szCs w:val="16"/>
              </w:rPr>
              <w:t>Intereses deuda.</w:t>
            </w:r>
          </w:p>
          <w:p w14:paraId="1161F685" w14:textId="759A5B6C" w:rsidR="6FF2FEAD" w:rsidRDefault="6FF2FEAD" w:rsidP="6B982EE3">
            <w:pPr>
              <w:pStyle w:val="ListParagraph"/>
              <w:numPr>
                <w:ilvl w:val="0"/>
                <w:numId w:val="1"/>
              </w:numPr>
              <w:spacing w:line="259" w:lineRule="auto"/>
              <w:rPr>
                <w:sz w:val="16"/>
                <w:szCs w:val="16"/>
              </w:rPr>
            </w:pPr>
            <w:r w:rsidRPr="6B982EE3">
              <w:rPr>
                <w:sz w:val="16"/>
                <w:szCs w:val="16"/>
              </w:rPr>
              <w:t>4xmil.</w:t>
            </w:r>
          </w:p>
          <w:p w14:paraId="5D43D695" w14:textId="4033B10E" w:rsidR="6FF2FEAD" w:rsidRDefault="6FF2FEAD" w:rsidP="6B982EE3">
            <w:pPr>
              <w:pStyle w:val="ListParagraph"/>
              <w:numPr>
                <w:ilvl w:val="0"/>
                <w:numId w:val="1"/>
              </w:numPr>
              <w:spacing w:line="259" w:lineRule="auto"/>
              <w:rPr>
                <w:sz w:val="16"/>
                <w:szCs w:val="16"/>
              </w:rPr>
            </w:pPr>
            <w:r w:rsidRPr="6B982EE3">
              <w:rPr>
                <w:sz w:val="16"/>
                <w:szCs w:val="16"/>
              </w:rPr>
              <w:t>Caja mínima.</w:t>
            </w:r>
            <w:r w:rsidR="6EB70C08" w:rsidRPr="6B982EE3">
              <w:rPr>
                <w:sz w:val="16"/>
                <w:szCs w:val="16"/>
              </w:rPr>
              <w:t>*</w:t>
            </w:r>
          </w:p>
          <w:p w14:paraId="4BCF1AC2" w14:textId="39E881BC" w:rsidR="6B982EE3" w:rsidRDefault="6B982EE3" w:rsidP="6B982EE3">
            <w:pPr>
              <w:spacing w:before="20" w:after="20" w:line="259" w:lineRule="auto"/>
              <w:rPr>
                <w:sz w:val="16"/>
                <w:szCs w:val="16"/>
              </w:rPr>
            </w:pPr>
          </w:p>
        </w:tc>
        <w:tc>
          <w:tcPr>
            <w:tcW w:w="1008" w:type="dxa"/>
            <w:tcMar>
              <w:top w:w="40" w:type="dxa"/>
              <w:left w:w="80" w:type="dxa"/>
              <w:bottom w:w="40" w:type="dxa"/>
              <w:right w:w="80" w:type="dxa"/>
            </w:tcMar>
            <w:vAlign w:val="center"/>
          </w:tcPr>
          <w:p w14:paraId="4087F547" w14:textId="717E5077" w:rsidR="7C46E4FA" w:rsidRDefault="7C46E4FA" w:rsidP="00972D05">
            <w:pPr>
              <w:spacing w:before="20" w:after="20" w:line="259" w:lineRule="auto"/>
              <w:rPr>
                <w:sz w:val="16"/>
                <w:szCs w:val="16"/>
              </w:rPr>
            </w:pPr>
            <w:r w:rsidRPr="6B982EE3">
              <w:rPr>
                <w:sz w:val="16"/>
                <w:szCs w:val="16"/>
              </w:rPr>
              <w:t>EEFF</w:t>
            </w:r>
          </w:p>
        </w:tc>
      </w:tr>
      <w:tr w:rsidR="6B982EE3" w14:paraId="5464D53F" w14:textId="77777777" w:rsidTr="000328E6">
        <w:trPr>
          <w:trHeight w:val="300"/>
          <w:jc w:val="center"/>
        </w:trPr>
        <w:tc>
          <w:tcPr>
            <w:tcW w:w="1008" w:type="dxa"/>
            <w:tcMar>
              <w:top w:w="40" w:type="dxa"/>
              <w:left w:w="80" w:type="dxa"/>
              <w:bottom w:w="40" w:type="dxa"/>
              <w:right w:w="80" w:type="dxa"/>
            </w:tcMar>
            <w:vAlign w:val="center"/>
          </w:tcPr>
          <w:p w14:paraId="794F9DA7" w14:textId="5F4A8A7E" w:rsidR="303941D8" w:rsidRDefault="303941D8" w:rsidP="6B982EE3">
            <w:pPr>
              <w:spacing w:line="259" w:lineRule="auto"/>
              <w:rPr>
                <w:sz w:val="16"/>
                <w:szCs w:val="16"/>
              </w:rPr>
            </w:pPr>
            <w:r w:rsidRPr="6B982EE3">
              <w:rPr>
                <w:sz w:val="16"/>
                <w:szCs w:val="16"/>
              </w:rPr>
              <w:t>REQ-013</w:t>
            </w:r>
          </w:p>
        </w:tc>
        <w:tc>
          <w:tcPr>
            <w:tcW w:w="2448" w:type="dxa"/>
            <w:tcMar>
              <w:top w:w="40" w:type="dxa"/>
              <w:left w:w="80" w:type="dxa"/>
              <w:bottom w:w="40" w:type="dxa"/>
              <w:right w:w="80" w:type="dxa"/>
            </w:tcMar>
            <w:vAlign w:val="center"/>
          </w:tcPr>
          <w:p w14:paraId="29E8B404" w14:textId="6BF3C9DE" w:rsidR="303941D8" w:rsidRDefault="303941D8" w:rsidP="6B982EE3">
            <w:pPr>
              <w:spacing w:line="259" w:lineRule="auto"/>
              <w:rPr>
                <w:sz w:val="16"/>
                <w:szCs w:val="16"/>
              </w:rPr>
            </w:pPr>
            <w:r w:rsidRPr="6B982EE3">
              <w:rPr>
                <w:sz w:val="16"/>
                <w:szCs w:val="16"/>
              </w:rPr>
              <w:t>Cálculo juego de IVA bimestral</w:t>
            </w:r>
          </w:p>
        </w:tc>
        <w:tc>
          <w:tcPr>
            <w:tcW w:w="5040" w:type="dxa"/>
            <w:tcMar>
              <w:top w:w="40" w:type="dxa"/>
              <w:left w:w="80" w:type="dxa"/>
              <w:bottom w:w="40" w:type="dxa"/>
              <w:right w:w="80" w:type="dxa"/>
            </w:tcMar>
            <w:vAlign w:val="center"/>
          </w:tcPr>
          <w:p w14:paraId="1BE20820" w14:textId="34DDEE10" w:rsidR="303941D8" w:rsidRDefault="303941D8" w:rsidP="6B982EE3">
            <w:pPr>
              <w:spacing w:line="259" w:lineRule="auto"/>
              <w:rPr>
                <w:sz w:val="16"/>
                <w:szCs w:val="16"/>
              </w:rPr>
            </w:pPr>
            <w:r w:rsidRPr="6B982EE3">
              <w:rPr>
                <w:sz w:val="16"/>
                <w:szCs w:val="16"/>
              </w:rPr>
              <w:t>Cálculo del juego del IVA bimestral, considerando el iva descontable y el IVA por pagar, de los módulos de ingresos y gastos</w:t>
            </w:r>
            <w:r w:rsidR="72405EBB" w:rsidRPr="6B982EE3">
              <w:rPr>
                <w:sz w:val="16"/>
                <w:szCs w:val="16"/>
              </w:rPr>
              <w:t>.</w:t>
            </w:r>
          </w:p>
        </w:tc>
        <w:tc>
          <w:tcPr>
            <w:tcW w:w="1008" w:type="dxa"/>
            <w:tcMar>
              <w:top w:w="40" w:type="dxa"/>
              <w:left w:w="80" w:type="dxa"/>
              <w:bottom w:w="40" w:type="dxa"/>
              <w:right w:w="80" w:type="dxa"/>
            </w:tcMar>
            <w:vAlign w:val="center"/>
          </w:tcPr>
          <w:p w14:paraId="151D0BB5" w14:textId="7A8AAE58" w:rsidR="72405EBB" w:rsidRDefault="72405EBB" w:rsidP="6B982EE3">
            <w:pPr>
              <w:spacing w:line="259" w:lineRule="auto"/>
              <w:rPr>
                <w:sz w:val="16"/>
                <w:szCs w:val="16"/>
              </w:rPr>
            </w:pPr>
            <w:r w:rsidRPr="6B982EE3">
              <w:rPr>
                <w:sz w:val="16"/>
                <w:szCs w:val="16"/>
              </w:rPr>
              <w:t>EEFF</w:t>
            </w:r>
          </w:p>
        </w:tc>
      </w:tr>
      <w:tr w:rsidR="000328E6" w14:paraId="639D4C16" w14:textId="77777777" w:rsidTr="000328E6">
        <w:trPr>
          <w:trHeight w:val="300"/>
          <w:jc w:val="center"/>
        </w:trPr>
        <w:tc>
          <w:tcPr>
            <w:tcW w:w="1008" w:type="dxa"/>
            <w:tcMar>
              <w:top w:w="40" w:type="dxa"/>
              <w:left w:w="80" w:type="dxa"/>
              <w:bottom w:w="40" w:type="dxa"/>
              <w:right w:w="80" w:type="dxa"/>
            </w:tcMar>
            <w:vAlign w:val="center"/>
          </w:tcPr>
          <w:p w14:paraId="61F20FF2" w14:textId="00EE4299" w:rsidR="000328E6" w:rsidRPr="6B982EE3" w:rsidRDefault="000328E6" w:rsidP="6B982EE3">
            <w:pPr>
              <w:spacing w:line="259" w:lineRule="auto"/>
              <w:rPr>
                <w:sz w:val="16"/>
                <w:szCs w:val="16"/>
              </w:rPr>
            </w:pPr>
            <w:r>
              <w:rPr>
                <w:sz w:val="16"/>
                <w:szCs w:val="16"/>
              </w:rPr>
              <w:t>REQ-014</w:t>
            </w:r>
          </w:p>
        </w:tc>
        <w:tc>
          <w:tcPr>
            <w:tcW w:w="2448" w:type="dxa"/>
            <w:tcMar>
              <w:top w:w="40" w:type="dxa"/>
              <w:left w:w="80" w:type="dxa"/>
              <w:bottom w:w="40" w:type="dxa"/>
              <w:right w:w="80" w:type="dxa"/>
            </w:tcMar>
            <w:vAlign w:val="center"/>
          </w:tcPr>
          <w:p w14:paraId="1E5AA43D" w14:textId="61890799" w:rsidR="000328E6" w:rsidRPr="6B982EE3" w:rsidRDefault="000328E6" w:rsidP="6B982EE3">
            <w:pPr>
              <w:spacing w:line="259" w:lineRule="auto"/>
              <w:rPr>
                <w:sz w:val="16"/>
                <w:szCs w:val="16"/>
              </w:rPr>
            </w:pPr>
            <w:r>
              <w:rPr>
                <w:sz w:val="16"/>
                <w:szCs w:val="16"/>
              </w:rPr>
              <w:t>Creación de reportes con base al inventario entregado por el equipo planeación financiera</w:t>
            </w:r>
          </w:p>
        </w:tc>
        <w:tc>
          <w:tcPr>
            <w:tcW w:w="5040" w:type="dxa"/>
            <w:tcMar>
              <w:top w:w="40" w:type="dxa"/>
              <w:left w:w="80" w:type="dxa"/>
              <w:bottom w:w="40" w:type="dxa"/>
              <w:right w:w="80" w:type="dxa"/>
            </w:tcMar>
            <w:vAlign w:val="center"/>
          </w:tcPr>
          <w:p w14:paraId="165B6C2A" w14:textId="2EF018A8" w:rsidR="000328E6" w:rsidRPr="6B982EE3" w:rsidRDefault="000328E6" w:rsidP="6B982EE3">
            <w:pPr>
              <w:spacing w:line="259" w:lineRule="auto"/>
              <w:rPr>
                <w:sz w:val="16"/>
                <w:szCs w:val="16"/>
              </w:rPr>
            </w:pPr>
            <w:r>
              <w:rPr>
                <w:sz w:val="16"/>
                <w:szCs w:val="16"/>
              </w:rPr>
              <w:t xml:space="preserve">Se comparte el inventario de los reportes </w:t>
            </w:r>
            <w:hyperlink r:id="rId18" w:history="1">
              <w:r w:rsidR="00EC177C" w:rsidRPr="00EC177C">
                <w:rPr>
                  <w:rStyle w:val="Hyperlink"/>
                  <w:sz w:val="16"/>
                  <w:szCs w:val="16"/>
                </w:rPr>
                <w:t>PROYECTO SAP BUILD - Documents - Fanalca - All Documents</w:t>
              </w:r>
            </w:hyperlink>
          </w:p>
        </w:tc>
        <w:tc>
          <w:tcPr>
            <w:tcW w:w="1008" w:type="dxa"/>
            <w:tcMar>
              <w:top w:w="40" w:type="dxa"/>
              <w:left w:w="80" w:type="dxa"/>
              <w:bottom w:w="40" w:type="dxa"/>
              <w:right w:w="80" w:type="dxa"/>
            </w:tcMar>
            <w:vAlign w:val="center"/>
          </w:tcPr>
          <w:p w14:paraId="4C513CFB" w14:textId="77777777" w:rsidR="000328E6" w:rsidRPr="6B982EE3" w:rsidRDefault="000328E6" w:rsidP="6B982EE3">
            <w:pPr>
              <w:spacing w:line="259" w:lineRule="auto"/>
              <w:rPr>
                <w:sz w:val="16"/>
                <w:szCs w:val="16"/>
              </w:rPr>
            </w:pPr>
          </w:p>
        </w:tc>
      </w:tr>
      <w:tr w:rsidR="6B982EE3" w14:paraId="0F106428" w14:textId="77777777" w:rsidTr="000328E6">
        <w:trPr>
          <w:trHeight w:val="300"/>
          <w:jc w:val="center"/>
        </w:trPr>
        <w:tc>
          <w:tcPr>
            <w:tcW w:w="1008" w:type="dxa"/>
            <w:tcMar>
              <w:top w:w="40" w:type="dxa"/>
              <w:left w:w="80" w:type="dxa"/>
              <w:bottom w:w="40" w:type="dxa"/>
              <w:right w:w="80" w:type="dxa"/>
            </w:tcMar>
            <w:vAlign w:val="center"/>
          </w:tcPr>
          <w:p w14:paraId="4622734A" w14:textId="507FEE12" w:rsidR="6B982EE3" w:rsidRDefault="6B982EE3" w:rsidP="6B982EE3">
            <w:pPr>
              <w:spacing w:line="259" w:lineRule="auto"/>
              <w:rPr>
                <w:sz w:val="16"/>
                <w:szCs w:val="16"/>
              </w:rPr>
            </w:pPr>
          </w:p>
        </w:tc>
        <w:tc>
          <w:tcPr>
            <w:tcW w:w="2448" w:type="dxa"/>
            <w:tcMar>
              <w:top w:w="40" w:type="dxa"/>
              <w:left w:w="80" w:type="dxa"/>
              <w:bottom w:w="40" w:type="dxa"/>
              <w:right w:w="80" w:type="dxa"/>
            </w:tcMar>
            <w:vAlign w:val="center"/>
          </w:tcPr>
          <w:p w14:paraId="5469BB0D" w14:textId="02A4427D" w:rsidR="6B982EE3" w:rsidRDefault="6B982EE3" w:rsidP="6B982EE3">
            <w:pPr>
              <w:spacing w:line="259" w:lineRule="auto"/>
              <w:rPr>
                <w:sz w:val="16"/>
                <w:szCs w:val="16"/>
              </w:rPr>
            </w:pPr>
          </w:p>
        </w:tc>
        <w:tc>
          <w:tcPr>
            <w:tcW w:w="5040" w:type="dxa"/>
            <w:tcMar>
              <w:top w:w="40" w:type="dxa"/>
              <w:left w:w="80" w:type="dxa"/>
              <w:bottom w:w="40" w:type="dxa"/>
              <w:right w:w="80" w:type="dxa"/>
            </w:tcMar>
            <w:vAlign w:val="center"/>
          </w:tcPr>
          <w:p w14:paraId="1F5DB532" w14:textId="690621EC" w:rsidR="6B982EE3" w:rsidRDefault="6B982EE3" w:rsidP="00972D05">
            <w:pPr>
              <w:spacing w:line="259" w:lineRule="auto"/>
              <w:ind w:left="708"/>
              <w:rPr>
                <w:sz w:val="16"/>
                <w:szCs w:val="16"/>
              </w:rPr>
            </w:pPr>
          </w:p>
        </w:tc>
        <w:tc>
          <w:tcPr>
            <w:tcW w:w="1008" w:type="dxa"/>
            <w:tcMar>
              <w:top w:w="40" w:type="dxa"/>
              <w:left w:w="80" w:type="dxa"/>
              <w:bottom w:w="40" w:type="dxa"/>
              <w:right w:w="80" w:type="dxa"/>
            </w:tcMar>
            <w:vAlign w:val="center"/>
          </w:tcPr>
          <w:p w14:paraId="64028568" w14:textId="69500A74" w:rsidR="6B982EE3" w:rsidRDefault="6B982EE3" w:rsidP="6B982EE3">
            <w:pPr>
              <w:spacing w:line="259" w:lineRule="auto"/>
              <w:rPr>
                <w:sz w:val="16"/>
                <w:szCs w:val="16"/>
              </w:rPr>
            </w:pPr>
          </w:p>
        </w:tc>
      </w:tr>
    </w:tbl>
    <w:p w14:paraId="58CEEA29" w14:textId="77777777" w:rsidR="001D6D33" w:rsidRDefault="001D6D33">
      <w:pPr>
        <w:spacing w:after="80"/>
      </w:pPr>
    </w:p>
    <w:p w14:paraId="3F9122DC" w14:textId="77777777" w:rsidR="00BB583F" w:rsidRDefault="00BB583F">
      <w:pPr>
        <w:spacing w:after="80"/>
      </w:pPr>
    </w:p>
    <w:p w14:paraId="3D7B1C8D" w14:textId="77777777" w:rsidR="00BB583F" w:rsidRDefault="00BB583F">
      <w:pPr>
        <w:spacing w:after="80"/>
      </w:pPr>
    </w:p>
    <w:p w14:paraId="2E7C9013" w14:textId="77777777" w:rsidR="00BB583F" w:rsidRDefault="00BB583F">
      <w:pPr>
        <w:spacing w:after="80"/>
      </w:pPr>
    </w:p>
    <w:p w14:paraId="016A7C83" w14:textId="77777777" w:rsidR="00BB583F" w:rsidRDefault="00BB583F">
      <w:pPr>
        <w:spacing w:after="80"/>
      </w:pPr>
    </w:p>
    <w:p w14:paraId="66DA925E" w14:textId="77777777" w:rsidR="00BB583F" w:rsidRDefault="00BB583F">
      <w:pPr>
        <w:spacing w:after="80"/>
      </w:pPr>
    </w:p>
    <w:p w14:paraId="14FA18DD" w14:textId="77777777" w:rsidR="001D6D33" w:rsidRDefault="002D2DD4">
      <w:pPr>
        <w:pStyle w:val="Heading2"/>
        <w:spacing w:before="200" w:after="80"/>
      </w:pPr>
      <w:bookmarkStart w:id="9" w:name="_Toc231905246"/>
      <w:r>
        <w:t>Estructura organizativa relevante</w:t>
      </w:r>
      <w:bookmarkEnd w:id="9"/>
    </w:p>
    <w:p w14:paraId="2E06FA49" w14:textId="77777777" w:rsidR="009B2FDC" w:rsidRPr="009B2FDC" w:rsidRDefault="009B2FDC" w:rsidP="009B2FDC"/>
    <w:p w14:paraId="59989453" w14:textId="77777777" w:rsidR="001D6D33" w:rsidRDefault="002D2DD4">
      <w:pPr>
        <w:spacing w:after="120"/>
        <w:jc w:val="both"/>
      </w:pPr>
      <w:r>
        <w:t>La estructura organizativa de Fanalca S.A. está conformada por múltiples entidades jurídicas (NITs) y centros de beneficio (CEBEs) que se mapean directamente a las dimensiones SOCIEDAD y CEBES de los modelos SAC.</w:t>
      </w:r>
    </w:p>
    <w:p w14:paraId="4D7F1D47" w14:textId="77777777" w:rsidR="001D6D33" w:rsidRDefault="002D2DD4">
      <w:pPr>
        <w:spacing w:after="60"/>
      </w:pPr>
      <w:r>
        <w:rPr>
          <w:b/>
        </w:rPr>
        <w:t>Entidades jurídicas (dimensión SOCIEDAD)</w:t>
      </w:r>
    </w:p>
    <w:tbl>
      <w:tblPr>
        <w:tblStyle w:val="Fanalca"/>
        <w:tblW w:w="0" w:type="auto"/>
        <w:jc w:val="center"/>
        <w:tblLayout w:type="fixed"/>
        <w:tblLook w:val="04A0" w:firstRow="1" w:lastRow="0" w:firstColumn="1" w:lastColumn="0" w:noHBand="0" w:noVBand="1"/>
      </w:tblPr>
      <w:tblGrid>
        <w:gridCol w:w="2304"/>
        <w:gridCol w:w="3744"/>
        <w:gridCol w:w="2016"/>
        <w:gridCol w:w="1440"/>
      </w:tblGrid>
      <w:tr w:rsidR="001D6D33" w14:paraId="1C63C212"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tcMar>
              <w:top w:w="40" w:type="dxa"/>
              <w:left w:w="80" w:type="dxa"/>
              <w:bottom w:w="40" w:type="dxa"/>
              <w:right w:w="80" w:type="dxa"/>
            </w:tcMar>
            <w:vAlign w:val="center"/>
          </w:tcPr>
          <w:p w14:paraId="20930091" w14:textId="77777777" w:rsidR="001D6D33" w:rsidRDefault="002D2DD4">
            <w:pPr>
              <w:spacing w:before="20" w:after="20"/>
              <w:jc w:val="center"/>
            </w:pPr>
            <w:r>
              <w:rPr>
                <w:b/>
                <w:color w:val="FFFFFF"/>
                <w:sz w:val="17"/>
              </w:rPr>
              <w:t>NIT / Sociedad</w:t>
            </w:r>
          </w:p>
        </w:tc>
        <w:tc>
          <w:tcPr>
            <w:tcW w:w="3744" w:type="dxa"/>
            <w:tcMar>
              <w:top w:w="40" w:type="dxa"/>
              <w:left w:w="80" w:type="dxa"/>
              <w:bottom w:w="40" w:type="dxa"/>
              <w:right w:w="80" w:type="dxa"/>
            </w:tcMar>
            <w:vAlign w:val="center"/>
          </w:tcPr>
          <w:p w14:paraId="42897100" w14:textId="77777777" w:rsidR="001D6D33" w:rsidRDefault="002D2DD4">
            <w:pPr>
              <w:spacing w:before="20" w:after="20"/>
              <w:jc w:val="center"/>
            </w:pPr>
            <w:r>
              <w:rPr>
                <w:b/>
                <w:color w:val="FFFFFF"/>
                <w:sz w:val="17"/>
              </w:rPr>
              <w:t>Descripción</w:t>
            </w:r>
          </w:p>
        </w:tc>
        <w:tc>
          <w:tcPr>
            <w:tcW w:w="2016" w:type="dxa"/>
            <w:tcMar>
              <w:top w:w="40" w:type="dxa"/>
              <w:left w:w="80" w:type="dxa"/>
              <w:bottom w:w="40" w:type="dxa"/>
              <w:right w:w="80" w:type="dxa"/>
            </w:tcMar>
            <w:vAlign w:val="center"/>
          </w:tcPr>
          <w:p w14:paraId="2DC0DAED" w14:textId="77777777" w:rsidR="001D6D33" w:rsidRDefault="002D2DD4">
            <w:pPr>
              <w:spacing w:before="20" w:after="20"/>
              <w:jc w:val="center"/>
            </w:pPr>
            <w:r>
              <w:rPr>
                <w:b/>
                <w:color w:val="FFFFFF"/>
                <w:sz w:val="17"/>
              </w:rPr>
              <w:t>Modelos SAC</w:t>
            </w:r>
          </w:p>
        </w:tc>
        <w:tc>
          <w:tcPr>
            <w:tcW w:w="1440" w:type="dxa"/>
            <w:tcMar>
              <w:top w:w="40" w:type="dxa"/>
              <w:left w:w="80" w:type="dxa"/>
              <w:bottom w:w="40" w:type="dxa"/>
              <w:right w:w="80" w:type="dxa"/>
            </w:tcMar>
            <w:vAlign w:val="center"/>
          </w:tcPr>
          <w:p w14:paraId="5A9B8C57" w14:textId="77777777" w:rsidR="001D6D33" w:rsidRDefault="002D2DD4">
            <w:pPr>
              <w:spacing w:before="20" w:after="20"/>
              <w:jc w:val="center"/>
            </w:pPr>
            <w:r>
              <w:rPr>
                <w:b/>
                <w:color w:val="FFFFFF"/>
                <w:sz w:val="17"/>
              </w:rPr>
              <w:t>Estado en SAP</w:t>
            </w:r>
          </w:p>
        </w:tc>
      </w:tr>
      <w:tr w:rsidR="001D6D33" w14:paraId="5DC30F45" w14:textId="77777777" w:rsidTr="6B982EE3">
        <w:trPr>
          <w:jc w:val="center"/>
        </w:trPr>
        <w:tc>
          <w:tcPr>
            <w:tcW w:w="2304" w:type="dxa"/>
            <w:tcMar>
              <w:top w:w="40" w:type="dxa"/>
              <w:left w:w="80" w:type="dxa"/>
              <w:bottom w:w="40" w:type="dxa"/>
              <w:right w:w="80" w:type="dxa"/>
            </w:tcMar>
            <w:vAlign w:val="center"/>
          </w:tcPr>
          <w:p w14:paraId="3A18E58F" w14:textId="77777777" w:rsidR="001D6D33" w:rsidRDefault="002D2DD4">
            <w:pPr>
              <w:spacing w:before="20" w:after="20"/>
            </w:pPr>
            <w:r>
              <w:rPr>
                <w:sz w:val="15"/>
              </w:rPr>
              <w:t>FANALCA S.A.</w:t>
            </w:r>
          </w:p>
        </w:tc>
        <w:tc>
          <w:tcPr>
            <w:tcW w:w="3744" w:type="dxa"/>
            <w:tcMar>
              <w:top w:w="40" w:type="dxa"/>
              <w:left w:w="80" w:type="dxa"/>
              <w:bottom w:w="40" w:type="dxa"/>
              <w:right w:w="80" w:type="dxa"/>
            </w:tcMar>
            <w:vAlign w:val="center"/>
          </w:tcPr>
          <w:p w14:paraId="682B818D" w14:textId="77777777" w:rsidR="001D6D33" w:rsidRDefault="002D2DD4">
            <w:pPr>
              <w:spacing w:before="20" w:after="20"/>
            </w:pPr>
            <w:r>
              <w:rPr>
                <w:sz w:val="15"/>
              </w:rPr>
              <w:t>NIT principal. Consolida motos, autos y toda la transformación de acero.</w:t>
            </w:r>
          </w:p>
        </w:tc>
        <w:tc>
          <w:tcPr>
            <w:tcW w:w="2016" w:type="dxa"/>
            <w:tcMar>
              <w:top w:w="40" w:type="dxa"/>
              <w:left w:w="80" w:type="dxa"/>
              <w:bottom w:w="40" w:type="dxa"/>
              <w:right w:w="80" w:type="dxa"/>
            </w:tcMar>
            <w:vAlign w:val="center"/>
          </w:tcPr>
          <w:p w14:paraId="6815FFEC" w14:textId="070DBCF9" w:rsidR="001D6D33" w:rsidRDefault="61D21D5B" w:rsidP="6B982EE3">
            <w:pPr>
              <w:spacing w:before="20" w:after="20" w:line="259" w:lineRule="auto"/>
            </w:pPr>
            <w:r w:rsidRPr="6B982EE3">
              <w:rPr>
                <w:sz w:val="15"/>
                <w:szCs w:val="15"/>
              </w:rPr>
              <w:t xml:space="preserve">Ingresos · EEFF · </w:t>
            </w:r>
            <w:r w:rsidR="0F8CEB30" w:rsidRPr="6B982EE3">
              <w:rPr>
                <w:sz w:val="15"/>
                <w:szCs w:val="15"/>
              </w:rPr>
              <w:t>Gastos</w:t>
            </w:r>
          </w:p>
        </w:tc>
        <w:tc>
          <w:tcPr>
            <w:tcW w:w="1440" w:type="dxa"/>
            <w:tcMar>
              <w:top w:w="40" w:type="dxa"/>
              <w:left w:w="80" w:type="dxa"/>
              <w:bottom w:w="40" w:type="dxa"/>
              <w:right w:w="80" w:type="dxa"/>
            </w:tcMar>
            <w:vAlign w:val="center"/>
          </w:tcPr>
          <w:p w14:paraId="2F07EAAF" w14:textId="77777777" w:rsidR="001D6D33" w:rsidRDefault="002D2DD4">
            <w:pPr>
              <w:spacing w:before="20" w:after="20"/>
            </w:pPr>
            <w:r>
              <w:rPr>
                <w:sz w:val="15"/>
              </w:rPr>
              <w:t>S/4HANA en implementación</w:t>
            </w:r>
          </w:p>
        </w:tc>
      </w:tr>
      <w:tr w:rsidR="001D6D33" w:rsidRPr="00BB583F" w14:paraId="35FB31CF" w14:textId="77777777" w:rsidTr="6B982EE3">
        <w:trPr>
          <w:jc w:val="center"/>
        </w:trPr>
        <w:tc>
          <w:tcPr>
            <w:tcW w:w="2304" w:type="dxa"/>
            <w:shd w:val="clear" w:color="auto" w:fill="F2F6FC"/>
            <w:tcMar>
              <w:top w:w="40" w:type="dxa"/>
              <w:left w:w="80" w:type="dxa"/>
              <w:bottom w:w="40" w:type="dxa"/>
              <w:right w:w="80" w:type="dxa"/>
            </w:tcMar>
            <w:vAlign w:val="center"/>
          </w:tcPr>
          <w:p w14:paraId="1F2D9FC9" w14:textId="35174EBC" w:rsidR="001D6D33" w:rsidRDefault="001D6D33">
            <w:pPr>
              <w:spacing w:before="20" w:after="20"/>
            </w:pPr>
          </w:p>
        </w:tc>
        <w:tc>
          <w:tcPr>
            <w:tcW w:w="3744" w:type="dxa"/>
            <w:shd w:val="clear" w:color="auto" w:fill="F2F6FC"/>
            <w:tcMar>
              <w:top w:w="40" w:type="dxa"/>
              <w:left w:w="80" w:type="dxa"/>
              <w:bottom w:w="40" w:type="dxa"/>
              <w:right w:w="80" w:type="dxa"/>
            </w:tcMar>
            <w:vAlign w:val="center"/>
          </w:tcPr>
          <w:p w14:paraId="3457B411" w14:textId="5A345790" w:rsidR="001D6D33" w:rsidRDefault="001D6D33">
            <w:pPr>
              <w:spacing w:before="20" w:after="20"/>
            </w:pPr>
          </w:p>
        </w:tc>
        <w:tc>
          <w:tcPr>
            <w:tcW w:w="2016" w:type="dxa"/>
            <w:shd w:val="clear" w:color="auto" w:fill="F2F6FC"/>
            <w:tcMar>
              <w:top w:w="40" w:type="dxa"/>
              <w:left w:w="80" w:type="dxa"/>
              <w:bottom w:w="40" w:type="dxa"/>
              <w:right w:w="80" w:type="dxa"/>
            </w:tcMar>
            <w:vAlign w:val="center"/>
          </w:tcPr>
          <w:p w14:paraId="23A3C60C" w14:textId="25102447" w:rsidR="001D6D33" w:rsidRDefault="001D6D33">
            <w:pPr>
              <w:spacing w:before="20" w:after="20"/>
            </w:pPr>
          </w:p>
        </w:tc>
        <w:tc>
          <w:tcPr>
            <w:tcW w:w="1440" w:type="dxa"/>
            <w:shd w:val="clear" w:color="auto" w:fill="F2F6FC"/>
            <w:tcMar>
              <w:top w:w="40" w:type="dxa"/>
              <w:left w:w="80" w:type="dxa"/>
              <w:bottom w:w="40" w:type="dxa"/>
              <w:right w:w="80" w:type="dxa"/>
            </w:tcMar>
            <w:vAlign w:val="center"/>
          </w:tcPr>
          <w:p w14:paraId="5CF173FA" w14:textId="774C8005" w:rsidR="001D6D33" w:rsidRPr="00BB583F" w:rsidRDefault="001D6D33">
            <w:pPr>
              <w:spacing w:before="20" w:after="20"/>
              <w:rPr>
                <w:lang w:val="en-US"/>
              </w:rPr>
            </w:pPr>
          </w:p>
        </w:tc>
      </w:tr>
      <w:tr w:rsidR="001D6D33" w14:paraId="6F2FFB18" w14:textId="77777777" w:rsidTr="6B982EE3">
        <w:trPr>
          <w:jc w:val="center"/>
        </w:trPr>
        <w:tc>
          <w:tcPr>
            <w:tcW w:w="2304" w:type="dxa"/>
            <w:tcMar>
              <w:top w:w="40" w:type="dxa"/>
              <w:left w:w="80" w:type="dxa"/>
              <w:bottom w:w="40" w:type="dxa"/>
              <w:right w:w="80" w:type="dxa"/>
            </w:tcMar>
            <w:vAlign w:val="center"/>
          </w:tcPr>
          <w:p w14:paraId="00B2B2F0" w14:textId="77777777" w:rsidR="001D6D33" w:rsidRDefault="002D2DD4">
            <w:pPr>
              <w:spacing w:before="20" w:after="20"/>
            </w:pPr>
            <w:r>
              <w:rPr>
                <w:sz w:val="15"/>
              </w:rPr>
              <w:t>SIM — Servicios Industriales Metalmecánicos</w:t>
            </w:r>
          </w:p>
        </w:tc>
        <w:tc>
          <w:tcPr>
            <w:tcW w:w="3744" w:type="dxa"/>
            <w:tcMar>
              <w:top w:w="40" w:type="dxa"/>
              <w:left w:w="80" w:type="dxa"/>
              <w:bottom w:w="40" w:type="dxa"/>
              <w:right w:w="80" w:type="dxa"/>
            </w:tcMar>
            <w:vAlign w:val="center"/>
          </w:tcPr>
          <w:p w14:paraId="62874168" w14:textId="77777777" w:rsidR="001D6D33" w:rsidRDefault="002D2DD4">
            <w:pPr>
              <w:spacing w:before="20" w:after="20"/>
            </w:pPr>
            <w:r>
              <w:rPr>
                <w:sz w:val="15"/>
              </w:rPr>
              <w:t>Fabrica piezas plásticas para ensamble de motos.</w:t>
            </w:r>
          </w:p>
        </w:tc>
        <w:tc>
          <w:tcPr>
            <w:tcW w:w="2016" w:type="dxa"/>
            <w:tcMar>
              <w:top w:w="40" w:type="dxa"/>
              <w:left w:w="80" w:type="dxa"/>
              <w:bottom w:w="40" w:type="dxa"/>
              <w:right w:w="80" w:type="dxa"/>
            </w:tcMar>
            <w:vAlign w:val="center"/>
          </w:tcPr>
          <w:p w14:paraId="79E510AA" w14:textId="4CD843EA" w:rsidR="001D6D33" w:rsidRDefault="7BB4785D">
            <w:pPr>
              <w:spacing w:before="20" w:after="20"/>
            </w:pPr>
            <w:r w:rsidRPr="6B982EE3">
              <w:rPr>
                <w:sz w:val="15"/>
                <w:szCs w:val="15"/>
              </w:rPr>
              <w:t xml:space="preserve">Ingresos - </w:t>
            </w:r>
            <w:r w:rsidR="61D21D5B" w:rsidRPr="6B982EE3">
              <w:rPr>
                <w:sz w:val="15"/>
                <w:szCs w:val="15"/>
              </w:rPr>
              <w:t xml:space="preserve">EEFF · </w:t>
            </w:r>
            <w:r w:rsidR="452E0B8E" w:rsidRPr="6B982EE3">
              <w:rPr>
                <w:sz w:val="15"/>
                <w:szCs w:val="15"/>
              </w:rPr>
              <w:t>Gastos</w:t>
            </w:r>
          </w:p>
        </w:tc>
        <w:tc>
          <w:tcPr>
            <w:tcW w:w="1440" w:type="dxa"/>
            <w:tcMar>
              <w:top w:w="40" w:type="dxa"/>
              <w:left w:w="80" w:type="dxa"/>
              <w:bottom w:w="40" w:type="dxa"/>
              <w:right w:w="80" w:type="dxa"/>
            </w:tcMar>
            <w:vAlign w:val="center"/>
          </w:tcPr>
          <w:p w14:paraId="63BD45EA" w14:textId="3DC83F6B" w:rsidR="001D6D33" w:rsidRDefault="009B2FDC">
            <w:pPr>
              <w:spacing w:before="20" w:after="20"/>
            </w:pPr>
            <w:r w:rsidRPr="009B2FDC">
              <w:rPr>
                <w:sz w:val="15"/>
              </w:rPr>
              <w:t>S/4HANA en implementación</w:t>
            </w:r>
          </w:p>
        </w:tc>
      </w:tr>
      <w:tr w:rsidR="001D6D33" w14:paraId="7C3ADBD5" w14:textId="77777777" w:rsidTr="6B982EE3">
        <w:trPr>
          <w:jc w:val="center"/>
        </w:trPr>
        <w:tc>
          <w:tcPr>
            <w:tcW w:w="2304" w:type="dxa"/>
            <w:shd w:val="clear" w:color="auto" w:fill="F2F6FC"/>
            <w:tcMar>
              <w:top w:w="40" w:type="dxa"/>
              <w:left w:w="80" w:type="dxa"/>
              <w:bottom w:w="40" w:type="dxa"/>
              <w:right w:w="80" w:type="dxa"/>
            </w:tcMar>
            <w:vAlign w:val="center"/>
          </w:tcPr>
          <w:p w14:paraId="1EC0C6CD" w14:textId="15EDE3FD" w:rsidR="001D6D33" w:rsidRDefault="61D21D5B">
            <w:pPr>
              <w:spacing w:before="20" w:after="20"/>
            </w:pPr>
            <w:r w:rsidRPr="6B982EE3">
              <w:rPr>
                <w:sz w:val="15"/>
                <w:szCs w:val="15"/>
              </w:rPr>
              <w:t>Metal</w:t>
            </w:r>
            <w:r w:rsidR="602B21FC" w:rsidRPr="6B982EE3">
              <w:rPr>
                <w:sz w:val="15"/>
                <w:szCs w:val="15"/>
              </w:rPr>
              <w:t>s</w:t>
            </w:r>
            <w:r w:rsidRPr="6B982EE3">
              <w:rPr>
                <w:sz w:val="15"/>
                <w:szCs w:val="15"/>
              </w:rPr>
              <w:t>ur</w:t>
            </w:r>
          </w:p>
        </w:tc>
        <w:tc>
          <w:tcPr>
            <w:tcW w:w="3744" w:type="dxa"/>
            <w:shd w:val="clear" w:color="auto" w:fill="F2F6FC"/>
            <w:tcMar>
              <w:top w:w="40" w:type="dxa"/>
              <w:left w:w="80" w:type="dxa"/>
              <w:bottom w:w="40" w:type="dxa"/>
              <w:right w:w="80" w:type="dxa"/>
            </w:tcMar>
            <w:vAlign w:val="center"/>
          </w:tcPr>
          <w:p w14:paraId="64975C58" w14:textId="77777777" w:rsidR="001D6D33" w:rsidRDefault="002D2DD4">
            <w:pPr>
              <w:spacing w:before="20" w:after="20"/>
            </w:pPr>
            <w:r>
              <w:rPr>
                <w:sz w:val="15"/>
              </w:rPr>
              <w:t>Tubería de diferente diámetro, dos plantas físicas.</w:t>
            </w:r>
          </w:p>
        </w:tc>
        <w:tc>
          <w:tcPr>
            <w:tcW w:w="2016" w:type="dxa"/>
            <w:shd w:val="clear" w:color="auto" w:fill="F2F6FC"/>
            <w:tcMar>
              <w:top w:w="40" w:type="dxa"/>
              <w:left w:w="80" w:type="dxa"/>
              <w:bottom w:w="40" w:type="dxa"/>
              <w:right w:w="80" w:type="dxa"/>
            </w:tcMar>
            <w:vAlign w:val="center"/>
          </w:tcPr>
          <w:p w14:paraId="1DBE8CD0" w14:textId="62501821" w:rsidR="001D6D33" w:rsidRDefault="61D21D5B" w:rsidP="6B982EE3">
            <w:pPr>
              <w:spacing w:before="20" w:after="20" w:line="259" w:lineRule="auto"/>
            </w:pPr>
            <w:r w:rsidRPr="6B982EE3">
              <w:rPr>
                <w:sz w:val="15"/>
                <w:szCs w:val="15"/>
              </w:rPr>
              <w:t xml:space="preserve">Ingresos · EEFF · </w:t>
            </w:r>
            <w:r w:rsidR="6044A8D4" w:rsidRPr="6B982EE3">
              <w:rPr>
                <w:sz w:val="15"/>
                <w:szCs w:val="15"/>
              </w:rPr>
              <w:t>Gastos</w:t>
            </w:r>
          </w:p>
        </w:tc>
        <w:tc>
          <w:tcPr>
            <w:tcW w:w="1440" w:type="dxa"/>
            <w:shd w:val="clear" w:color="auto" w:fill="F2F6FC"/>
            <w:tcMar>
              <w:top w:w="40" w:type="dxa"/>
              <w:left w:w="80" w:type="dxa"/>
              <w:bottom w:w="40" w:type="dxa"/>
              <w:right w:w="80" w:type="dxa"/>
            </w:tcMar>
            <w:vAlign w:val="center"/>
          </w:tcPr>
          <w:p w14:paraId="322CD02B" w14:textId="4C0EDF50" w:rsidR="001D6D33" w:rsidRDefault="009B2FDC">
            <w:pPr>
              <w:spacing w:before="20" w:after="20"/>
            </w:pPr>
            <w:r w:rsidRPr="009B2FDC">
              <w:rPr>
                <w:sz w:val="15"/>
              </w:rPr>
              <w:t>S/4HANA en implementación</w:t>
            </w:r>
          </w:p>
        </w:tc>
      </w:tr>
      <w:tr w:rsidR="001D6D33" w:rsidRPr="00BB583F" w14:paraId="14C9D1E0" w14:textId="77777777" w:rsidTr="6B982EE3">
        <w:trPr>
          <w:jc w:val="center"/>
        </w:trPr>
        <w:tc>
          <w:tcPr>
            <w:tcW w:w="2304" w:type="dxa"/>
            <w:tcMar>
              <w:top w:w="40" w:type="dxa"/>
              <w:left w:w="80" w:type="dxa"/>
              <w:bottom w:w="40" w:type="dxa"/>
              <w:right w:w="80" w:type="dxa"/>
            </w:tcMar>
            <w:vAlign w:val="center"/>
          </w:tcPr>
          <w:p w14:paraId="79106EE4" w14:textId="77777777" w:rsidR="001D6D33" w:rsidRDefault="002D2DD4">
            <w:pPr>
              <w:spacing w:before="20" w:after="20"/>
            </w:pPr>
            <w:r>
              <w:rPr>
                <w:sz w:val="15"/>
              </w:rPr>
              <w:t>FN Servicios</w:t>
            </w:r>
          </w:p>
        </w:tc>
        <w:tc>
          <w:tcPr>
            <w:tcW w:w="3744" w:type="dxa"/>
            <w:tcMar>
              <w:top w:w="40" w:type="dxa"/>
              <w:left w:w="80" w:type="dxa"/>
              <w:bottom w:w="40" w:type="dxa"/>
              <w:right w:w="80" w:type="dxa"/>
            </w:tcMar>
            <w:vAlign w:val="center"/>
          </w:tcPr>
          <w:p w14:paraId="067B0C0E" w14:textId="77777777" w:rsidR="001D6D33" w:rsidRDefault="002D2DD4">
            <w:pPr>
              <w:spacing w:before="20" w:after="20"/>
            </w:pPr>
            <w:r>
              <w:rPr>
                <w:sz w:val="15"/>
              </w:rPr>
              <w:t>Tiene SAP ERP. Carga del real automática vía BW.</w:t>
            </w:r>
          </w:p>
        </w:tc>
        <w:tc>
          <w:tcPr>
            <w:tcW w:w="2016" w:type="dxa"/>
            <w:tcMar>
              <w:top w:w="40" w:type="dxa"/>
              <w:left w:w="80" w:type="dxa"/>
              <w:bottom w:w="40" w:type="dxa"/>
              <w:right w:w="80" w:type="dxa"/>
            </w:tcMar>
            <w:vAlign w:val="center"/>
          </w:tcPr>
          <w:p w14:paraId="398A25DD" w14:textId="77777777" w:rsidR="001D6D33" w:rsidRDefault="002D2DD4">
            <w:pPr>
              <w:spacing w:before="20" w:after="20"/>
            </w:pPr>
            <w:r>
              <w:rPr>
                <w:sz w:val="15"/>
              </w:rPr>
              <w:t>EEFF</w:t>
            </w:r>
          </w:p>
        </w:tc>
        <w:tc>
          <w:tcPr>
            <w:tcW w:w="1440" w:type="dxa"/>
            <w:tcMar>
              <w:top w:w="40" w:type="dxa"/>
              <w:left w:w="80" w:type="dxa"/>
              <w:bottom w:w="40" w:type="dxa"/>
              <w:right w:w="80" w:type="dxa"/>
            </w:tcMar>
            <w:vAlign w:val="center"/>
          </w:tcPr>
          <w:p w14:paraId="03DB72A5" w14:textId="2A061AE6" w:rsidR="001D6D33" w:rsidRPr="00BB583F" w:rsidRDefault="009B2FDC">
            <w:pPr>
              <w:spacing w:before="20" w:after="20"/>
              <w:rPr>
                <w:lang w:val="en-US"/>
              </w:rPr>
            </w:pPr>
            <w:r w:rsidRPr="009B2FDC">
              <w:rPr>
                <w:sz w:val="15"/>
              </w:rPr>
              <w:t>S/4HANA en implementación</w:t>
            </w:r>
          </w:p>
        </w:tc>
      </w:tr>
      <w:tr w:rsidR="001D6D33" w14:paraId="7E959FFC" w14:textId="77777777" w:rsidTr="6B982EE3">
        <w:trPr>
          <w:jc w:val="center"/>
        </w:trPr>
        <w:tc>
          <w:tcPr>
            <w:tcW w:w="2304" w:type="dxa"/>
            <w:shd w:val="clear" w:color="auto" w:fill="F2F6FC"/>
            <w:tcMar>
              <w:top w:w="40" w:type="dxa"/>
              <w:left w:w="80" w:type="dxa"/>
              <w:bottom w:w="40" w:type="dxa"/>
              <w:right w:w="80" w:type="dxa"/>
            </w:tcMar>
            <w:vAlign w:val="center"/>
          </w:tcPr>
          <w:p w14:paraId="1D853F1E" w14:textId="77777777" w:rsidR="001D6D33" w:rsidRDefault="002D2DD4">
            <w:pPr>
              <w:spacing w:before="20" w:after="20"/>
            </w:pPr>
            <w:r>
              <w:rPr>
                <w:sz w:val="15"/>
              </w:rPr>
              <w:t>Compañía 6</w:t>
            </w:r>
          </w:p>
        </w:tc>
        <w:tc>
          <w:tcPr>
            <w:tcW w:w="3744" w:type="dxa"/>
            <w:shd w:val="clear" w:color="auto" w:fill="F2F6FC"/>
            <w:tcMar>
              <w:top w:w="40" w:type="dxa"/>
              <w:left w:w="80" w:type="dxa"/>
              <w:bottom w:w="40" w:type="dxa"/>
              <w:right w:w="80" w:type="dxa"/>
            </w:tcMar>
            <w:vAlign w:val="center"/>
          </w:tcPr>
          <w:p w14:paraId="1BD312FB" w14:textId="77777777" w:rsidR="001D6D33" w:rsidRDefault="002D2DD4">
            <w:pPr>
              <w:spacing w:before="20" w:after="20"/>
            </w:pPr>
            <w:r>
              <w:rPr>
                <w:sz w:val="15"/>
              </w:rPr>
              <w:t>Sociedad virtual de ajustes y eliminaciones de consolidación.</w:t>
            </w:r>
          </w:p>
        </w:tc>
        <w:tc>
          <w:tcPr>
            <w:tcW w:w="2016" w:type="dxa"/>
            <w:shd w:val="clear" w:color="auto" w:fill="F2F6FC"/>
            <w:tcMar>
              <w:top w:w="40" w:type="dxa"/>
              <w:left w:w="80" w:type="dxa"/>
              <w:bottom w:w="40" w:type="dxa"/>
              <w:right w:w="80" w:type="dxa"/>
            </w:tcMar>
            <w:vAlign w:val="center"/>
          </w:tcPr>
          <w:p w14:paraId="0B8BD9B0" w14:textId="77777777" w:rsidR="001D6D33" w:rsidRDefault="002D2DD4">
            <w:pPr>
              <w:spacing w:before="20" w:after="20"/>
            </w:pPr>
            <w:r>
              <w:rPr>
                <w:sz w:val="15"/>
              </w:rPr>
              <w:t>EEFF (eliminaciones)</w:t>
            </w:r>
          </w:p>
        </w:tc>
        <w:tc>
          <w:tcPr>
            <w:tcW w:w="1440" w:type="dxa"/>
            <w:shd w:val="clear" w:color="auto" w:fill="F2F6FC"/>
            <w:tcMar>
              <w:top w:w="40" w:type="dxa"/>
              <w:left w:w="80" w:type="dxa"/>
              <w:bottom w:w="40" w:type="dxa"/>
              <w:right w:w="80" w:type="dxa"/>
            </w:tcMar>
            <w:vAlign w:val="center"/>
          </w:tcPr>
          <w:p w14:paraId="0F2AF8C0" w14:textId="77777777" w:rsidR="001D6D33" w:rsidRDefault="002D2DD4">
            <w:pPr>
              <w:spacing w:before="20" w:after="20"/>
            </w:pPr>
            <w:r>
              <w:rPr>
                <w:sz w:val="15"/>
              </w:rPr>
              <w:t>Pendiente de definición</w:t>
            </w:r>
          </w:p>
        </w:tc>
      </w:tr>
    </w:tbl>
    <w:p w14:paraId="4D277644" w14:textId="77777777" w:rsidR="001D6D33" w:rsidRDefault="001D6D33">
      <w:pPr>
        <w:spacing w:after="80"/>
      </w:pPr>
    </w:p>
    <w:p w14:paraId="74B9EE1B" w14:textId="77777777" w:rsidR="00972D05" w:rsidRDefault="00972D05">
      <w:pPr>
        <w:spacing w:after="60"/>
        <w:rPr>
          <w:b/>
          <w:bCs/>
        </w:rPr>
      </w:pPr>
    </w:p>
    <w:p w14:paraId="7DF0E1F2" w14:textId="23A7BAE7" w:rsidR="001D6D33" w:rsidRDefault="61D21D5B">
      <w:pPr>
        <w:spacing w:after="60"/>
      </w:pPr>
      <w:r w:rsidRPr="6B982EE3">
        <w:rPr>
          <w:b/>
          <w:bCs/>
        </w:rPr>
        <w:t>Centros de beneficio — Honda Motos</w:t>
      </w:r>
    </w:p>
    <w:tbl>
      <w:tblPr>
        <w:tblStyle w:val="Fanalca"/>
        <w:tblW w:w="0" w:type="auto"/>
        <w:jc w:val="center"/>
        <w:tblLayout w:type="fixed"/>
        <w:tblLook w:val="04A0" w:firstRow="1" w:lastRow="0" w:firstColumn="1" w:lastColumn="0" w:noHBand="0" w:noVBand="1"/>
      </w:tblPr>
      <w:tblGrid>
        <w:gridCol w:w="1008"/>
        <w:gridCol w:w="2736"/>
        <w:gridCol w:w="5760"/>
      </w:tblGrid>
      <w:tr w:rsidR="001D6D33" w14:paraId="53B4E07D"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1008" w:type="dxa"/>
            <w:tcMar>
              <w:top w:w="40" w:type="dxa"/>
              <w:left w:w="80" w:type="dxa"/>
              <w:bottom w:w="40" w:type="dxa"/>
              <w:right w:w="80" w:type="dxa"/>
            </w:tcMar>
            <w:vAlign w:val="center"/>
          </w:tcPr>
          <w:p w14:paraId="1D18F98D" w14:textId="77777777" w:rsidR="001D6D33" w:rsidRDefault="002D2DD4">
            <w:pPr>
              <w:spacing w:before="20" w:after="20"/>
              <w:jc w:val="center"/>
            </w:pPr>
            <w:r>
              <w:rPr>
                <w:b/>
                <w:color w:val="FFFFFF"/>
                <w:sz w:val="17"/>
              </w:rPr>
              <w:t>CEBE</w:t>
            </w:r>
          </w:p>
        </w:tc>
        <w:tc>
          <w:tcPr>
            <w:tcW w:w="2736" w:type="dxa"/>
            <w:tcMar>
              <w:top w:w="40" w:type="dxa"/>
              <w:left w:w="80" w:type="dxa"/>
              <w:bottom w:w="40" w:type="dxa"/>
              <w:right w:w="80" w:type="dxa"/>
            </w:tcMar>
            <w:vAlign w:val="center"/>
          </w:tcPr>
          <w:p w14:paraId="622A5AC8" w14:textId="77777777" w:rsidR="001D6D33" w:rsidRDefault="002D2DD4">
            <w:pPr>
              <w:spacing w:before="20" w:after="20"/>
              <w:jc w:val="center"/>
            </w:pPr>
            <w:r>
              <w:rPr>
                <w:b/>
                <w:color w:val="FFFFFF"/>
                <w:sz w:val="17"/>
              </w:rPr>
              <w:t>Nombre</w:t>
            </w:r>
          </w:p>
        </w:tc>
        <w:tc>
          <w:tcPr>
            <w:tcW w:w="5760" w:type="dxa"/>
            <w:tcMar>
              <w:top w:w="40" w:type="dxa"/>
              <w:left w:w="80" w:type="dxa"/>
              <w:bottom w:w="40" w:type="dxa"/>
              <w:right w:w="80" w:type="dxa"/>
            </w:tcMar>
            <w:vAlign w:val="center"/>
          </w:tcPr>
          <w:p w14:paraId="0DE98C37" w14:textId="77777777" w:rsidR="001D6D33" w:rsidRDefault="002D2DD4">
            <w:pPr>
              <w:spacing w:before="20" w:after="20"/>
              <w:jc w:val="center"/>
            </w:pPr>
            <w:r>
              <w:rPr>
                <w:b/>
                <w:color w:val="FFFFFF"/>
                <w:sz w:val="17"/>
              </w:rPr>
              <w:t>Descripción del proceso</w:t>
            </w:r>
          </w:p>
        </w:tc>
      </w:tr>
      <w:tr w:rsidR="001D6D33" w14:paraId="2A4FCDF2" w14:textId="77777777" w:rsidTr="6B982EE3">
        <w:trPr>
          <w:jc w:val="center"/>
        </w:trPr>
        <w:tc>
          <w:tcPr>
            <w:tcW w:w="1008" w:type="dxa"/>
            <w:tcMar>
              <w:top w:w="40" w:type="dxa"/>
              <w:left w:w="80" w:type="dxa"/>
              <w:bottom w:w="40" w:type="dxa"/>
              <w:right w:w="80" w:type="dxa"/>
            </w:tcMar>
            <w:vAlign w:val="center"/>
          </w:tcPr>
          <w:p w14:paraId="5D14F253" w14:textId="77777777" w:rsidR="001D6D33" w:rsidRDefault="002D2DD4">
            <w:pPr>
              <w:spacing w:before="20" w:after="20"/>
            </w:pPr>
            <w:r>
              <w:rPr>
                <w:sz w:val="16"/>
              </w:rPr>
              <w:t>HMC</w:t>
            </w:r>
          </w:p>
        </w:tc>
        <w:tc>
          <w:tcPr>
            <w:tcW w:w="2736" w:type="dxa"/>
            <w:tcMar>
              <w:top w:w="40" w:type="dxa"/>
              <w:left w:w="80" w:type="dxa"/>
              <w:bottom w:w="40" w:type="dxa"/>
              <w:right w:w="80" w:type="dxa"/>
            </w:tcMar>
            <w:vAlign w:val="center"/>
          </w:tcPr>
          <w:p w14:paraId="07A14EF8" w14:textId="77777777" w:rsidR="001D6D33" w:rsidRDefault="002D2DD4">
            <w:pPr>
              <w:spacing w:before="20" w:after="20"/>
            </w:pPr>
            <w:r>
              <w:rPr>
                <w:sz w:val="16"/>
              </w:rPr>
              <w:t>Honda Motos CKD</w:t>
            </w:r>
          </w:p>
        </w:tc>
        <w:tc>
          <w:tcPr>
            <w:tcW w:w="5760" w:type="dxa"/>
            <w:tcMar>
              <w:top w:w="40" w:type="dxa"/>
              <w:left w:w="80" w:type="dxa"/>
              <w:bottom w:w="40" w:type="dxa"/>
              <w:right w:w="80" w:type="dxa"/>
            </w:tcMar>
            <w:vAlign w:val="center"/>
          </w:tcPr>
          <w:p w14:paraId="525F3A63" w14:textId="77777777" w:rsidR="001D6D33" w:rsidRDefault="002D2DD4">
            <w:pPr>
              <w:spacing w:before="20" w:after="20"/>
            </w:pPr>
            <w:r>
              <w:rPr>
                <w:sz w:val="16"/>
              </w:rPr>
              <w:t>Importación CKD y ensamble en planta Yumbo. Venta B2B al canal tradicional.</w:t>
            </w:r>
          </w:p>
        </w:tc>
      </w:tr>
      <w:tr w:rsidR="001D6D33" w14:paraId="64F3B3A7" w14:textId="77777777" w:rsidTr="6B982EE3">
        <w:trPr>
          <w:jc w:val="center"/>
        </w:trPr>
        <w:tc>
          <w:tcPr>
            <w:tcW w:w="1008" w:type="dxa"/>
            <w:shd w:val="clear" w:color="auto" w:fill="F2F6FC"/>
            <w:tcMar>
              <w:top w:w="40" w:type="dxa"/>
              <w:left w:w="80" w:type="dxa"/>
              <w:bottom w:w="40" w:type="dxa"/>
              <w:right w:w="80" w:type="dxa"/>
            </w:tcMar>
            <w:vAlign w:val="center"/>
          </w:tcPr>
          <w:p w14:paraId="529C788E" w14:textId="77777777" w:rsidR="001D6D33" w:rsidRDefault="002D2DD4">
            <w:pPr>
              <w:spacing w:before="20" w:after="20"/>
            </w:pPr>
            <w:r>
              <w:rPr>
                <w:sz w:val="16"/>
              </w:rPr>
              <w:t>HOC</w:t>
            </w:r>
          </w:p>
        </w:tc>
        <w:tc>
          <w:tcPr>
            <w:tcW w:w="2736" w:type="dxa"/>
            <w:shd w:val="clear" w:color="auto" w:fill="F2F6FC"/>
            <w:tcMar>
              <w:top w:w="40" w:type="dxa"/>
              <w:left w:w="80" w:type="dxa"/>
              <w:bottom w:w="40" w:type="dxa"/>
              <w:right w:w="80" w:type="dxa"/>
            </w:tcMar>
            <w:vAlign w:val="center"/>
          </w:tcPr>
          <w:p w14:paraId="57C9CFE7" w14:textId="77777777" w:rsidR="001D6D33" w:rsidRDefault="002D2DD4">
            <w:pPr>
              <w:spacing w:before="20" w:after="20"/>
            </w:pPr>
            <w:r>
              <w:rPr>
                <w:sz w:val="16"/>
              </w:rPr>
              <w:t>Honda CBU Consolidado</w:t>
            </w:r>
          </w:p>
        </w:tc>
        <w:tc>
          <w:tcPr>
            <w:tcW w:w="5760" w:type="dxa"/>
            <w:shd w:val="clear" w:color="auto" w:fill="F2F6FC"/>
            <w:tcMar>
              <w:top w:w="40" w:type="dxa"/>
              <w:left w:w="80" w:type="dxa"/>
              <w:bottom w:w="40" w:type="dxa"/>
              <w:right w:w="80" w:type="dxa"/>
            </w:tcMar>
            <w:vAlign w:val="center"/>
          </w:tcPr>
          <w:p w14:paraId="7439B578" w14:textId="77777777" w:rsidR="001D6D33" w:rsidRDefault="002D2DD4">
            <w:pPr>
              <w:spacing w:before="20" w:after="20"/>
            </w:pPr>
            <w:r>
              <w:rPr>
                <w:sz w:val="16"/>
              </w:rPr>
              <w:t>Importación de motos armadas (CBU). CEBE padre de HOD y HON.</w:t>
            </w:r>
          </w:p>
        </w:tc>
      </w:tr>
      <w:tr w:rsidR="001D6D33" w14:paraId="166D326F" w14:textId="77777777" w:rsidTr="6B982EE3">
        <w:trPr>
          <w:jc w:val="center"/>
        </w:trPr>
        <w:tc>
          <w:tcPr>
            <w:tcW w:w="1008" w:type="dxa"/>
            <w:tcMar>
              <w:top w:w="40" w:type="dxa"/>
              <w:left w:w="80" w:type="dxa"/>
              <w:bottom w:w="40" w:type="dxa"/>
              <w:right w:w="80" w:type="dxa"/>
            </w:tcMar>
            <w:vAlign w:val="center"/>
          </w:tcPr>
          <w:p w14:paraId="743FFFA2" w14:textId="77777777" w:rsidR="001D6D33" w:rsidRDefault="002D2DD4">
            <w:pPr>
              <w:spacing w:before="20" w:after="20"/>
            </w:pPr>
            <w:r>
              <w:rPr>
                <w:sz w:val="16"/>
              </w:rPr>
              <w:t>HOD</w:t>
            </w:r>
          </w:p>
        </w:tc>
        <w:tc>
          <w:tcPr>
            <w:tcW w:w="2736" w:type="dxa"/>
            <w:tcMar>
              <w:top w:w="40" w:type="dxa"/>
              <w:left w:w="80" w:type="dxa"/>
              <w:bottom w:w="40" w:type="dxa"/>
              <w:right w:w="80" w:type="dxa"/>
            </w:tcMar>
            <w:vAlign w:val="center"/>
          </w:tcPr>
          <w:p w14:paraId="563ECE41" w14:textId="545F5423" w:rsidR="001D6D33" w:rsidRDefault="61D21D5B" w:rsidP="6B982EE3">
            <w:pPr>
              <w:spacing w:before="20" w:after="20" w:line="259" w:lineRule="auto"/>
            </w:pPr>
            <w:r w:rsidRPr="6B982EE3">
              <w:rPr>
                <w:sz w:val="16"/>
                <w:szCs w:val="16"/>
              </w:rPr>
              <w:t xml:space="preserve">Honda CBU Canal </w:t>
            </w:r>
            <w:r w:rsidR="764D1BAE" w:rsidRPr="6B982EE3">
              <w:rPr>
                <w:sz w:val="16"/>
                <w:szCs w:val="16"/>
              </w:rPr>
              <w:t>Honda Dream</w:t>
            </w:r>
          </w:p>
        </w:tc>
        <w:tc>
          <w:tcPr>
            <w:tcW w:w="5760" w:type="dxa"/>
            <w:tcMar>
              <w:top w:w="40" w:type="dxa"/>
              <w:left w:w="80" w:type="dxa"/>
              <w:bottom w:w="40" w:type="dxa"/>
              <w:right w:w="80" w:type="dxa"/>
            </w:tcMar>
            <w:vAlign w:val="center"/>
          </w:tcPr>
          <w:p w14:paraId="427B7CBD" w14:textId="6D32D8F8" w:rsidR="001D6D33" w:rsidRDefault="61D21D5B" w:rsidP="6B982EE3">
            <w:pPr>
              <w:spacing w:before="20" w:after="20" w:line="259" w:lineRule="auto"/>
            </w:pPr>
            <w:r w:rsidRPr="6B982EE3">
              <w:rPr>
                <w:sz w:val="16"/>
                <w:szCs w:val="16"/>
              </w:rPr>
              <w:t xml:space="preserve">Ventas CBU al canal </w:t>
            </w:r>
            <w:r w:rsidR="4B62DB89" w:rsidRPr="6B982EE3">
              <w:rPr>
                <w:sz w:val="16"/>
                <w:szCs w:val="16"/>
              </w:rPr>
              <w:t>Honda Dream</w:t>
            </w:r>
            <w:r w:rsidRPr="6B982EE3">
              <w:rPr>
                <w:sz w:val="16"/>
                <w:szCs w:val="16"/>
              </w:rPr>
              <w:t>.</w:t>
            </w:r>
          </w:p>
        </w:tc>
      </w:tr>
      <w:tr w:rsidR="001D6D33" w14:paraId="1856CA50" w14:textId="77777777" w:rsidTr="6B982EE3">
        <w:trPr>
          <w:jc w:val="center"/>
        </w:trPr>
        <w:tc>
          <w:tcPr>
            <w:tcW w:w="1008" w:type="dxa"/>
            <w:shd w:val="clear" w:color="auto" w:fill="F2F6FC"/>
            <w:tcMar>
              <w:top w:w="40" w:type="dxa"/>
              <w:left w:w="80" w:type="dxa"/>
              <w:bottom w:w="40" w:type="dxa"/>
              <w:right w:w="80" w:type="dxa"/>
            </w:tcMar>
            <w:vAlign w:val="center"/>
          </w:tcPr>
          <w:p w14:paraId="763482A5" w14:textId="77777777" w:rsidR="001D6D33" w:rsidRDefault="002D2DD4">
            <w:pPr>
              <w:spacing w:before="20" w:after="20"/>
            </w:pPr>
            <w:r>
              <w:rPr>
                <w:sz w:val="16"/>
              </w:rPr>
              <w:t>HON</w:t>
            </w:r>
          </w:p>
        </w:tc>
        <w:tc>
          <w:tcPr>
            <w:tcW w:w="2736" w:type="dxa"/>
            <w:shd w:val="clear" w:color="auto" w:fill="F2F6FC"/>
            <w:tcMar>
              <w:top w:w="40" w:type="dxa"/>
              <w:left w:w="80" w:type="dxa"/>
              <w:bottom w:w="40" w:type="dxa"/>
              <w:right w:w="80" w:type="dxa"/>
            </w:tcMar>
            <w:vAlign w:val="center"/>
          </w:tcPr>
          <w:p w14:paraId="5784E83B" w14:textId="77777777" w:rsidR="001D6D33" w:rsidRDefault="002D2DD4">
            <w:pPr>
              <w:spacing w:before="20" w:after="20"/>
            </w:pPr>
            <w:r>
              <w:rPr>
                <w:sz w:val="16"/>
              </w:rPr>
              <w:t>Honda CBU Negocios Especiales</w:t>
            </w:r>
          </w:p>
        </w:tc>
        <w:tc>
          <w:tcPr>
            <w:tcW w:w="5760" w:type="dxa"/>
            <w:shd w:val="clear" w:color="auto" w:fill="F2F6FC"/>
            <w:tcMar>
              <w:top w:w="40" w:type="dxa"/>
              <w:left w:w="80" w:type="dxa"/>
              <w:bottom w:w="40" w:type="dxa"/>
              <w:right w:w="80" w:type="dxa"/>
            </w:tcMar>
            <w:vAlign w:val="center"/>
          </w:tcPr>
          <w:p w14:paraId="20CDF5AE" w14:textId="77777777" w:rsidR="001D6D33" w:rsidRDefault="002D2DD4">
            <w:pPr>
              <w:spacing w:before="20" w:after="20"/>
            </w:pPr>
            <w:r>
              <w:rPr>
                <w:sz w:val="16"/>
              </w:rPr>
              <w:t>Ventas CBU a negocios especiales e institucionales.</w:t>
            </w:r>
          </w:p>
        </w:tc>
      </w:tr>
      <w:tr w:rsidR="001D6D33" w14:paraId="1F82974E" w14:textId="77777777" w:rsidTr="6B982EE3">
        <w:trPr>
          <w:jc w:val="center"/>
        </w:trPr>
        <w:tc>
          <w:tcPr>
            <w:tcW w:w="1008" w:type="dxa"/>
            <w:tcMar>
              <w:top w:w="40" w:type="dxa"/>
              <w:left w:w="80" w:type="dxa"/>
              <w:bottom w:w="40" w:type="dxa"/>
              <w:right w:w="80" w:type="dxa"/>
            </w:tcMar>
            <w:vAlign w:val="center"/>
          </w:tcPr>
          <w:p w14:paraId="549C1815" w14:textId="77777777" w:rsidR="001D6D33" w:rsidRDefault="002D2DD4">
            <w:pPr>
              <w:spacing w:before="20" w:after="20"/>
            </w:pPr>
            <w:r>
              <w:rPr>
                <w:sz w:val="16"/>
              </w:rPr>
              <w:t>MPC</w:t>
            </w:r>
          </w:p>
        </w:tc>
        <w:tc>
          <w:tcPr>
            <w:tcW w:w="2736" w:type="dxa"/>
            <w:tcMar>
              <w:top w:w="40" w:type="dxa"/>
              <w:left w:w="80" w:type="dxa"/>
              <w:bottom w:w="40" w:type="dxa"/>
              <w:right w:w="80" w:type="dxa"/>
            </w:tcMar>
            <w:vAlign w:val="center"/>
          </w:tcPr>
          <w:p w14:paraId="0354C03D" w14:textId="77777777" w:rsidR="001D6D33" w:rsidRDefault="002D2DD4">
            <w:pPr>
              <w:spacing w:before="20" w:after="20"/>
            </w:pPr>
            <w:r>
              <w:rPr>
                <w:sz w:val="16"/>
              </w:rPr>
              <w:t>Motopartes</w:t>
            </w:r>
          </w:p>
        </w:tc>
        <w:tc>
          <w:tcPr>
            <w:tcW w:w="5760" w:type="dxa"/>
            <w:tcMar>
              <w:top w:w="40" w:type="dxa"/>
              <w:left w:w="80" w:type="dxa"/>
              <w:bottom w:w="40" w:type="dxa"/>
              <w:right w:w="80" w:type="dxa"/>
            </w:tcMar>
            <w:vAlign w:val="center"/>
          </w:tcPr>
          <w:p w14:paraId="655F9922" w14:textId="77777777" w:rsidR="001D6D33" w:rsidRDefault="002D2DD4">
            <w:pPr>
              <w:spacing w:before="20" w:after="20"/>
            </w:pPr>
            <w:r>
              <w:rPr>
                <w:sz w:val="16"/>
              </w:rPr>
              <w:t>Fabricación y compra de piezas para integración nacional. Venta interna a HMC.</w:t>
            </w:r>
          </w:p>
        </w:tc>
      </w:tr>
      <w:tr w:rsidR="001D6D33" w14:paraId="7A855327" w14:textId="77777777" w:rsidTr="6B982EE3">
        <w:trPr>
          <w:jc w:val="center"/>
        </w:trPr>
        <w:tc>
          <w:tcPr>
            <w:tcW w:w="1008" w:type="dxa"/>
            <w:shd w:val="clear" w:color="auto" w:fill="F2F6FC"/>
            <w:tcMar>
              <w:top w:w="40" w:type="dxa"/>
              <w:left w:w="80" w:type="dxa"/>
              <w:bottom w:w="40" w:type="dxa"/>
              <w:right w:w="80" w:type="dxa"/>
            </w:tcMar>
            <w:vAlign w:val="center"/>
          </w:tcPr>
          <w:p w14:paraId="6FF34FAB" w14:textId="77777777" w:rsidR="001D6D33" w:rsidRDefault="002D2DD4">
            <w:pPr>
              <w:spacing w:before="20" w:after="20"/>
            </w:pPr>
            <w:r>
              <w:rPr>
                <w:sz w:val="16"/>
              </w:rPr>
              <w:t>MPCE</w:t>
            </w:r>
          </w:p>
        </w:tc>
        <w:tc>
          <w:tcPr>
            <w:tcW w:w="2736" w:type="dxa"/>
            <w:shd w:val="clear" w:color="auto" w:fill="F2F6FC"/>
            <w:tcMar>
              <w:top w:w="40" w:type="dxa"/>
              <w:left w:w="80" w:type="dxa"/>
              <w:bottom w:w="40" w:type="dxa"/>
              <w:right w:w="80" w:type="dxa"/>
            </w:tcMar>
            <w:vAlign w:val="center"/>
          </w:tcPr>
          <w:p w14:paraId="64444622" w14:textId="77777777" w:rsidR="001D6D33" w:rsidRDefault="002D2DD4">
            <w:pPr>
              <w:spacing w:before="20" w:after="20"/>
            </w:pPr>
            <w:r>
              <w:rPr>
                <w:sz w:val="16"/>
              </w:rPr>
              <w:t>Motopartes Externo</w:t>
            </w:r>
          </w:p>
        </w:tc>
        <w:tc>
          <w:tcPr>
            <w:tcW w:w="5760" w:type="dxa"/>
            <w:shd w:val="clear" w:color="auto" w:fill="F2F6FC"/>
            <w:tcMar>
              <w:top w:w="40" w:type="dxa"/>
              <w:left w:w="80" w:type="dxa"/>
              <w:bottom w:w="40" w:type="dxa"/>
              <w:right w:w="80" w:type="dxa"/>
            </w:tcMar>
            <w:vAlign w:val="center"/>
          </w:tcPr>
          <w:p w14:paraId="2A437FAA" w14:textId="77777777" w:rsidR="001D6D33" w:rsidRDefault="002D2DD4">
            <w:pPr>
              <w:spacing w:before="20" w:after="20"/>
            </w:pPr>
            <w:r>
              <w:rPr>
                <w:sz w:val="16"/>
              </w:rPr>
              <w:t>Ventas externas de motopartes a otras ensambladoras.</w:t>
            </w:r>
          </w:p>
        </w:tc>
      </w:tr>
      <w:tr w:rsidR="001D6D33" w14:paraId="00BA2CF8" w14:textId="77777777" w:rsidTr="6B982EE3">
        <w:trPr>
          <w:jc w:val="center"/>
        </w:trPr>
        <w:tc>
          <w:tcPr>
            <w:tcW w:w="1008" w:type="dxa"/>
            <w:tcMar>
              <w:top w:w="40" w:type="dxa"/>
              <w:left w:w="80" w:type="dxa"/>
              <w:bottom w:w="40" w:type="dxa"/>
              <w:right w:w="80" w:type="dxa"/>
            </w:tcMar>
            <w:vAlign w:val="center"/>
          </w:tcPr>
          <w:p w14:paraId="67D3FA6C" w14:textId="77777777" w:rsidR="001D6D33" w:rsidRDefault="002D2DD4">
            <w:pPr>
              <w:spacing w:before="20" w:after="20"/>
            </w:pPr>
            <w:r>
              <w:rPr>
                <w:sz w:val="16"/>
              </w:rPr>
              <w:t>HRC</w:t>
            </w:r>
          </w:p>
        </w:tc>
        <w:tc>
          <w:tcPr>
            <w:tcW w:w="2736" w:type="dxa"/>
            <w:tcMar>
              <w:top w:w="40" w:type="dxa"/>
              <w:left w:w="80" w:type="dxa"/>
              <w:bottom w:w="40" w:type="dxa"/>
              <w:right w:w="80" w:type="dxa"/>
            </w:tcMar>
            <w:vAlign w:val="center"/>
          </w:tcPr>
          <w:p w14:paraId="4A3AF9CB" w14:textId="77777777" w:rsidR="001D6D33" w:rsidRDefault="002D2DD4">
            <w:pPr>
              <w:spacing w:before="20" w:after="20"/>
            </w:pPr>
            <w:r>
              <w:rPr>
                <w:sz w:val="16"/>
              </w:rPr>
              <w:t>Repuestos Motos Honda</w:t>
            </w:r>
          </w:p>
        </w:tc>
        <w:tc>
          <w:tcPr>
            <w:tcW w:w="5760" w:type="dxa"/>
            <w:tcMar>
              <w:top w:w="40" w:type="dxa"/>
              <w:left w:w="80" w:type="dxa"/>
              <w:bottom w:w="40" w:type="dxa"/>
              <w:right w:w="80" w:type="dxa"/>
            </w:tcMar>
            <w:vAlign w:val="center"/>
          </w:tcPr>
          <w:p w14:paraId="538DC48D" w14:textId="58E52DC2" w:rsidR="001D6D33" w:rsidRDefault="61D21D5B">
            <w:pPr>
              <w:spacing w:before="20" w:after="20"/>
            </w:pPr>
            <w:r w:rsidRPr="6B982EE3">
              <w:rPr>
                <w:sz w:val="16"/>
                <w:szCs w:val="16"/>
              </w:rPr>
              <w:t>Importación y comercialización de repuestos, llantas, cascos y aceites.</w:t>
            </w:r>
          </w:p>
        </w:tc>
      </w:tr>
      <w:tr w:rsidR="6B982EE3" w14:paraId="7F73F955" w14:textId="77777777" w:rsidTr="6B982EE3">
        <w:trPr>
          <w:trHeight w:val="300"/>
          <w:jc w:val="center"/>
        </w:trPr>
        <w:tc>
          <w:tcPr>
            <w:tcW w:w="1008" w:type="dxa"/>
            <w:tcMar>
              <w:top w:w="40" w:type="dxa"/>
              <w:left w:w="80" w:type="dxa"/>
              <w:bottom w:w="40" w:type="dxa"/>
              <w:right w:w="80" w:type="dxa"/>
            </w:tcMar>
            <w:vAlign w:val="center"/>
          </w:tcPr>
          <w:p w14:paraId="3E144C51" w14:textId="36710328" w:rsidR="528A2C00" w:rsidRDefault="528A2C00" w:rsidP="6B982EE3">
            <w:pPr>
              <w:rPr>
                <w:sz w:val="16"/>
                <w:szCs w:val="16"/>
              </w:rPr>
            </w:pPr>
            <w:r w:rsidRPr="6B982EE3">
              <w:rPr>
                <w:sz w:val="16"/>
                <w:szCs w:val="16"/>
              </w:rPr>
              <w:t>SIM</w:t>
            </w:r>
          </w:p>
        </w:tc>
        <w:tc>
          <w:tcPr>
            <w:tcW w:w="2736" w:type="dxa"/>
            <w:tcMar>
              <w:top w:w="40" w:type="dxa"/>
              <w:left w:w="80" w:type="dxa"/>
              <w:bottom w:w="40" w:type="dxa"/>
              <w:right w:w="80" w:type="dxa"/>
            </w:tcMar>
            <w:vAlign w:val="center"/>
          </w:tcPr>
          <w:p w14:paraId="428D88A9" w14:textId="5C8F6C43" w:rsidR="528A2C00" w:rsidRDefault="528A2C00" w:rsidP="6B982EE3">
            <w:pPr>
              <w:rPr>
                <w:sz w:val="16"/>
                <w:szCs w:val="16"/>
              </w:rPr>
            </w:pPr>
            <w:r w:rsidRPr="6B982EE3">
              <w:rPr>
                <w:sz w:val="16"/>
                <w:szCs w:val="16"/>
              </w:rPr>
              <w:t>PLC Servicios industriales metalmecánicos</w:t>
            </w:r>
          </w:p>
        </w:tc>
        <w:tc>
          <w:tcPr>
            <w:tcW w:w="5760" w:type="dxa"/>
            <w:tcMar>
              <w:top w:w="40" w:type="dxa"/>
              <w:left w:w="80" w:type="dxa"/>
              <w:bottom w:w="40" w:type="dxa"/>
              <w:right w:w="80" w:type="dxa"/>
            </w:tcMar>
            <w:vAlign w:val="center"/>
          </w:tcPr>
          <w:p w14:paraId="73E1AC65" w14:textId="30B652A9" w:rsidR="6B982EE3" w:rsidRDefault="00972D05" w:rsidP="6B982EE3">
            <w:pPr>
              <w:rPr>
                <w:sz w:val="16"/>
                <w:szCs w:val="16"/>
              </w:rPr>
            </w:pPr>
            <w:r>
              <w:rPr>
                <w:sz w:val="16"/>
                <w:szCs w:val="16"/>
              </w:rPr>
              <w:t>Servicios Industriales metalmecánicos</w:t>
            </w:r>
          </w:p>
        </w:tc>
      </w:tr>
    </w:tbl>
    <w:p w14:paraId="015BCE1C" w14:textId="6C52525C" w:rsidR="001D6D33" w:rsidRDefault="001D6D33">
      <w:pPr>
        <w:spacing w:after="80"/>
      </w:pPr>
    </w:p>
    <w:p w14:paraId="3977062C" w14:textId="53972D00" w:rsidR="6B982EE3" w:rsidRDefault="6B982EE3" w:rsidP="6B982EE3">
      <w:pPr>
        <w:spacing w:after="80"/>
      </w:pPr>
    </w:p>
    <w:p w14:paraId="714269D4" w14:textId="4CB72C71" w:rsidR="6B982EE3" w:rsidRDefault="6B982EE3" w:rsidP="6B982EE3">
      <w:pPr>
        <w:spacing w:after="80"/>
      </w:pPr>
    </w:p>
    <w:p w14:paraId="39FEBB80" w14:textId="52BA99FA" w:rsidR="001D6D33" w:rsidRDefault="61D21D5B">
      <w:pPr>
        <w:spacing w:after="60"/>
      </w:pPr>
      <w:r w:rsidRPr="6B982EE3">
        <w:rPr>
          <w:b/>
          <w:bCs/>
        </w:rPr>
        <w:t>Centros de beneficio — Transformación de acero</w:t>
      </w:r>
    </w:p>
    <w:tbl>
      <w:tblPr>
        <w:tblStyle w:val="Fanalca"/>
        <w:tblW w:w="0" w:type="auto"/>
        <w:jc w:val="center"/>
        <w:tblLayout w:type="fixed"/>
        <w:tblLook w:val="04A0" w:firstRow="1" w:lastRow="0" w:firstColumn="1" w:lastColumn="0" w:noHBand="0" w:noVBand="1"/>
      </w:tblPr>
      <w:tblGrid>
        <w:gridCol w:w="864"/>
        <w:gridCol w:w="2448"/>
        <w:gridCol w:w="4320"/>
        <w:gridCol w:w="1872"/>
      </w:tblGrid>
      <w:tr w:rsidR="001D6D33" w14:paraId="06982CDF"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864" w:type="dxa"/>
            <w:shd w:val="clear" w:color="auto" w:fill="1F3864"/>
            <w:tcMar>
              <w:top w:w="40" w:type="dxa"/>
              <w:left w:w="80" w:type="dxa"/>
              <w:bottom w:w="40" w:type="dxa"/>
              <w:right w:w="80" w:type="dxa"/>
            </w:tcMar>
            <w:vAlign w:val="center"/>
          </w:tcPr>
          <w:p w14:paraId="7C6BECBB" w14:textId="77777777" w:rsidR="001D6D33" w:rsidRDefault="002D2DD4">
            <w:pPr>
              <w:spacing w:before="20" w:after="20"/>
              <w:jc w:val="center"/>
            </w:pPr>
            <w:r>
              <w:rPr>
                <w:b/>
                <w:color w:val="FFFFFF"/>
                <w:sz w:val="17"/>
              </w:rPr>
              <w:t>CEBE</w:t>
            </w:r>
          </w:p>
        </w:tc>
        <w:tc>
          <w:tcPr>
            <w:tcW w:w="2448" w:type="dxa"/>
            <w:shd w:val="clear" w:color="auto" w:fill="1F3864"/>
            <w:tcMar>
              <w:top w:w="40" w:type="dxa"/>
              <w:left w:w="80" w:type="dxa"/>
              <w:bottom w:w="40" w:type="dxa"/>
              <w:right w:w="80" w:type="dxa"/>
            </w:tcMar>
            <w:vAlign w:val="center"/>
          </w:tcPr>
          <w:p w14:paraId="5365C19C" w14:textId="77777777" w:rsidR="001D6D33" w:rsidRDefault="002D2DD4">
            <w:pPr>
              <w:spacing w:before="20" w:after="20"/>
              <w:jc w:val="center"/>
            </w:pPr>
            <w:r>
              <w:rPr>
                <w:b/>
                <w:color w:val="FFFFFF"/>
                <w:sz w:val="17"/>
              </w:rPr>
              <w:t>Nombre</w:t>
            </w:r>
          </w:p>
        </w:tc>
        <w:tc>
          <w:tcPr>
            <w:tcW w:w="4320" w:type="dxa"/>
            <w:shd w:val="clear" w:color="auto" w:fill="1F3864"/>
            <w:tcMar>
              <w:top w:w="40" w:type="dxa"/>
              <w:left w:w="80" w:type="dxa"/>
              <w:bottom w:w="40" w:type="dxa"/>
              <w:right w:w="80" w:type="dxa"/>
            </w:tcMar>
            <w:vAlign w:val="center"/>
          </w:tcPr>
          <w:p w14:paraId="01C16B4C" w14:textId="77777777" w:rsidR="001D6D33" w:rsidRDefault="002D2DD4">
            <w:pPr>
              <w:spacing w:before="20" w:after="20"/>
              <w:jc w:val="center"/>
            </w:pPr>
            <w:r>
              <w:rPr>
                <w:b/>
                <w:color w:val="FFFFFF"/>
                <w:sz w:val="17"/>
              </w:rPr>
              <w:t>Descripción del proceso</w:t>
            </w:r>
          </w:p>
        </w:tc>
        <w:tc>
          <w:tcPr>
            <w:tcW w:w="1872" w:type="dxa"/>
            <w:shd w:val="clear" w:color="auto" w:fill="1F3864"/>
            <w:tcMar>
              <w:top w:w="40" w:type="dxa"/>
              <w:left w:w="80" w:type="dxa"/>
              <w:bottom w:w="40" w:type="dxa"/>
              <w:right w:w="80" w:type="dxa"/>
            </w:tcMar>
            <w:vAlign w:val="center"/>
          </w:tcPr>
          <w:p w14:paraId="743DEC1E" w14:textId="77777777" w:rsidR="001D6D33" w:rsidRDefault="002D2DD4">
            <w:pPr>
              <w:spacing w:before="20" w:after="20"/>
              <w:jc w:val="center"/>
            </w:pPr>
            <w:r>
              <w:rPr>
                <w:b/>
                <w:color w:val="FFFFFF"/>
                <w:sz w:val="17"/>
              </w:rPr>
              <w:t>Tratamiento SAC</w:t>
            </w:r>
          </w:p>
        </w:tc>
      </w:tr>
      <w:tr w:rsidR="001D6D33" w14:paraId="405A6222" w14:textId="77777777" w:rsidTr="001D6D33">
        <w:trPr>
          <w:jc w:val="center"/>
        </w:trPr>
        <w:tc>
          <w:tcPr>
            <w:tcW w:w="864" w:type="dxa"/>
            <w:tcMar>
              <w:top w:w="40" w:type="dxa"/>
              <w:left w:w="80" w:type="dxa"/>
              <w:bottom w:w="40" w:type="dxa"/>
              <w:right w:w="80" w:type="dxa"/>
            </w:tcMar>
            <w:vAlign w:val="center"/>
          </w:tcPr>
          <w:p w14:paraId="16FE15B2" w14:textId="77777777" w:rsidR="001D6D33" w:rsidRDefault="002D2DD4">
            <w:pPr>
              <w:spacing w:before="20" w:after="20"/>
            </w:pPr>
            <w:r>
              <w:rPr>
                <w:sz w:val="15"/>
              </w:rPr>
              <w:t>PMF</w:t>
            </w:r>
          </w:p>
        </w:tc>
        <w:tc>
          <w:tcPr>
            <w:tcW w:w="2448" w:type="dxa"/>
            <w:tcMar>
              <w:top w:w="40" w:type="dxa"/>
              <w:left w:w="80" w:type="dxa"/>
              <w:bottom w:w="40" w:type="dxa"/>
              <w:right w:w="80" w:type="dxa"/>
            </w:tcMar>
            <w:vAlign w:val="center"/>
          </w:tcPr>
          <w:p w14:paraId="2C93075C" w14:textId="77777777" w:rsidR="001D6D33" w:rsidRDefault="002D2DD4">
            <w:pPr>
              <w:spacing w:before="20" w:after="20"/>
            </w:pPr>
            <w:r>
              <w:rPr>
                <w:sz w:val="15"/>
              </w:rPr>
              <w:t>Planta Metalmecánica Fanalca</w:t>
            </w:r>
          </w:p>
        </w:tc>
        <w:tc>
          <w:tcPr>
            <w:tcW w:w="4320" w:type="dxa"/>
            <w:tcMar>
              <w:top w:w="40" w:type="dxa"/>
              <w:left w:w="80" w:type="dxa"/>
              <w:bottom w:w="40" w:type="dxa"/>
              <w:right w:w="80" w:type="dxa"/>
            </w:tcMar>
            <w:vAlign w:val="center"/>
          </w:tcPr>
          <w:p w14:paraId="1F8E2905" w14:textId="77777777" w:rsidR="001D6D33" w:rsidRDefault="002D2DD4">
            <w:pPr>
              <w:spacing w:before="20" w:after="20"/>
            </w:pPr>
            <w:r>
              <w:rPr>
                <w:sz w:val="15"/>
              </w:rPr>
              <w:t>Gran planta de manufactura que presta servicios a todas las líneas. Su ingreso = costo absorbido.</w:t>
            </w:r>
          </w:p>
        </w:tc>
        <w:tc>
          <w:tcPr>
            <w:tcW w:w="1872" w:type="dxa"/>
            <w:tcMar>
              <w:top w:w="40" w:type="dxa"/>
              <w:left w:w="80" w:type="dxa"/>
              <w:bottom w:w="40" w:type="dxa"/>
              <w:right w:w="80" w:type="dxa"/>
            </w:tcMar>
            <w:vAlign w:val="center"/>
          </w:tcPr>
          <w:p w14:paraId="2BC85B11" w14:textId="77777777" w:rsidR="001D6D33" w:rsidRDefault="002D2DD4">
            <w:pPr>
              <w:spacing w:before="20" w:after="20"/>
            </w:pPr>
            <w:r>
              <w:rPr>
                <w:sz w:val="15"/>
              </w:rPr>
              <w:t>Costo absorbido → EEFF</w:t>
            </w:r>
          </w:p>
        </w:tc>
      </w:tr>
      <w:tr w:rsidR="001D6D33" w14:paraId="27175D49" w14:textId="77777777" w:rsidTr="001D6D33">
        <w:trPr>
          <w:jc w:val="center"/>
        </w:trPr>
        <w:tc>
          <w:tcPr>
            <w:tcW w:w="864" w:type="dxa"/>
            <w:shd w:val="clear" w:color="auto" w:fill="F2F6FC"/>
            <w:tcMar>
              <w:top w:w="40" w:type="dxa"/>
              <w:left w:w="80" w:type="dxa"/>
              <w:bottom w:w="40" w:type="dxa"/>
              <w:right w:w="80" w:type="dxa"/>
            </w:tcMar>
            <w:vAlign w:val="center"/>
          </w:tcPr>
          <w:p w14:paraId="66738CB7" w14:textId="77777777" w:rsidR="001D6D33" w:rsidRDefault="002D2DD4">
            <w:pPr>
              <w:spacing w:before="20" w:after="20"/>
            </w:pPr>
            <w:r>
              <w:rPr>
                <w:sz w:val="15"/>
              </w:rPr>
              <w:t>EMM</w:t>
            </w:r>
          </w:p>
        </w:tc>
        <w:tc>
          <w:tcPr>
            <w:tcW w:w="2448" w:type="dxa"/>
            <w:shd w:val="clear" w:color="auto" w:fill="F2F6FC"/>
            <w:tcMar>
              <w:top w:w="40" w:type="dxa"/>
              <w:left w:w="80" w:type="dxa"/>
              <w:bottom w:w="40" w:type="dxa"/>
              <w:right w:w="80" w:type="dxa"/>
            </w:tcMar>
            <w:vAlign w:val="center"/>
          </w:tcPr>
          <w:p w14:paraId="79EA2490" w14:textId="77777777" w:rsidR="001D6D33" w:rsidRDefault="002D2DD4">
            <w:pPr>
              <w:spacing w:before="20" w:after="20"/>
            </w:pPr>
            <w:r>
              <w:rPr>
                <w:sz w:val="15"/>
              </w:rPr>
              <w:t>Ensamble Medellín</w:t>
            </w:r>
          </w:p>
        </w:tc>
        <w:tc>
          <w:tcPr>
            <w:tcW w:w="4320" w:type="dxa"/>
            <w:shd w:val="clear" w:color="auto" w:fill="F2F6FC"/>
            <w:tcMar>
              <w:top w:w="40" w:type="dxa"/>
              <w:left w:w="80" w:type="dxa"/>
              <w:bottom w:w="40" w:type="dxa"/>
              <w:right w:w="80" w:type="dxa"/>
            </w:tcMar>
            <w:vAlign w:val="center"/>
          </w:tcPr>
          <w:p w14:paraId="2689B195" w14:textId="77777777" w:rsidR="001D6D33" w:rsidRDefault="002D2DD4">
            <w:pPr>
              <w:spacing w:before="20" w:after="20"/>
            </w:pPr>
            <w:r>
              <w:rPr>
                <w:sz w:val="15"/>
              </w:rPr>
              <w:t>Servicio de ensamble de autopartes (cliente Renault/Sofasa). 12 referencias.</w:t>
            </w:r>
          </w:p>
        </w:tc>
        <w:tc>
          <w:tcPr>
            <w:tcW w:w="1872" w:type="dxa"/>
            <w:shd w:val="clear" w:color="auto" w:fill="F2F6FC"/>
            <w:tcMar>
              <w:top w:w="40" w:type="dxa"/>
              <w:left w:w="80" w:type="dxa"/>
              <w:bottom w:w="40" w:type="dxa"/>
              <w:right w:w="80" w:type="dxa"/>
            </w:tcMar>
            <w:vAlign w:val="center"/>
          </w:tcPr>
          <w:p w14:paraId="0B6E71FB" w14:textId="77777777" w:rsidR="001D6D33" w:rsidRDefault="002D2DD4">
            <w:pPr>
              <w:spacing w:before="20" w:after="20"/>
            </w:pPr>
            <w:r>
              <w:rPr>
                <w:sz w:val="15"/>
              </w:rPr>
              <w:t>P×Q → Ingresos · EEFF</w:t>
            </w:r>
          </w:p>
        </w:tc>
      </w:tr>
      <w:tr w:rsidR="001D6D33" w14:paraId="5EA477EE" w14:textId="77777777" w:rsidTr="001D6D33">
        <w:trPr>
          <w:jc w:val="center"/>
        </w:trPr>
        <w:tc>
          <w:tcPr>
            <w:tcW w:w="864" w:type="dxa"/>
            <w:tcMar>
              <w:top w:w="40" w:type="dxa"/>
              <w:left w:w="80" w:type="dxa"/>
              <w:bottom w:w="40" w:type="dxa"/>
              <w:right w:w="80" w:type="dxa"/>
            </w:tcMar>
            <w:vAlign w:val="center"/>
          </w:tcPr>
          <w:p w14:paraId="46628EB7" w14:textId="77777777" w:rsidR="001D6D33" w:rsidRDefault="002D2DD4">
            <w:pPr>
              <w:spacing w:before="20" w:after="20"/>
            </w:pPr>
            <w:r>
              <w:rPr>
                <w:sz w:val="15"/>
              </w:rPr>
              <w:t>AUC</w:t>
            </w:r>
          </w:p>
        </w:tc>
        <w:tc>
          <w:tcPr>
            <w:tcW w:w="2448" w:type="dxa"/>
            <w:tcMar>
              <w:top w:w="40" w:type="dxa"/>
              <w:left w:w="80" w:type="dxa"/>
              <w:bottom w:w="40" w:type="dxa"/>
              <w:right w:w="80" w:type="dxa"/>
            </w:tcMar>
            <w:vAlign w:val="center"/>
          </w:tcPr>
          <w:p w14:paraId="4E09CA1D" w14:textId="77777777" w:rsidR="001D6D33" w:rsidRDefault="002D2DD4">
            <w:pPr>
              <w:spacing w:before="20" w:after="20"/>
            </w:pPr>
            <w:r>
              <w:rPr>
                <w:sz w:val="15"/>
              </w:rPr>
              <w:t>Autopartes</w:t>
            </w:r>
          </w:p>
        </w:tc>
        <w:tc>
          <w:tcPr>
            <w:tcW w:w="4320" w:type="dxa"/>
            <w:tcMar>
              <w:top w:w="40" w:type="dxa"/>
              <w:left w:w="80" w:type="dxa"/>
              <w:bottom w:w="40" w:type="dxa"/>
              <w:right w:w="80" w:type="dxa"/>
            </w:tcMar>
            <w:vAlign w:val="center"/>
          </w:tcPr>
          <w:p w14:paraId="689B86E3" w14:textId="77777777" w:rsidR="001D6D33" w:rsidRDefault="002D2DD4">
            <w:pPr>
              <w:spacing w:before="20" w:after="20"/>
            </w:pPr>
            <w:r>
              <w:rPr>
                <w:sz w:val="15"/>
              </w:rPr>
              <w:t>158 referencias (73 nacionales + 85 exportación). Clientes Renault, Hino, Superpolo.</w:t>
            </w:r>
          </w:p>
        </w:tc>
        <w:tc>
          <w:tcPr>
            <w:tcW w:w="1872" w:type="dxa"/>
            <w:tcMar>
              <w:top w:w="40" w:type="dxa"/>
              <w:left w:w="80" w:type="dxa"/>
              <w:bottom w:w="40" w:type="dxa"/>
              <w:right w:w="80" w:type="dxa"/>
            </w:tcMar>
            <w:vAlign w:val="center"/>
          </w:tcPr>
          <w:p w14:paraId="31928FD4" w14:textId="77777777" w:rsidR="001D6D33" w:rsidRDefault="002D2DD4">
            <w:pPr>
              <w:spacing w:before="20" w:after="20"/>
            </w:pPr>
            <w:r>
              <w:rPr>
                <w:sz w:val="15"/>
              </w:rPr>
              <w:t>P×Q × referencia → Ingresos</w:t>
            </w:r>
          </w:p>
        </w:tc>
      </w:tr>
      <w:tr w:rsidR="001D6D33" w14:paraId="3A77631F" w14:textId="77777777" w:rsidTr="001D6D33">
        <w:trPr>
          <w:jc w:val="center"/>
        </w:trPr>
        <w:tc>
          <w:tcPr>
            <w:tcW w:w="864" w:type="dxa"/>
            <w:shd w:val="clear" w:color="auto" w:fill="F2F6FC"/>
            <w:tcMar>
              <w:top w:w="40" w:type="dxa"/>
              <w:left w:w="80" w:type="dxa"/>
              <w:bottom w:w="40" w:type="dxa"/>
              <w:right w:w="80" w:type="dxa"/>
            </w:tcMar>
            <w:vAlign w:val="center"/>
          </w:tcPr>
          <w:p w14:paraId="6699BCFA" w14:textId="77777777" w:rsidR="001D6D33" w:rsidRDefault="002D2DD4">
            <w:pPr>
              <w:spacing w:before="20" w:after="20"/>
            </w:pPr>
            <w:r>
              <w:rPr>
                <w:sz w:val="15"/>
              </w:rPr>
              <w:t>DEF</w:t>
            </w:r>
          </w:p>
        </w:tc>
        <w:tc>
          <w:tcPr>
            <w:tcW w:w="2448" w:type="dxa"/>
            <w:shd w:val="clear" w:color="auto" w:fill="F2F6FC"/>
            <w:tcMar>
              <w:top w:w="40" w:type="dxa"/>
              <w:left w:w="80" w:type="dxa"/>
              <w:bottom w:w="40" w:type="dxa"/>
              <w:right w:w="80" w:type="dxa"/>
            </w:tcMar>
            <w:vAlign w:val="center"/>
          </w:tcPr>
          <w:p w14:paraId="32F3A2A8" w14:textId="77777777" w:rsidR="001D6D33" w:rsidRDefault="002D2DD4">
            <w:pPr>
              <w:spacing w:before="20" w:after="20"/>
            </w:pPr>
            <w:r>
              <w:rPr>
                <w:sz w:val="15"/>
              </w:rPr>
              <w:t>Defensas Viales</w:t>
            </w:r>
          </w:p>
        </w:tc>
        <w:tc>
          <w:tcPr>
            <w:tcW w:w="4320" w:type="dxa"/>
            <w:shd w:val="clear" w:color="auto" w:fill="F2F6FC"/>
            <w:tcMar>
              <w:top w:w="40" w:type="dxa"/>
              <w:left w:w="80" w:type="dxa"/>
              <w:bottom w:w="40" w:type="dxa"/>
              <w:right w:w="80" w:type="dxa"/>
            </w:tcMar>
            <w:vAlign w:val="center"/>
          </w:tcPr>
          <w:p w14:paraId="47B3C6B8" w14:textId="77777777" w:rsidR="001D6D33" w:rsidRDefault="002D2DD4">
            <w:pPr>
              <w:spacing w:before="20" w:after="20"/>
            </w:pPr>
            <w:r>
              <w:rPr>
                <w:sz w:val="15"/>
              </w:rPr>
              <w:t>Fabricación de defensas viales en acero. Referencias agrupadas.</w:t>
            </w:r>
          </w:p>
        </w:tc>
        <w:tc>
          <w:tcPr>
            <w:tcW w:w="1872" w:type="dxa"/>
            <w:shd w:val="clear" w:color="auto" w:fill="F2F6FC"/>
            <w:tcMar>
              <w:top w:w="40" w:type="dxa"/>
              <w:left w:w="80" w:type="dxa"/>
              <w:bottom w:w="40" w:type="dxa"/>
              <w:right w:w="80" w:type="dxa"/>
            </w:tcMar>
            <w:vAlign w:val="center"/>
          </w:tcPr>
          <w:p w14:paraId="56DB69D1" w14:textId="77777777" w:rsidR="001D6D33" w:rsidRDefault="002D2DD4">
            <w:pPr>
              <w:spacing w:before="20" w:after="20"/>
            </w:pPr>
            <w:r>
              <w:rPr>
                <w:sz w:val="15"/>
              </w:rPr>
              <w:t>P×Q directo → EEFF</w:t>
            </w:r>
          </w:p>
        </w:tc>
      </w:tr>
      <w:tr w:rsidR="001D6D33" w14:paraId="103A9269" w14:textId="77777777" w:rsidTr="001D6D33">
        <w:trPr>
          <w:jc w:val="center"/>
        </w:trPr>
        <w:tc>
          <w:tcPr>
            <w:tcW w:w="864" w:type="dxa"/>
            <w:tcMar>
              <w:top w:w="40" w:type="dxa"/>
              <w:left w:w="80" w:type="dxa"/>
              <w:bottom w:w="40" w:type="dxa"/>
              <w:right w:w="80" w:type="dxa"/>
            </w:tcMar>
            <w:vAlign w:val="center"/>
          </w:tcPr>
          <w:p w14:paraId="11228131" w14:textId="77777777" w:rsidR="001D6D33" w:rsidRDefault="002D2DD4">
            <w:pPr>
              <w:spacing w:before="20" w:after="20"/>
            </w:pPr>
            <w:r>
              <w:rPr>
                <w:sz w:val="15"/>
              </w:rPr>
              <w:t>AMB</w:t>
            </w:r>
          </w:p>
        </w:tc>
        <w:tc>
          <w:tcPr>
            <w:tcW w:w="2448" w:type="dxa"/>
            <w:tcMar>
              <w:top w:w="40" w:type="dxa"/>
              <w:left w:w="80" w:type="dxa"/>
              <w:bottom w:w="40" w:type="dxa"/>
              <w:right w:w="80" w:type="dxa"/>
            </w:tcMar>
            <w:vAlign w:val="center"/>
          </w:tcPr>
          <w:p w14:paraId="73C301F9" w14:textId="77777777" w:rsidR="001D6D33" w:rsidRDefault="002D2DD4">
            <w:pPr>
              <w:spacing w:before="20" w:after="20"/>
            </w:pPr>
            <w:r>
              <w:rPr>
                <w:sz w:val="15"/>
              </w:rPr>
              <w:t>Ambiental / Carrocerías</w:t>
            </w:r>
          </w:p>
        </w:tc>
        <w:tc>
          <w:tcPr>
            <w:tcW w:w="4320" w:type="dxa"/>
            <w:tcMar>
              <w:top w:w="40" w:type="dxa"/>
              <w:left w:w="80" w:type="dxa"/>
              <w:bottom w:w="40" w:type="dxa"/>
              <w:right w:w="80" w:type="dxa"/>
            </w:tcMar>
            <w:vAlign w:val="center"/>
          </w:tcPr>
          <w:p w14:paraId="1B2FB11C" w14:textId="77777777" w:rsidR="001D6D33" w:rsidRDefault="002D2DD4">
            <w:pPr>
              <w:spacing w:before="20" w:after="20"/>
            </w:pPr>
            <w:r>
              <w:rPr>
                <w:sz w:val="15"/>
              </w:rPr>
              <w:t>Cajas compactadoras de residuos. Venta nacional + CKD exportación.</w:t>
            </w:r>
          </w:p>
        </w:tc>
        <w:tc>
          <w:tcPr>
            <w:tcW w:w="1872" w:type="dxa"/>
            <w:tcMar>
              <w:top w:w="40" w:type="dxa"/>
              <w:left w:w="80" w:type="dxa"/>
              <w:bottom w:w="40" w:type="dxa"/>
              <w:right w:w="80" w:type="dxa"/>
            </w:tcMar>
            <w:vAlign w:val="center"/>
          </w:tcPr>
          <w:p w14:paraId="0FAA3832" w14:textId="77777777" w:rsidR="001D6D33" w:rsidRDefault="002D2DD4">
            <w:pPr>
              <w:spacing w:before="20" w:after="20"/>
            </w:pPr>
            <w:r>
              <w:rPr>
                <w:sz w:val="15"/>
              </w:rPr>
              <w:t>P×Q → Ingresos · EEFF</w:t>
            </w:r>
          </w:p>
        </w:tc>
      </w:tr>
      <w:tr w:rsidR="001D6D33" w14:paraId="28D665E3" w14:textId="77777777" w:rsidTr="001D6D33">
        <w:trPr>
          <w:jc w:val="center"/>
        </w:trPr>
        <w:tc>
          <w:tcPr>
            <w:tcW w:w="864" w:type="dxa"/>
            <w:shd w:val="clear" w:color="auto" w:fill="F2F6FC"/>
            <w:tcMar>
              <w:top w:w="40" w:type="dxa"/>
              <w:left w:w="80" w:type="dxa"/>
              <w:bottom w:w="40" w:type="dxa"/>
              <w:right w:w="80" w:type="dxa"/>
            </w:tcMar>
            <w:vAlign w:val="center"/>
          </w:tcPr>
          <w:p w14:paraId="320F7B1F" w14:textId="77777777" w:rsidR="001D6D33" w:rsidRDefault="002D2DD4">
            <w:pPr>
              <w:spacing w:before="20" w:after="20"/>
            </w:pPr>
            <w:r>
              <w:rPr>
                <w:sz w:val="15"/>
              </w:rPr>
              <w:t>TUP</w:t>
            </w:r>
          </w:p>
        </w:tc>
        <w:tc>
          <w:tcPr>
            <w:tcW w:w="2448" w:type="dxa"/>
            <w:shd w:val="clear" w:color="auto" w:fill="F2F6FC"/>
            <w:tcMar>
              <w:top w:w="40" w:type="dxa"/>
              <w:left w:w="80" w:type="dxa"/>
              <w:bottom w:w="40" w:type="dxa"/>
              <w:right w:w="80" w:type="dxa"/>
            </w:tcMar>
            <w:vAlign w:val="center"/>
          </w:tcPr>
          <w:p w14:paraId="16F317DA" w14:textId="77777777" w:rsidR="001D6D33" w:rsidRDefault="002D2DD4">
            <w:pPr>
              <w:spacing w:before="20" w:after="20"/>
            </w:pPr>
            <w:r>
              <w:rPr>
                <w:sz w:val="15"/>
              </w:rPr>
              <w:t>Tubería Fanalca</w:t>
            </w:r>
          </w:p>
        </w:tc>
        <w:tc>
          <w:tcPr>
            <w:tcW w:w="4320" w:type="dxa"/>
            <w:shd w:val="clear" w:color="auto" w:fill="F2F6FC"/>
            <w:tcMar>
              <w:top w:w="40" w:type="dxa"/>
              <w:left w:w="80" w:type="dxa"/>
              <w:bottom w:w="40" w:type="dxa"/>
              <w:right w:w="80" w:type="dxa"/>
            </w:tcMar>
            <w:vAlign w:val="center"/>
          </w:tcPr>
          <w:p w14:paraId="06E6B388" w14:textId="77777777" w:rsidR="001D6D33" w:rsidRDefault="002D2DD4">
            <w:pPr>
              <w:spacing w:before="20" w:after="20"/>
            </w:pPr>
            <w:r>
              <w:rPr>
                <w:sz w:val="15"/>
              </w:rPr>
              <w:t>Lámina importada → cold roll, galvanizado, estructural. El script corre dos veces.</w:t>
            </w:r>
          </w:p>
        </w:tc>
        <w:tc>
          <w:tcPr>
            <w:tcW w:w="1872" w:type="dxa"/>
            <w:shd w:val="clear" w:color="auto" w:fill="F2F6FC"/>
            <w:tcMar>
              <w:top w:w="40" w:type="dxa"/>
              <w:left w:w="80" w:type="dxa"/>
              <w:bottom w:w="40" w:type="dxa"/>
              <w:right w:w="80" w:type="dxa"/>
            </w:tcMar>
            <w:vAlign w:val="center"/>
          </w:tcPr>
          <w:p w14:paraId="5B8217C2" w14:textId="77777777" w:rsidR="001D6D33" w:rsidRDefault="002D2DD4">
            <w:pPr>
              <w:spacing w:before="20" w:after="20"/>
            </w:pPr>
            <w:r>
              <w:rPr>
                <w:sz w:val="15"/>
              </w:rPr>
              <w:t>P×Q (2 corridas) → EEFF</w:t>
            </w:r>
          </w:p>
        </w:tc>
      </w:tr>
      <w:tr w:rsidR="001D6D33" w14:paraId="752418D1" w14:textId="77777777" w:rsidTr="001D6D33">
        <w:trPr>
          <w:jc w:val="center"/>
        </w:trPr>
        <w:tc>
          <w:tcPr>
            <w:tcW w:w="864" w:type="dxa"/>
            <w:tcMar>
              <w:top w:w="40" w:type="dxa"/>
              <w:left w:w="80" w:type="dxa"/>
              <w:bottom w:w="40" w:type="dxa"/>
              <w:right w:w="80" w:type="dxa"/>
            </w:tcMar>
            <w:vAlign w:val="center"/>
          </w:tcPr>
          <w:p w14:paraId="440F8B55" w14:textId="77777777" w:rsidR="001D6D33" w:rsidRDefault="002D2DD4">
            <w:pPr>
              <w:spacing w:before="20" w:after="20"/>
            </w:pPr>
            <w:r>
              <w:rPr>
                <w:sz w:val="15"/>
              </w:rPr>
              <w:t>MSR</w:t>
            </w:r>
          </w:p>
        </w:tc>
        <w:tc>
          <w:tcPr>
            <w:tcW w:w="2448" w:type="dxa"/>
            <w:tcMar>
              <w:top w:w="40" w:type="dxa"/>
              <w:left w:w="80" w:type="dxa"/>
              <w:bottom w:w="40" w:type="dxa"/>
              <w:right w:w="80" w:type="dxa"/>
            </w:tcMar>
            <w:vAlign w:val="center"/>
          </w:tcPr>
          <w:p w14:paraId="23611BDD" w14:textId="77777777" w:rsidR="001D6D33" w:rsidRDefault="002D2DD4">
            <w:pPr>
              <w:spacing w:before="20" w:after="20"/>
            </w:pPr>
            <w:r>
              <w:rPr>
                <w:sz w:val="15"/>
              </w:rPr>
              <w:t>Metal Sur</w:t>
            </w:r>
          </w:p>
        </w:tc>
        <w:tc>
          <w:tcPr>
            <w:tcW w:w="4320" w:type="dxa"/>
            <w:tcMar>
              <w:top w:w="40" w:type="dxa"/>
              <w:left w:w="80" w:type="dxa"/>
              <w:bottom w:w="40" w:type="dxa"/>
              <w:right w:w="80" w:type="dxa"/>
            </w:tcMar>
            <w:vAlign w:val="center"/>
          </w:tcPr>
          <w:p w14:paraId="5F76BAE9" w14:textId="77777777" w:rsidR="001D6D33" w:rsidRDefault="002D2DD4">
            <w:pPr>
              <w:spacing w:before="20" w:after="20"/>
            </w:pPr>
            <w:r>
              <w:rPr>
                <w:sz w:val="15"/>
              </w:rPr>
              <w:t>Tubería de otros diámetros, dos plantas. Proceso idéntico a TUP.</w:t>
            </w:r>
          </w:p>
        </w:tc>
        <w:tc>
          <w:tcPr>
            <w:tcW w:w="1872" w:type="dxa"/>
            <w:tcMar>
              <w:top w:w="40" w:type="dxa"/>
              <w:left w:w="80" w:type="dxa"/>
              <w:bottom w:w="40" w:type="dxa"/>
              <w:right w:w="80" w:type="dxa"/>
            </w:tcMar>
            <w:vAlign w:val="center"/>
          </w:tcPr>
          <w:p w14:paraId="68ED5D60" w14:textId="77777777" w:rsidR="001D6D33" w:rsidRDefault="002D2DD4">
            <w:pPr>
              <w:spacing w:before="20" w:after="20"/>
            </w:pPr>
            <w:r>
              <w:rPr>
                <w:sz w:val="15"/>
              </w:rPr>
              <w:t>P×Q (2 corridas) → EEFF</w:t>
            </w:r>
          </w:p>
        </w:tc>
      </w:tr>
      <w:tr w:rsidR="001D6D33" w14:paraId="3E7298C5" w14:textId="77777777" w:rsidTr="001D6D33">
        <w:trPr>
          <w:jc w:val="center"/>
        </w:trPr>
        <w:tc>
          <w:tcPr>
            <w:tcW w:w="864" w:type="dxa"/>
            <w:shd w:val="clear" w:color="auto" w:fill="F2F6FC"/>
            <w:tcMar>
              <w:top w:w="40" w:type="dxa"/>
              <w:left w:w="80" w:type="dxa"/>
              <w:bottom w:w="40" w:type="dxa"/>
              <w:right w:w="80" w:type="dxa"/>
            </w:tcMar>
            <w:vAlign w:val="center"/>
          </w:tcPr>
          <w:p w14:paraId="04D90E2E" w14:textId="77777777" w:rsidR="001D6D33" w:rsidRDefault="002D2DD4">
            <w:pPr>
              <w:spacing w:before="20" w:after="20"/>
            </w:pPr>
            <w:r>
              <w:rPr>
                <w:sz w:val="15"/>
              </w:rPr>
              <w:t>PDB</w:t>
            </w:r>
          </w:p>
        </w:tc>
        <w:tc>
          <w:tcPr>
            <w:tcW w:w="2448" w:type="dxa"/>
            <w:shd w:val="clear" w:color="auto" w:fill="F2F6FC"/>
            <w:tcMar>
              <w:top w:w="40" w:type="dxa"/>
              <w:left w:w="80" w:type="dxa"/>
              <w:bottom w:w="40" w:type="dxa"/>
              <w:right w:w="80" w:type="dxa"/>
            </w:tcMar>
            <w:vAlign w:val="center"/>
          </w:tcPr>
          <w:p w14:paraId="16019EC1" w14:textId="77777777" w:rsidR="001D6D33" w:rsidRDefault="002D2DD4">
            <w:pPr>
              <w:spacing w:before="20" w:after="20"/>
            </w:pPr>
            <w:r>
              <w:rPr>
                <w:sz w:val="15"/>
              </w:rPr>
              <w:t>Ingeniería (transversal)</w:t>
            </w:r>
          </w:p>
        </w:tc>
        <w:tc>
          <w:tcPr>
            <w:tcW w:w="4320" w:type="dxa"/>
            <w:shd w:val="clear" w:color="auto" w:fill="F2F6FC"/>
            <w:tcMar>
              <w:top w:w="40" w:type="dxa"/>
              <w:left w:w="80" w:type="dxa"/>
              <w:bottom w:w="40" w:type="dxa"/>
              <w:right w:w="80" w:type="dxa"/>
            </w:tcMar>
            <w:vAlign w:val="center"/>
          </w:tcPr>
          <w:p w14:paraId="573413C0" w14:textId="77777777" w:rsidR="001D6D33" w:rsidRDefault="002D2DD4">
            <w:pPr>
              <w:spacing w:before="20" w:after="20"/>
            </w:pPr>
            <w:r>
              <w:rPr>
                <w:sz w:val="15"/>
              </w:rPr>
              <w:t>Se distribuye 97% a Autopartes y 3% a Defensas como alícuota de costo.</w:t>
            </w:r>
          </w:p>
        </w:tc>
        <w:tc>
          <w:tcPr>
            <w:tcW w:w="1872" w:type="dxa"/>
            <w:shd w:val="clear" w:color="auto" w:fill="F2F6FC"/>
            <w:tcMar>
              <w:top w:w="40" w:type="dxa"/>
              <w:left w:w="80" w:type="dxa"/>
              <w:bottom w:w="40" w:type="dxa"/>
              <w:right w:w="80" w:type="dxa"/>
            </w:tcMar>
            <w:vAlign w:val="center"/>
          </w:tcPr>
          <w:p w14:paraId="03E68B17" w14:textId="77777777" w:rsidR="001D6D33" w:rsidRDefault="002D2DD4">
            <w:pPr>
              <w:spacing w:before="20" w:after="20"/>
            </w:pPr>
            <w:r>
              <w:rPr>
                <w:sz w:val="15"/>
              </w:rPr>
              <w:t>Costos y Gastos</w:t>
            </w:r>
          </w:p>
        </w:tc>
      </w:tr>
      <w:tr w:rsidR="001D6D33" w14:paraId="7400E642" w14:textId="77777777" w:rsidTr="001D6D33">
        <w:trPr>
          <w:jc w:val="center"/>
        </w:trPr>
        <w:tc>
          <w:tcPr>
            <w:tcW w:w="864" w:type="dxa"/>
            <w:tcMar>
              <w:top w:w="40" w:type="dxa"/>
              <w:left w:w="80" w:type="dxa"/>
              <w:bottom w:w="40" w:type="dxa"/>
              <w:right w:w="80" w:type="dxa"/>
            </w:tcMar>
            <w:vAlign w:val="center"/>
          </w:tcPr>
          <w:p w14:paraId="4D5B85DF" w14:textId="77777777" w:rsidR="001D6D33" w:rsidRDefault="002D2DD4">
            <w:pPr>
              <w:spacing w:before="20" w:after="20"/>
            </w:pPr>
            <w:r>
              <w:rPr>
                <w:sz w:val="15"/>
              </w:rPr>
              <w:t>PPC</w:t>
            </w:r>
          </w:p>
        </w:tc>
        <w:tc>
          <w:tcPr>
            <w:tcW w:w="2448" w:type="dxa"/>
            <w:tcMar>
              <w:top w:w="40" w:type="dxa"/>
              <w:left w:w="80" w:type="dxa"/>
              <w:bottom w:w="40" w:type="dxa"/>
              <w:right w:w="80" w:type="dxa"/>
            </w:tcMar>
            <w:vAlign w:val="center"/>
          </w:tcPr>
          <w:p w14:paraId="4B2BA0B7" w14:textId="77777777" w:rsidR="001D6D33" w:rsidRDefault="002D2DD4">
            <w:pPr>
              <w:spacing w:before="20" w:after="20"/>
            </w:pPr>
            <w:r>
              <w:rPr>
                <w:sz w:val="15"/>
              </w:rPr>
              <w:t>Mantenimiento y Calidad</w:t>
            </w:r>
          </w:p>
        </w:tc>
        <w:tc>
          <w:tcPr>
            <w:tcW w:w="4320" w:type="dxa"/>
            <w:tcMar>
              <w:top w:w="40" w:type="dxa"/>
              <w:left w:w="80" w:type="dxa"/>
              <w:bottom w:w="40" w:type="dxa"/>
              <w:right w:w="80" w:type="dxa"/>
            </w:tcMar>
            <w:vAlign w:val="center"/>
          </w:tcPr>
          <w:p w14:paraId="63C16B1D" w14:textId="77777777" w:rsidR="001D6D33" w:rsidRDefault="002D2DD4">
            <w:pPr>
              <w:spacing w:before="20" w:after="20"/>
            </w:pPr>
            <w:r>
              <w:rPr>
                <w:sz w:val="15"/>
              </w:rPr>
              <w:t>Áreas transversales (~10-12 CECOS) distribuidas por % a cada línea productiva.</w:t>
            </w:r>
          </w:p>
        </w:tc>
        <w:tc>
          <w:tcPr>
            <w:tcW w:w="1872" w:type="dxa"/>
            <w:tcMar>
              <w:top w:w="40" w:type="dxa"/>
              <w:left w:w="80" w:type="dxa"/>
              <w:bottom w:w="40" w:type="dxa"/>
              <w:right w:w="80" w:type="dxa"/>
            </w:tcMar>
            <w:vAlign w:val="center"/>
          </w:tcPr>
          <w:p w14:paraId="0E372130" w14:textId="77777777" w:rsidR="001D6D33" w:rsidRDefault="002D2DD4">
            <w:pPr>
              <w:spacing w:before="20" w:after="20"/>
            </w:pPr>
            <w:r>
              <w:rPr>
                <w:sz w:val="15"/>
              </w:rPr>
              <w:t>Costos y Gastos</w:t>
            </w:r>
          </w:p>
        </w:tc>
      </w:tr>
    </w:tbl>
    <w:p w14:paraId="618E582D" w14:textId="77777777" w:rsidR="001D6D33" w:rsidRDefault="001D6D33">
      <w:pPr>
        <w:spacing w:after="80"/>
      </w:pPr>
    </w:p>
    <w:p w14:paraId="2CD9AD43" w14:textId="77777777" w:rsidR="001D6D33" w:rsidRDefault="002D2DD4">
      <w:pPr>
        <w:spacing w:after="60"/>
      </w:pPr>
      <w:r>
        <w:rPr>
          <w:b/>
        </w:rPr>
        <w:t>Centros de beneficio — Honda Autos (34 CEBEs)</w:t>
      </w:r>
    </w:p>
    <w:tbl>
      <w:tblPr>
        <w:tblStyle w:val="Fanalca"/>
        <w:tblW w:w="0" w:type="auto"/>
        <w:jc w:val="center"/>
        <w:tblLayout w:type="fixed"/>
        <w:tblLook w:val="04A0" w:firstRow="1" w:lastRow="0" w:firstColumn="1" w:lastColumn="0" w:noHBand="0" w:noVBand="1"/>
      </w:tblPr>
      <w:tblGrid>
        <w:gridCol w:w="1728"/>
        <w:gridCol w:w="5184"/>
        <w:gridCol w:w="2592"/>
      </w:tblGrid>
      <w:tr w:rsidR="001D6D33" w14:paraId="70BCC10E"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1728" w:type="dxa"/>
            <w:shd w:val="clear" w:color="auto" w:fill="1F3864"/>
            <w:tcMar>
              <w:top w:w="40" w:type="dxa"/>
              <w:left w:w="80" w:type="dxa"/>
              <w:bottom w:w="40" w:type="dxa"/>
              <w:right w:w="80" w:type="dxa"/>
            </w:tcMar>
            <w:vAlign w:val="center"/>
          </w:tcPr>
          <w:p w14:paraId="35D8A0EF" w14:textId="77777777" w:rsidR="001D6D33" w:rsidRDefault="002D2DD4">
            <w:pPr>
              <w:spacing w:before="20" w:after="20"/>
              <w:jc w:val="center"/>
            </w:pPr>
            <w:r>
              <w:rPr>
                <w:b/>
                <w:color w:val="FFFFFF"/>
                <w:sz w:val="17"/>
              </w:rPr>
              <w:t>Grupo</w:t>
            </w:r>
          </w:p>
        </w:tc>
        <w:tc>
          <w:tcPr>
            <w:tcW w:w="5184" w:type="dxa"/>
            <w:shd w:val="clear" w:color="auto" w:fill="1F3864"/>
            <w:tcMar>
              <w:top w:w="40" w:type="dxa"/>
              <w:left w:w="80" w:type="dxa"/>
              <w:bottom w:w="40" w:type="dxa"/>
              <w:right w:w="80" w:type="dxa"/>
            </w:tcMar>
            <w:vAlign w:val="center"/>
          </w:tcPr>
          <w:p w14:paraId="52A2B023" w14:textId="77777777" w:rsidR="001D6D33" w:rsidRDefault="002D2DD4">
            <w:pPr>
              <w:spacing w:before="20" w:after="20"/>
              <w:jc w:val="center"/>
            </w:pPr>
            <w:r>
              <w:rPr>
                <w:b/>
                <w:color w:val="FFFFFF"/>
                <w:sz w:val="17"/>
              </w:rPr>
              <w:t>Descripción</w:t>
            </w:r>
          </w:p>
        </w:tc>
        <w:tc>
          <w:tcPr>
            <w:tcW w:w="2592" w:type="dxa"/>
            <w:shd w:val="clear" w:color="auto" w:fill="1F3864"/>
            <w:tcMar>
              <w:top w:w="40" w:type="dxa"/>
              <w:left w:w="80" w:type="dxa"/>
              <w:bottom w:w="40" w:type="dxa"/>
              <w:right w:w="80" w:type="dxa"/>
            </w:tcMar>
            <w:vAlign w:val="center"/>
          </w:tcPr>
          <w:p w14:paraId="464C1B36" w14:textId="77777777" w:rsidR="001D6D33" w:rsidRDefault="002D2DD4">
            <w:pPr>
              <w:spacing w:before="20" w:after="20"/>
              <w:jc w:val="center"/>
            </w:pPr>
            <w:r>
              <w:rPr>
                <w:b/>
                <w:color w:val="FFFFFF"/>
                <w:sz w:val="17"/>
              </w:rPr>
              <w:t>Impuestos / proceso</w:t>
            </w:r>
          </w:p>
        </w:tc>
      </w:tr>
      <w:tr w:rsidR="001D6D33" w14:paraId="6E900FF3" w14:textId="77777777" w:rsidTr="001D6D33">
        <w:trPr>
          <w:jc w:val="center"/>
        </w:trPr>
        <w:tc>
          <w:tcPr>
            <w:tcW w:w="1728" w:type="dxa"/>
            <w:tcMar>
              <w:top w:w="40" w:type="dxa"/>
              <w:left w:w="80" w:type="dxa"/>
              <w:bottom w:w="40" w:type="dxa"/>
              <w:right w:w="80" w:type="dxa"/>
            </w:tcMar>
            <w:vAlign w:val="center"/>
          </w:tcPr>
          <w:p w14:paraId="14471925" w14:textId="77777777" w:rsidR="001D6D33" w:rsidRDefault="002D2DD4">
            <w:pPr>
              <w:spacing w:before="20" w:after="20"/>
            </w:pPr>
            <w:r>
              <w:rPr>
                <w:sz w:val="15"/>
              </w:rPr>
              <w:t>HAC (importador)</w:t>
            </w:r>
          </w:p>
        </w:tc>
        <w:tc>
          <w:tcPr>
            <w:tcW w:w="5184" w:type="dxa"/>
            <w:tcMar>
              <w:top w:w="40" w:type="dxa"/>
              <w:left w:w="80" w:type="dxa"/>
              <w:bottom w:w="40" w:type="dxa"/>
              <w:right w:w="80" w:type="dxa"/>
            </w:tcMar>
            <w:vAlign w:val="center"/>
          </w:tcPr>
          <w:p w14:paraId="069C5904" w14:textId="77777777" w:rsidR="001D6D33" w:rsidRDefault="002D2DD4">
            <w:pPr>
              <w:spacing w:before="20" w:after="20"/>
            </w:pPr>
            <w:r>
              <w:rPr>
                <w:sz w:val="15"/>
              </w:rPr>
              <w:t>Importa vehículos de Brasil, EE.UU., Canadá, Japón y Tailandia. Venta interna sin IVA a agencias. Inventario en zona franca.</w:t>
            </w:r>
          </w:p>
        </w:tc>
        <w:tc>
          <w:tcPr>
            <w:tcW w:w="2592" w:type="dxa"/>
            <w:tcMar>
              <w:top w:w="40" w:type="dxa"/>
              <w:left w:w="80" w:type="dxa"/>
              <w:bottom w:w="40" w:type="dxa"/>
              <w:right w:w="80" w:type="dxa"/>
            </w:tcMar>
            <w:vAlign w:val="center"/>
          </w:tcPr>
          <w:p w14:paraId="370FA740" w14:textId="77777777" w:rsidR="001D6D33" w:rsidRDefault="002D2DD4">
            <w:pPr>
              <w:spacing w:before="20" w:after="20"/>
            </w:pPr>
            <w:r>
              <w:rPr>
                <w:sz w:val="15"/>
              </w:rPr>
              <w:t>Sin IVA en factura interna. FOB + factor de internamiento</w:t>
            </w:r>
          </w:p>
        </w:tc>
      </w:tr>
      <w:tr w:rsidR="001D6D33" w14:paraId="63E034B2" w14:textId="77777777" w:rsidTr="001D6D33">
        <w:trPr>
          <w:jc w:val="center"/>
        </w:trPr>
        <w:tc>
          <w:tcPr>
            <w:tcW w:w="1728" w:type="dxa"/>
            <w:shd w:val="clear" w:color="auto" w:fill="F2F6FC"/>
            <w:tcMar>
              <w:top w:w="40" w:type="dxa"/>
              <w:left w:w="80" w:type="dxa"/>
              <w:bottom w:w="40" w:type="dxa"/>
              <w:right w:w="80" w:type="dxa"/>
            </w:tcMar>
            <w:vAlign w:val="center"/>
          </w:tcPr>
          <w:p w14:paraId="27C0C4FB" w14:textId="77777777" w:rsidR="001D6D33" w:rsidRDefault="002D2DD4">
            <w:pPr>
              <w:spacing w:before="20" w:after="20"/>
            </w:pPr>
            <w:r>
              <w:rPr>
                <w:sz w:val="15"/>
              </w:rPr>
              <w:t>HPC (repuestos)</w:t>
            </w:r>
          </w:p>
        </w:tc>
        <w:tc>
          <w:tcPr>
            <w:tcW w:w="5184" w:type="dxa"/>
            <w:shd w:val="clear" w:color="auto" w:fill="F2F6FC"/>
            <w:tcMar>
              <w:top w:w="40" w:type="dxa"/>
              <w:left w:w="80" w:type="dxa"/>
              <w:bottom w:w="40" w:type="dxa"/>
              <w:right w:w="80" w:type="dxa"/>
            </w:tcMar>
            <w:vAlign w:val="center"/>
          </w:tcPr>
          <w:p w14:paraId="295193A6" w14:textId="77777777" w:rsidR="001D6D33" w:rsidRDefault="002D2DD4">
            <w:pPr>
              <w:spacing w:before="20" w:after="20"/>
            </w:pPr>
            <w:r>
              <w:rPr>
                <w:sz w:val="15"/>
              </w:rPr>
              <w:t>90% venta interna a talleres propios y 10% a distribuidores externos. Margen 48%.</w:t>
            </w:r>
          </w:p>
        </w:tc>
        <w:tc>
          <w:tcPr>
            <w:tcW w:w="2592" w:type="dxa"/>
            <w:shd w:val="clear" w:color="auto" w:fill="F2F6FC"/>
            <w:tcMar>
              <w:top w:w="40" w:type="dxa"/>
              <w:left w:w="80" w:type="dxa"/>
              <w:bottom w:w="40" w:type="dxa"/>
              <w:right w:w="80" w:type="dxa"/>
            </w:tcMar>
            <w:vAlign w:val="center"/>
          </w:tcPr>
          <w:p w14:paraId="3999FF34" w14:textId="77777777" w:rsidR="001D6D33" w:rsidRDefault="002D2DD4">
            <w:pPr>
              <w:spacing w:before="20" w:after="20"/>
            </w:pPr>
            <w:r>
              <w:rPr>
                <w:sz w:val="15"/>
              </w:rPr>
              <w:t>IVA 19% en ventas a distribuidores</w:t>
            </w:r>
          </w:p>
        </w:tc>
      </w:tr>
      <w:tr w:rsidR="001D6D33" w14:paraId="30956BA4" w14:textId="77777777" w:rsidTr="001D6D33">
        <w:trPr>
          <w:jc w:val="center"/>
        </w:trPr>
        <w:tc>
          <w:tcPr>
            <w:tcW w:w="1728" w:type="dxa"/>
            <w:tcMar>
              <w:top w:w="40" w:type="dxa"/>
              <w:left w:w="80" w:type="dxa"/>
              <w:bottom w:w="40" w:type="dxa"/>
              <w:right w:w="80" w:type="dxa"/>
            </w:tcMar>
            <w:vAlign w:val="center"/>
          </w:tcPr>
          <w:p w14:paraId="2B528375" w14:textId="77777777" w:rsidR="001D6D33" w:rsidRDefault="002D2DD4">
            <w:pPr>
              <w:spacing w:before="20" w:after="20"/>
            </w:pPr>
            <w:r>
              <w:rPr>
                <w:sz w:val="15"/>
              </w:rPr>
              <w:t>Agencias (16)</w:t>
            </w:r>
          </w:p>
        </w:tc>
        <w:tc>
          <w:tcPr>
            <w:tcW w:w="5184" w:type="dxa"/>
            <w:tcMar>
              <w:top w:w="40" w:type="dxa"/>
              <w:left w:w="80" w:type="dxa"/>
              <w:bottom w:w="40" w:type="dxa"/>
              <w:right w:w="80" w:type="dxa"/>
            </w:tcMar>
            <w:vAlign w:val="center"/>
          </w:tcPr>
          <w:p w14:paraId="1789DD79" w14:textId="77777777" w:rsidR="001D6D33" w:rsidRDefault="002D2DD4">
            <w:pPr>
              <w:spacing w:before="20" w:after="20"/>
            </w:pPr>
            <w:r>
              <w:rPr>
                <w:sz w:val="15"/>
              </w:rPr>
              <w:t>Agencias propias que facturan al cliente final. Tienen taller y gestión de usados.</w:t>
            </w:r>
          </w:p>
        </w:tc>
        <w:tc>
          <w:tcPr>
            <w:tcW w:w="2592" w:type="dxa"/>
            <w:tcMar>
              <w:top w:w="40" w:type="dxa"/>
              <w:left w:w="80" w:type="dxa"/>
              <w:bottom w:w="40" w:type="dxa"/>
              <w:right w:w="80" w:type="dxa"/>
            </w:tcMar>
            <w:vAlign w:val="center"/>
          </w:tcPr>
          <w:p w14:paraId="1F0226C1" w14:textId="77777777" w:rsidR="001D6D33" w:rsidRDefault="002D2DD4">
            <w:pPr>
              <w:spacing w:before="20" w:after="20"/>
            </w:pPr>
            <w:r>
              <w:rPr>
                <w:sz w:val="15"/>
              </w:rPr>
              <w:t>IVA 19% + IC 8% = 27% (5% en usados)</w:t>
            </w:r>
          </w:p>
        </w:tc>
      </w:tr>
      <w:tr w:rsidR="001D6D33" w14:paraId="63778840" w14:textId="77777777" w:rsidTr="001D6D33">
        <w:trPr>
          <w:jc w:val="center"/>
        </w:trPr>
        <w:tc>
          <w:tcPr>
            <w:tcW w:w="1728" w:type="dxa"/>
            <w:shd w:val="clear" w:color="auto" w:fill="F2F6FC"/>
            <w:tcMar>
              <w:top w:w="40" w:type="dxa"/>
              <w:left w:w="80" w:type="dxa"/>
              <w:bottom w:w="40" w:type="dxa"/>
              <w:right w:w="80" w:type="dxa"/>
            </w:tcMar>
            <w:vAlign w:val="center"/>
          </w:tcPr>
          <w:p w14:paraId="6F4F4EE3" w14:textId="77777777" w:rsidR="001D6D33" w:rsidRDefault="002D2DD4">
            <w:pPr>
              <w:spacing w:before="20" w:after="20"/>
            </w:pPr>
            <w:r>
              <w:rPr>
                <w:sz w:val="15"/>
              </w:rPr>
              <w:t>Talleres (16)</w:t>
            </w:r>
          </w:p>
        </w:tc>
        <w:tc>
          <w:tcPr>
            <w:tcW w:w="5184" w:type="dxa"/>
            <w:shd w:val="clear" w:color="auto" w:fill="F2F6FC"/>
            <w:tcMar>
              <w:top w:w="40" w:type="dxa"/>
              <w:left w:w="80" w:type="dxa"/>
              <w:bottom w:w="40" w:type="dxa"/>
              <w:right w:w="80" w:type="dxa"/>
            </w:tcMar>
            <w:vAlign w:val="center"/>
          </w:tcPr>
          <w:p w14:paraId="50925246" w14:textId="77777777" w:rsidR="001D6D33" w:rsidRDefault="002D2DD4">
            <w:pPr>
              <w:spacing w:before="20" w:after="20"/>
            </w:pPr>
            <w:r>
              <w:rPr>
                <w:sz w:val="15"/>
              </w:rPr>
              <w:t>Ligados a las 16 agencias. Servicios de MO, lámina, pintura, eléctrica y repuestos.</w:t>
            </w:r>
          </w:p>
        </w:tc>
        <w:tc>
          <w:tcPr>
            <w:tcW w:w="2592" w:type="dxa"/>
            <w:shd w:val="clear" w:color="auto" w:fill="F2F6FC"/>
            <w:tcMar>
              <w:top w:w="40" w:type="dxa"/>
              <w:left w:w="80" w:type="dxa"/>
              <w:bottom w:w="40" w:type="dxa"/>
              <w:right w:w="80" w:type="dxa"/>
            </w:tcMar>
            <w:vAlign w:val="center"/>
          </w:tcPr>
          <w:p w14:paraId="186B325B" w14:textId="77777777" w:rsidR="001D6D33" w:rsidRDefault="002D2DD4">
            <w:pPr>
              <w:spacing w:before="20" w:after="20"/>
            </w:pPr>
            <w:r>
              <w:rPr>
                <w:sz w:val="15"/>
              </w:rPr>
              <w:t>Recaudo 75/25/10 en tres meses</w:t>
            </w:r>
          </w:p>
        </w:tc>
      </w:tr>
      <w:tr w:rsidR="001D6D33" w14:paraId="41F2048D" w14:textId="77777777" w:rsidTr="001D6D33">
        <w:trPr>
          <w:jc w:val="center"/>
        </w:trPr>
        <w:tc>
          <w:tcPr>
            <w:tcW w:w="1728" w:type="dxa"/>
            <w:tcMar>
              <w:top w:w="40" w:type="dxa"/>
              <w:left w:w="80" w:type="dxa"/>
              <w:bottom w:w="40" w:type="dxa"/>
              <w:right w:w="80" w:type="dxa"/>
            </w:tcMar>
            <w:vAlign w:val="center"/>
          </w:tcPr>
          <w:p w14:paraId="7BB2EC1E" w14:textId="77777777" w:rsidR="001D6D33" w:rsidRDefault="002D2DD4">
            <w:pPr>
              <w:spacing w:before="20" w:after="20"/>
            </w:pPr>
            <w:r>
              <w:rPr>
                <w:sz w:val="15"/>
              </w:rPr>
              <w:t>Renting</w:t>
            </w:r>
          </w:p>
        </w:tc>
        <w:tc>
          <w:tcPr>
            <w:tcW w:w="5184" w:type="dxa"/>
            <w:tcMar>
              <w:top w:w="40" w:type="dxa"/>
              <w:left w:w="80" w:type="dxa"/>
              <w:bottom w:w="40" w:type="dxa"/>
              <w:right w:w="80" w:type="dxa"/>
            </w:tcMar>
            <w:vAlign w:val="center"/>
          </w:tcPr>
          <w:p w14:paraId="1A19382E" w14:textId="77777777" w:rsidR="001D6D33" w:rsidRDefault="002D2DD4">
            <w:pPr>
              <w:spacing w:before="20" w:after="20"/>
            </w:pPr>
            <w:r>
              <w:rPr>
                <w:sz w:val="15"/>
              </w:rPr>
              <w:t>Empresa del grupo que compra autos a las agencias. Cartera separada que no se recauda en proyección.</w:t>
            </w:r>
          </w:p>
        </w:tc>
        <w:tc>
          <w:tcPr>
            <w:tcW w:w="2592" w:type="dxa"/>
            <w:tcMar>
              <w:top w:w="40" w:type="dxa"/>
              <w:left w:w="80" w:type="dxa"/>
              <w:bottom w:w="40" w:type="dxa"/>
              <w:right w:w="80" w:type="dxa"/>
            </w:tcMar>
            <w:vAlign w:val="center"/>
          </w:tcPr>
          <w:p w14:paraId="548D0B29" w14:textId="77777777" w:rsidR="001D6D33" w:rsidRDefault="002D2DD4">
            <w:pPr>
              <w:spacing w:before="20" w:after="20"/>
            </w:pPr>
            <w:r>
              <w:rPr>
                <w:sz w:val="15"/>
              </w:rPr>
              <w:t>Cartera de renting aislada</w:t>
            </w:r>
          </w:p>
        </w:tc>
      </w:tr>
    </w:tbl>
    <w:p w14:paraId="7CA57B32" w14:textId="77777777" w:rsidR="001D6D33" w:rsidRDefault="001D6D33">
      <w:pPr>
        <w:spacing w:after="80"/>
      </w:pPr>
    </w:p>
    <w:p w14:paraId="47D4315E" w14:textId="6253F459" w:rsidR="6B982EE3" w:rsidRDefault="6B982EE3" w:rsidP="6B982EE3">
      <w:pPr>
        <w:spacing w:after="80"/>
      </w:pPr>
    </w:p>
    <w:p w14:paraId="693AB543" w14:textId="3F0E79D6" w:rsidR="5E01B61D" w:rsidRDefault="5E01B61D" w:rsidP="6B982EE3">
      <w:pPr>
        <w:spacing w:after="80"/>
      </w:pPr>
      <w:r>
        <w:t>Pendientes los centros de beneficio de áreas de servicio.</w:t>
      </w:r>
    </w:p>
    <w:tbl>
      <w:tblPr>
        <w:tblStyle w:val="TableGrid"/>
        <w:tblW w:w="0" w:type="auto"/>
        <w:jc w:val="center"/>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Layout w:type="fixed"/>
        <w:tblLook w:val="04A0" w:firstRow="1" w:lastRow="0" w:firstColumn="1" w:lastColumn="0" w:noHBand="0" w:noVBand="1"/>
      </w:tblPr>
      <w:tblGrid>
        <w:gridCol w:w="9504"/>
      </w:tblGrid>
      <w:tr w:rsidR="001D6D33" w14:paraId="4C3692B9" w14:textId="77777777" w:rsidTr="6B982EE3">
        <w:trPr>
          <w:jc w:val="center"/>
        </w:trPr>
        <w:tc>
          <w:tcPr>
            <w:tcW w:w="9504" w:type="dxa"/>
            <w:shd w:val="clear" w:color="auto" w:fill="375623"/>
            <w:tcMar>
              <w:top w:w="50" w:type="dxa"/>
              <w:left w:w="80" w:type="dxa"/>
              <w:bottom w:w="50" w:type="dxa"/>
              <w:right w:w="80" w:type="dxa"/>
            </w:tcMar>
            <w:vAlign w:val="center"/>
          </w:tcPr>
          <w:p w14:paraId="73743588" w14:textId="0F916A32" w:rsidR="001D6D33" w:rsidRDefault="00BB583F">
            <w:pPr>
              <w:spacing w:before="20" w:after="20"/>
            </w:pPr>
            <w:r>
              <w:rPr>
                <w:b/>
                <w:color w:val="FFFFFF"/>
                <w:sz w:val="18"/>
              </w:rPr>
              <w:t>● Estructura de centros de costo (CECOS) — dimensión Costos y Gastos</w:t>
            </w:r>
          </w:p>
        </w:tc>
      </w:tr>
      <w:tr w:rsidR="001D6D33" w14:paraId="278ACBA5" w14:textId="77777777" w:rsidTr="6B982EE3">
        <w:trPr>
          <w:jc w:val="center"/>
        </w:trPr>
        <w:tc>
          <w:tcPr>
            <w:tcW w:w="9504" w:type="dxa"/>
            <w:shd w:val="clear" w:color="auto" w:fill="EAF3E6"/>
            <w:tcMar>
              <w:top w:w="60" w:type="dxa"/>
              <w:left w:w="80" w:type="dxa"/>
              <w:bottom w:w="60" w:type="dxa"/>
              <w:right w:w="80" w:type="dxa"/>
            </w:tcMar>
            <w:vAlign w:val="center"/>
          </w:tcPr>
          <w:p w14:paraId="64A7A7D5" w14:textId="1E4308D1" w:rsidR="001D6D33" w:rsidRDefault="00BB583F">
            <w:pPr>
              <w:spacing w:after="40"/>
            </w:pPr>
            <w:r>
              <w:rPr>
                <w:rFonts w:ascii="Cambria Math" w:hAnsi="Cambria Math" w:cs="Cambria Math"/>
                <w:sz w:val="17"/>
              </w:rPr>
              <w:t>▸</w:t>
            </w:r>
            <w:r>
              <w:rPr>
                <w:sz w:val="17"/>
              </w:rPr>
              <w:t xml:space="preserve"> CECOS 11 — Mano de obra directa (PMF): tarifas estándar por centro de trabajo y referencia.</w:t>
            </w:r>
          </w:p>
          <w:p w14:paraId="0EDE9469" w14:textId="3D91B55D" w:rsidR="001D6D33" w:rsidRDefault="00BB583F">
            <w:pPr>
              <w:spacing w:after="40"/>
            </w:pPr>
            <w:r>
              <w:rPr>
                <w:rFonts w:ascii="Cambria Math" w:hAnsi="Cambria Math" w:cs="Cambria Math"/>
                <w:sz w:val="17"/>
              </w:rPr>
              <w:t>▸</w:t>
            </w:r>
            <w:r>
              <w:rPr>
                <w:sz w:val="17"/>
              </w:rPr>
              <w:t xml:space="preserve"> CECOS 12 — Servicios a la producción y administrativos operativos de planta.</w:t>
            </w:r>
          </w:p>
          <w:p w14:paraId="0BF0478E" w14:textId="5BB1FDA3" w:rsidR="001D6D33" w:rsidRDefault="08A4A655">
            <w:pPr>
              <w:spacing w:after="40"/>
            </w:pPr>
            <w:r w:rsidRPr="6B982EE3">
              <w:rPr>
                <w:rFonts w:ascii="Cambria Math" w:hAnsi="Cambria Math" w:cs="Cambria Math"/>
                <w:sz w:val="17"/>
                <w:szCs w:val="17"/>
              </w:rPr>
              <w:t>▸</w:t>
            </w:r>
            <w:r w:rsidRPr="6B982EE3">
              <w:rPr>
                <w:sz w:val="17"/>
                <w:szCs w:val="17"/>
              </w:rPr>
              <w:t xml:space="preserve"> CECOS </w:t>
            </w:r>
            <w:r w:rsidR="0DC0910A" w:rsidRPr="6B982EE3">
              <w:rPr>
                <w:sz w:val="17"/>
                <w:szCs w:val="17"/>
              </w:rPr>
              <w:t>31</w:t>
            </w:r>
            <w:r w:rsidRPr="6B982EE3">
              <w:rPr>
                <w:sz w:val="17"/>
                <w:szCs w:val="17"/>
              </w:rPr>
              <w:t xml:space="preserve"> — Centros de costo administrativos (gerencias, finanzas, recursos humanos).</w:t>
            </w:r>
          </w:p>
          <w:p w14:paraId="7657EAD4" w14:textId="12E8AE47" w:rsidR="001D6D33" w:rsidRDefault="08A4A655">
            <w:pPr>
              <w:spacing w:after="40"/>
            </w:pPr>
            <w:r w:rsidRPr="6B982EE3">
              <w:rPr>
                <w:rFonts w:ascii="Cambria Math" w:hAnsi="Cambria Math" w:cs="Cambria Math"/>
                <w:sz w:val="17"/>
                <w:szCs w:val="17"/>
              </w:rPr>
              <w:t>▸</w:t>
            </w:r>
            <w:r w:rsidR="01A2B5D4" w:rsidRPr="6B982EE3">
              <w:rPr>
                <w:sz w:val="17"/>
                <w:szCs w:val="17"/>
              </w:rPr>
              <w:t xml:space="preserve"> CECOS 21 — Centros de costo de ventas.</w:t>
            </w:r>
            <w:r w:rsidRPr="6B982EE3">
              <w:rPr>
                <w:sz w:val="17"/>
                <w:szCs w:val="17"/>
              </w:rPr>
              <w:t xml:space="preserve"> </w:t>
            </w:r>
          </w:p>
          <w:p w14:paraId="1BF5CA09" w14:textId="6FC532B9" w:rsidR="001D6D33" w:rsidRDefault="08A4A655">
            <w:pPr>
              <w:spacing w:after="40"/>
            </w:pPr>
            <w:r w:rsidRPr="6B982EE3">
              <w:rPr>
                <w:sz w:val="17"/>
                <w:szCs w:val="17"/>
              </w:rPr>
              <w:t>CECOS PPC (mantenimiento/calidad) y PDB (ingeniería): distribuidos por alícuota a las líneas productivas.</w:t>
            </w:r>
          </w:p>
          <w:p w14:paraId="3F547EA1" w14:textId="01034605" w:rsidR="001D6D33" w:rsidRDefault="00BB583F">
            <w:pPr>
              <w:spacing w:after="40"/>
            </w:pPr>
            <w:r>
              <w:rPr>
                <w:rFonts w:ascii="Cambria Math" w:hAnsi="Cambria Math" w:cs="Cambria Math"/>
                <w:sz w:val="17"/>
              </w:rPr>
              <w:t>▸</w:t>
            </w:r>
            <w:r>
              <w:rPr>
                <w:sz w:val="17"/>
              </w:rPr>
              <w:t xml:space="preserve"> Metal Sur: CECOS identificados por planta 1 / planta 2 para la distribución de MO y CIF.</w:t>
            </w:r>
          </w:p>
        </w:tc>
      </w:tr>
    </w:tbl>
    <w:p w14:paraId="12B334AA" w14:textId="77777777" w:rsidR="001D6D33" w:rsidRDefault="001D6D33">
      <w:pPr>
        <w:spacing w:after="120"/>
      </w:pPr>
    </w:p>
    <w:p w14:paraId="7FF80850" w14:textId="77777777" w:rsidR="001D6D33" w:rsidRDefault="002D2DD4">
      <w:pPr>
        <w:pStyle w:val="Heading2"/>
        <w:spacing w:before="200" w:after="80"/>
      </w:pPr>
      <w:bookmarkStart w:id="10" w:name="_Toc231905247"/>
      <w:r>
        <w:t>Diseño y configuración de soluciones</w:t>
      </w:r>
      <w:bookmarkEnd w:id="10"/>
    </w:p>
    <w:p w14:paraId="6963EBDB" w14:textId="77777777" w:rsidR="001D6D33" w:rsidRDefault="002D2DD4">
      <w:pPr>
        <w:pStyle w:val="Heading3"/>
        <w:spacing w:before="160"/>
      </w:pPr>
      <w:bookmarkStart w:id="11" w:name="_Toc231905248"/>
      <w:r>
        <w:t>Arquitectura de la solución</w:t>
      </w:r>
      <w:bookmarkEnd w:id="11"/>
    </w:p>
    <w:p w14:paraId="395C2812" w14:textId="77777777" w:rsidR="001D6D33" w:rsidRDefault="002D2DD4">
      <w:pPr>
        <w:spacing w:after="120"/>
        <w:jc w:val="both"/>
      </w:pPr>
      <w:r>
        <w:t>La solución contempla tres modelos de planeación interconectados, migrados desde SAP BPC. Los modelos de Ingresos y Costos/Gastos alimentan el modelo de EEFF mediante Data Actions, replicando la lógica de «destination app» existente en BPC. La integración con SAP S/4HANA se realiza a través de SAP DataSphere, evitando replicar datos cuando es posible.</w:t>
      </w:r>
    </w:p>
    <w:p w14:paraId="1F7A0984" w14:textId="77777777" w:rsidR="001D6D33" w:rsidRDefault="002D2DD4">
      <w:pPr>
        <w:spacing w:before="120" w:after="40"/>
        <w:jc w:val="center"/>
      </w:pPr>
      <w:r>
        <w:rPr>
          <w:noProof/>
        </w:rPr>
        <w:drawing>
          <wp:inline distT="0" distB="0" distL="0" distR="0" wp14:anchorId="12C0D499" wp14:editId="0AA8A343">
            <wp:extent cx="6035040" cy="32614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alca_arq.png"/>
                    <pic:cNvPicPr/>
                  </pic:nvPicPr>
                  <pic:blipFill>
                    <a:blip r:embed="rId19"/>
                    <a:stretch>
                      <a:fillRect/>
                    </a:stretch>
                  </pic:blipFill>
                  <pic:spPr>
                    <a:xfrm>
                      <a:off x="0" y="0"/>
                      <a:ext cx="6035040" cy="3261417"/>
                    </a:xfrm>
                    <a:prstGeom prst="rect">
                      <a:avLst/>
                    </a:prstGeom>
                  </pic:spPr>
                </pic:pic>
              </a:graphicData>
            </a:graphic>
          </wp:inline>
        </w:drawing>
      </w:r>
    </w:p>
    <w:p w14:paraId="27CBD1AA" w14:textId="77777777" w:rsidR="001D6D33" w:rsidRDefault="002D2DD4">
      <w:pPr>
        <w:spacing w:after="200"/>
        <w:jc w:val="center"/>
      </w:pPr>
      <w:r>
        <w:rPr>
          <w:i/>
          <w:color w:val="595959"/>
          <w:sz w:val="17"/>
        </w:rPr>
        <w:t>Figura 2. Arquitectura de la solución SAP Analytics Cloud — Fanalca S.A.</w:t>
      </w:r>
    </w:p>
    <w:p w14:paraId="51372FE3" w14:textId="77777777" w:rsidR="001D6D33" w:rsidRDefault="002D2DD4">
      <w:pPr>
        <w:pStyle w:val="Heading3"/>
        <w:spacing w:before="160"/>
      </w:pPr>
      <w:bookmarkStart w:id="12" w:name="_Toc231905249"/>
      <w:r>
        <w:t>Modelos SAC y dimensiones</w:t>
      </w:r>
      <w:bookmarkEnd w:id="12"/>
    </w:p>
    <w:p w14:paraId="4D34FC18" w14:textId="77777777" w:rsidR="001D6D33" w:rsidRDefault="002D2DD4">
      <w:pPr>
        <w:spacing w:after="60"/>
      </w:pPr>
      <w:r>
        <w:rPr>
          <w:sz w:val="19"/>
        </w:rPr>
        <w:t>Modelo 1 — Ingresos Fanalca (9 dimensiones). Planning Model (Read/Write). Medida: Importe (decimal). Soporta P×Q y capital de trabajo.</w:t>
      </w:r>
    </w:p>
    <w:tbl>
      <w:tblPr>
        <w:tblStyle w:val="Fanalca"/>
        <w:tblW w:w="0" w:type="auto"/>
        <w:jc w:val="center"/>
        <w:tblLayout w:type="fixed"/>
        <w:tblLook w:val="04A0" w:firstRow="1" w:lastRow="0" w:firstColumn="1" w:lastColumn="0" w:noHBand="0" w:noVBand="1"/>
      </w:tblPr>
      <w:tblGrid>
        <w:gridCol w:w="1584"/>
        <w:gridCol w:w="1296"/>
        <w:gridCol w:w="5184"/>
        <w:gridCol w:w="1440"/>
      </w:tblGrid>
      <w:tr w:rsidR="001D6D33" w14:paraId="431E44BE"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1F3864"/>
            <w:tcMar>
              <w:top w:w="40" w:type="dxa"/>
              <w:left w:w="80" w:type="dxa"/>
              <w:bottom w:w="40" w:type="dxa"/>
              <w:right w:w="80" w:type="dxa"/>
            </w:tcMar>
            <w:vAlign w:val="center"/>
          </w:tcPr>
          <w:p w14:paraId="04B7FC64" w14:textId="77777777" w:rsidR="001D6D33" w:rsidRDefault="002D2DD4">
            <w:pPr>
              <w:spacing w:before="20" w:after="20"/>
              <w:jc w:val="center"/>
            </w:pPr>
            <w:r>
              <w:rPr>
                <w:b/>
                <w:color w:val="FFFFFF"/>
                <w:sz w:val="17"/>
              </w:rPr>
              <w:t>Dimensión</w:t>
            </w:r>
          </w:p>
        </w:tc>
        <w:tc>
          <w:tcPr>
            <w:tcW w:w="1296" w:type="dxa"/>
            <w:shd w:val="clear" w:color="auto" w:fill="1F3864"/>
            <w:tcMar>
              <w:top w:w="40" w:type="dxa"/>
              <w:left w:w="80" w:type="dxa"/>
              <w:bottom w:w="40" w:type="dxa"/>
              <w:right w:w="80" w:type="dxa"/>
            </w:tcMar>
            <w:vAlign w:val="center"/>
          </w:tcPr>
          <w:p w14:paraId="215A2960" w14:textId="77777777" w:rsidR="001D6D33" w:rsidRDefault="002D2DD4">
            <w:pPr>
              <w:spacing w:before="20" w:after="20"/>
              <w:jc w:val="center"/>
            </w:pPr>
            <w:r>
              <w:rPr>
                <w:b/>
                <w:color w:val="FFFFFF"/>
                <w:sz w:val="17"/>
              </w:rPr>
              <w:t>Tipo</w:t>
            </w:r>
          </w:p>
        </w:tc>
        <w:tc>
          <w:tcPr>
            <w:tcW w:w="5184" w:type="dxa"/>
            <w:shd w:val="clear" w:color="auto" w:fill="1F3864"/>
            <w:tcMar>
              <w:top w:w="40" w:type="dxa"/>
              <w:left w:w="80" w:type="dxa"/>
              <w:bottom w:w="40" w:type="dxa"/>
              <w:right w:w="80" w:type="dxa"/>
            </w:tcMar>
            <w:vAlign w:val="center"/>
          </w:tcPr>
          <w:p w14:paraId="1AF1FF53" w14:textId="77777777" w:rsidR="001D6D33" w:rsidRDefault="002D2DD4">
            <w:pPr>
              <w:spacing w:before="20" w:after="20"/>
              <w:jc w:val="center"/>
            </w:pPr>
            <w:r>
              <w:rPr>
                <w:b/>
                <w:color w:val="FFFFFF"/>
                <w:sz w:val="17"/>
              </w:rPr>
              <w:t>Descripción / uso</w:t>
            </w:r>
          </w:p>
        </w:tc>
        <w:tc>
          <w:tcPr>
            <w:tcW w:w="1440" w:type="dxa"/>
            <w:shd w:val="clear" w:color="auto" w:fill="1F3864"/>
            <w:tcMar>
              <w:top w:w="40" w:type="dxa"/>
              <w:left w:w="80" w:type="dxa"/>
              <w:bottom w:w="40" w:type="dxa"/>
              <w:right w:w="80" w:type="dxa"/>
            </w:tcMar>
            <w:vAlign w:val="center"/>
          </w:tcPr>
          <w:p w14:paraId="50DCD683" w14:textId="77777777" w:rsidR="001D6D33" w:rsidRDefault="002D2DD4">
            <w:pPr>
              <w:spacing w:before="20" w:after="20"/>
              <w:jc w:val="center"/>
            </w:pPr>
            <w:r>
              <w:rPr>
                <w:b/>
                <w:color w:val="FFFFFF"/>
                <w:sz w:val="17"/>
              </w:rPr>
              <w:t>Fuente</w:t>
            </w:r>
          </w:p>
        </w:tc>
      </w:tr>
      <w:tr w:rsidR="001D6D33" w14:paraId="5D995EB6" w14:textId="77777777" w:rsidTr="001D6D33">
        <w:trPr>
          <w:jc w:val="center"/>
        </w:trPr>
        <w:tc>
          <w:tcPr>
            <w:tcW w:w="1584" w:type="dxa"/>
            <w:tcMar>
              <w:top w:w="40" w:type="dxa"/>
              <w:left w:w="80" w:type="dxa"/>
              <w:bottom w:w="40" w:type="dxa"/>
              <w:right w:w="80" w:type="dxa"/>
            </w:tcMar>
            <w:vAlign w:val="center"/>
          </w:tcPr>
          <w:p w14:paraId="7B400F1A" w14:textId="77777777" w:rsidR="001D6D33" w:rsidRDefault="002D2DD4">
            <w:pPr>
              <w:spacing w:before="20" w:after="20"/>
            </w:pPr>
            <w:r>
              <w:rPr>
                <w:sz w:val="15"/>
              </w:rPr>
              <w:t>Version</w:t>
            </w:r>
          </w:p>
        </w:tc>
        <w:tc>
          <w:tcPr>
            <w:tcW w:w="1296" w:type="dxa"/>
            <w:tcMar>
              <w:top w:w="40" w:type="dxa"/>
              <w:left w:w="80" w:type="dxa"/>
              <w:bottom w:w="40" w:type="dxa"/>
              <w:right w:w="80" w:type="dxa"/>
            </w:tcMar>
            <w:vAlign w:val="center"/>
          </w:tcPr>
          <w:p w14:paraId="63904FBB" w14:textId="77777777" w:rsidR="001D6D33" w:rsidRDefault="002D2DD4">
            <w:pPr>
              <w:spacing w:before="20" w:after="20"/>
            </w:pPr>
            <w:r>
              <w:rPr>
                <w:sz w:val="15"/>
              </w:rPr>
              <w:t>Estándar</w:t>
            </w:r>
          </w:p>
        </w:tc>
        <w:tc>
          <w:tcPr>
            <w:tcW w:w="5184" w:type="dxa"/>
            <w:tcMar>
              <w:top w:w="40" w:type="dxa"/>
              <w:left w:w="80" w:type="dxa"/>
              <w:bottom w:w="40" w:type="dxa"/>
              <w:right w:w="80" w:type="dxa"/>
            </w:tcMar>
            <w:vAlign w:val="center"/>
          </w:tcPr>
          <w:p w14:paraId="324F995E" w14:textId="77777777" w:rsidR="001D6D33" w:rsidRDefault="002D2DD4">
            <w:pPr>
              <w:spacing w:before="20" w:after="20"/>
            </w:pPr>
            <w:r>
              <w:rPr>
                <w:sz w:val="15"/>
              </w:rPr>
              <w:t>Plan / Forecast 1-N / Real / Plan Bancos 1-2.</w:t>
            </w:r>
          </w:p>
        </w:tc>
        <w:tc>
          <w:tcPr>
            <w:tcW w:w="1440" w:type="dxa"/>
            <w:tcMar>
              <w:top w:w="40" w:type="dxa"/>
              <w:left w:w="80" w:type="dxa"/>
              <w:bottom w:w="40" w:type="dxa"/>
              <w:right w:w="80" w:type="dxa"/>
            </w:tcMar>
            <w:vAlign w:val="center"/>
          </w:tcPr>
          <w:p w14:paraId="32BB7C39" w14:textId="77777777" w:rsidR="001D6D33" w:rsidRDefault="002D2DD4">
            <w:pPr>
              <w:spacing w:before="20" w:after="20"/>
            </w:pPr>
            <w:r>
              <w:rPr>
                <w:sz w:val="15"/>
              </w:rPr>
              <w:t>Estándar SAC</w:t>
            </w:r>
          </w:p>
        </w:tc>
      </w:tr>
      <w:tr w:rsidR="001D6D33" w14:paraId="6F25C2E1" w14:textId="77777777" w:rsidTr="001D6D33">
        <w:trPr>
          <w:jc w:val="center"/>
        </w:trPr>
        <w:tc>
          <w:tcPr>
            <w:tcW w:w="1584" w:type="dxa"/>
            <w:shd w:val="clear" w:color="auto" w:fill="F2F6FC"/>
            <w:tcMar>
              <w:top w:w="40" w:type="dxa"/>
              <w:left w:w="80" w:type="dxa"/>
              <w:bottom w:w="40" w:type="dxa"/>
              <w:right w:w="80" w:type="dxa"/>
            </w:tcMar>
            <w:vAlign w:val="center"/>
          </w:tcPr>
          <w:p w14:paraId="5FD35B4F" w14:textId="77777777" w:rsidR="001D6D33" w:rsidRDefault="002D2DD4">
            <w:pPr>
              <w:spacing w:before="20" w:after="20"/>
            </w:pPr>
            <w:r>
              <w:rPr>
                <w:sz w:val="15"/>
              </w:rPr>
              <w:t>RATIO</w:t>
            </w:r>
          </w:p>
        </w:tc>
        <w:tc>
          <w:tcPr>
            <w:tcW w:w="1296" w:type="dxa"/>
            <w:shd w:val="clear" w:color="auto" w:fill="F2F6FC"/>
            <w:tcMar>
              <w:top w:w="40" w:type="dxa"/>
              <w:left w:w="80" w:type="dxa"/>
              <w:bottom w:w="40" w:type="dxa"/>
              <w:right w:w="80" w:type="dxa"/>
            </w:tcMar>
            <w:vAlign w:val="center"/>
          </w:tcPr>
          <w:p w14:paraId="4A62D4D1" w14:textId="5667E9EB" w:rsidR="001D6D33" w:rsidRDefault="00782166">
            <w:pPr>
              <w:spacing w:before="20" w:after="20"/>
            </w:pPr>
            <w:r>
              <w:rPr>
                <w:sz w:val="15"/>
              </w:rPr>
              <w:t>Cuenta</w:t>
            </w:r>
          </w:p>
        </w:tc>
        <w:tc>
          <w:tcPr>
            <w:tcW w:w="5184" w:type="dxa"/>
            <w:shd w:val="clear" w:color="auto" w:fill="F2F6FC"/>
            <w:tcMar>
              <w:top w:w="40" w:type="dxa"/>
              <w:left w:w="80" w:type="dxa"/>
              <w:bottom w:w="40" w:type="dxa"/>
              <w:right w:w="80" w:type="dxa"/>
            </w:tcMar>
            <w:vAlign w:val="center"/>
          </w:tcPr>
          <w:p w14:paraId="4C8B3E13" w14:textId="77777777" w:rsidR="001D6D33" w:rsidRDefault="002D2DD4">
            <w:pPr>
              <w:spacing w:before="20" w:after="20"/>
            </w:pPr>
            <w:r>
              <w:rPr>
                <w:sz w:val="15"/>
              </w:rPr>
              <w:t>≈30 ratios P×Q por unidad: ventas brutas, precio, IVA, unidades, costo, cartera, inventario.</w:t>
            </w:r>
          </w:p>
        </w:tc>
        <w:tc>
          <w:tcPr>
            <w:tcW w:w="1440" w:type="dxa"/>
            <w:shd w:val="clear" w:color="auto" w:fill="F2F6FC"/>
            <w:tcMar>
              <w:top w:w="40" w:type="dxa"/>
              <w:left w:w="80" w:type="dxa"/>
              <w:bottom w:w="40" w:type="dxa"/>
              <w:right w:w="80" w:type="dxa"/>
            </w:tcMar>
            <w:vAlign w:val="center"/>
          </w:tcPr>
          <w:p w14:paraId="14D94B2D" w14:textId="77777777" w:rsidR="001D6D33" w:rsidRDefault="002D2DD4">
            <w:pPr>
              <w:spacing w:before="20" w:after="20"/>
            </w:pPr>
            <w:r>
              <w:rPr>
                <w:sz w:val="15"/>
              </w:rPr>
              <w:t>Definición manual</w:t>
            </w:r>
          </w:p>
        </w:tc>
      </w:tr>
      <w:tr w:rsidR="001D6D33" w14:paraId="5F16E8FF" w14:textId="77777777" w:rsidTr="001D6D33">
        <w:trPr>
          <w:jc w:val="center"/>
        </w:trPr>
        <w:tc>
          <w:tcPr>
            <w:tcW w:w="1584" w:type="dxa"/>
            <w:tcMar>
              <w:top w:w="40" w:type="dxa"/>
              <w:left w:w="80" w:type="dxa"/>
              <w:bottom w:w="40" w:type="dxa"/>
              <w:right w:w="80" w:type="dxa"/>
            </w:tcMar>
            <w:vAlign w:val="center"/>
          </w:tcPr>
          <w:p w14:paraId="16B22129" w14:textId="77777777" w:rsidR="001D6D33" w:rsidRDefault="002D2DD4">
            <w:pPr>
              <w:spacing w:before="20" w:after="20"/>
            </w:pPr>
            <w:r>
              <w:rPr>
                <w:sz w:val="15"/>
              </w:rPr>
              <w:t>Date</w:t>
            </w:r>
          </w:p>
        </w:tc>
        <w:tc>
          <w:tcPr>
            <w:tcW w:w="1296" w:type="dxa"/>
            <w:tcMar>
              <w:top w:w="40" w:type="dxa"/>
              <w:left w:w="80" w:type="dxa"/>
              <w:bottom w:w="40" w:type="dxa"/>
              <w:right w:w="80" w:type="dxa"/>
            </w:tcMar>
            <w:vAlign w:val="center"/>
          </w:tcPr>
          <w:p w14:paraId="4AAED944" w14:textId="77777777" w:rsidR="001D6D33" w:rsidRDefault="002D2DD4">
            <w:pPr>
              <w:spacing w:before="20" w:after="20"/>
            </w:pPr>
            <w:r>
              <w:rPr>
                <w:sz w:val="15"/>
              </w:rPr>
              <w:t>Estándar</w:t>
            </w:r>
          </w:p>
        </w:tc>
        <w:tc>
          <w:tcPr>
            <w:tcW w:w="5184" w:type="dxa"/>
            <w:tcMar>
              <w:top w:w="40" w:type="dxa"/>
              <w:left w:w="80" w:type="dxa"/>
              <w:bottom w:w="40" w:type="dxa"/>
              <w:right w:w="80" w:type="dxa"/>
            </w:tcMar>
            <w:vAlign w:val="center"/>
          </w:tcPr>
          <w:p w14:paraId="30D1E876" w14:textId="77777777" w:rsidR="001D6D33" w:rsidRDefault="002D2DD4">
            <w:pPr>
              <w:spacing w:before="20" w:after="20"/>
            </w:pPr>
            <w:r>
              <w:rPr>
                <w:sz w:val="15"/>
              </w:rPr>
              <w:t>Dimensión temporal mensual (Año/Mes).</w:t>
            </w:r>
          </w:p>
        </w:tc>
        <w:tc>
          <w:tcPr>
            <w:tcW w:w="1440" w:type="dxa"/>
            <w:tcMar>
              <w:top w:w="40" w:type="dxa"/>
              <w:left w:w="80" w:type="dxa"/>
              <w:bottom w:w="40" w:type="dxa"/>
              <w:right w:w="80" w:type="dxa"/>
            </w:tcMar>
            <w:vAlign w:val="center"/>
          </w:tcPr>
          <w:p w14:paraId="7FCFB9C6" w14:textId="77777777" w:rsidR="001D6D33" w:rsidRDefault="002D2DD4">
            <w:pPr>
              <w:spacing w:before="20" w:after="20"/>
            </w:pPr>
            <w:r>
              <w:rPr>
                <w:sz w:val="15"/>
              </w:rPr>
              <w:t>Estándar SAC</w:t>
            </w:r>
          </w:p>
        </w:tc>
      </w:tr>
      <w:tr w:rsidR="001D6D33" w14:paraId="0BECCAA9" w14:textId="77777777" w:rsidTr="001D6D33">
        <w:trPr>
          <w:jc w:val="center"/>
        </w:trPr>
        <w:tc>
          <w:tcPr>
            <w:tcW w:w="1584" w:type="dxa"/>
            <w:shd w:val="clear" w:color="auto" w:fill="F2F6FC"/>
            <w:tcMar>
              <w:top w:w="40" w:type="dxa"/>
              <w:left w:w="80" w:type="dxa"/>
              <w:bottom w:w="40" w:type="dxa"/>
              <w:right w:w="80" w:type="dxa"/>
            </w:tcMar>
            <w:vAlign w:val="center"/>
          </w:tcPr>
          <w:p w14:paraId="0CF57973" w14:textId="77777777" w:rsidR="001D6D33" w:rsidRDefault="002D2DD4">
            <w:pPr>
              <w:spacing w:before="20" w:after="20"/>
            </w:pPr>
            <w:r>
              <w:rPr>
                <w:sz w:val="15"/>
              </w:rPr>
              <w:t>AUDITORIA</w:t>
            </w:r>
          </w:p>
        </w:tc>
        <w:tc>
          <w:tcPr>
            <w:tcW w:w="1296" w:type="dxa"/>
            <w:shd w:val="clear" w:color="auto" w:fill="F2F6FC"/>
            <w:tcMar>
              <w:top w:w="40" w:type="dxa"/>
              <w:left w:w="80" w:type="dxa"/>
              <w:bottom w:w="40" w:type="dxa"/>
              <w:right w:w="80" w:type="dxa"/>
            </w:tcMar>
            <w:vAlign w:val="center"/>
          </w:tcPr>
          <w:p w14:paraId="4040D917"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12D5168F" w14:textId="77777777" w:rsidR="001D6D33" w:rsidRDefault="002D2DD4">
            <w:pPr>
              <w:spacing w:before="20" w:after="20"/>
            </w:pPr>
            <w:r>
              <w:rPr>
                <w:sz w:val="15"/>
              </w:rPr>
              <w:t>Origen del dato: «script» (calculado) vs. «ajuste» (manual).</w:t>
            </w:r>
          </w:p>
        </w:tc>
        <w:tc>
          <w:tcPr>
            <w:tcW w:w="1440" w:type="dxa"/>
            <w:shd w:val="clear" w:color="auto" w:fill="F2F6FC"/>
            <w:tcMar>
              <w:top w:w="40" w:type="dxa"/>
              <w:left w:w="80" w:type="dxa"/>
              <w:bottom w:w="40" w:type="dxa"/>
              <w:right w:w="80" w:type="dxa"/>
            </w:tcMar>
            <w:vAlign w:val="center"/>
          </w:tcPr>
          <w:p w14:paraId="13CF1F34" w14:textId="77777777" w:rsidR="001D6D33" w:rsidRDefault="002D2DD4">
            <w:pPr>
              <w:spacing w:before="20" w:after="20"/>
            </w:pPr>
            <w:r>
              <w:rPr>
                <w:sz w:val="15"/>
              </w:rPr>
              <w:t>Definición manual</w:t>
            </w:r>
          </w:p>
        </w:tc>
      </w:tr>
      <w:tr w:rsidR="001D6D33" w14:paraId="22F8806F" w14:textId="77777777" w:rsidTr="001D6D33">
        <w:trPr>
          <w:jc w:val="center"/>
        </w:trPr>
        <w:tc>
          <w:tcPr>
            <w:tcW w:w="1584" w:type="dxa"/>
            <w:tcMar>
              <w:top w:w="40" w:type="dxa"/>
              <w:left w:w="80" w:type="dxa"/>
              <w:bottom w:w="40" w:type="dxa"/>
              <w:right w:w="80" w:type="dxa"/>
            </w:tcMar>
            <w:vAlign w:val="center"/>
          </w:tcPr>
          <w:p w14:paraId="162774C9" w14:textId="77777777" w:rsidR="001D6D33" w:rsidRDefault="002D2DD4">
            <w:pPr>
              <w:spacing w:before="20" w:after="20"/>
            </w:pPr>
            <w:r>
              <w:rPr>
                <w:sz w:val="15"/>
              </w:rPr>
              <w:t>CEBES</w:t>
            </w:r>
          </w:p>
        </w:tc>
        <w:tc>
          <w:tcPr>
            <w:tcW w:w="1296" w:type="dxa"/>
            <w:tcMar>
              <w:top w:w="40" w:type="dxa"/>
              <w:left w:w="80" w:type="dxa"/>
              <w:bottom w:w="40" w:type="dxa"/>
              <w:right w:w="80" w:type="dxa"/>
            </w:tcMar>
            <w:vAlign w:val="center"/>
          </w:tcPr>
          <w:p w14:paraId="02B81020" w14:textId="77777777" w:rsidR="001D6D33" w:rsidRDefault="002D2DD4">
            <w:pPr>
              <w:spacing w:before="20" w:after="20"/>
            </w:pPr>
            <w:r>
              <w:rPr>
                <w:sz w:val="15"/>
              </w:rPr>
              <w:t>Genérica</w:t>
            </w:r>
          </w:p>
        </w:tc>
        <w:tc>
          <w:tcPr>
            <w:tcW w:w="5184" w:type="dxa"/>
            <w:tcMar>
              <w:top w:w="40" w:type="dxa"/>
              <w:left w:w="80" w:type="dxa"/>
              <w:bottom w:w="40" w:type="dxa"/>
              <w:right w:w="80" w:type="dxa"/>
            </w:tcMar>
            <w:vAlign w:val="center"/>
          </w:tcPr>
          <w:p w14:paraId="6A4F4B94" w14:textId="77777777" w:rsidR="001D6D33" w:rsidRDefault="002D2DD4">
            <w:pPr>
              <w:spacing w:before="20" w:after="20"/>
            </w:pPr>
            <w:r>
              <w:rPr>
                <w:sz w:val="15"/>
              </w:rPr>
              <w:t>CEBEs de motos y autos (HMC…HRC, HAC, agencias, HPC, talleres).</w:t>
            </w:r>
          </w:p>
        </w:tc>
        <w:tc>
          <w:tcPr>
            <w:tcW w:w="1440" w:type="dxa"/>
            <w:tcMar>
              <w:top w:w="40" w:type="dxa"/>
              <w:left w:w="80" w:type="dxa"/>
              <w:bottom w:w="40" w:type="dxa"/>
              <w:right w:w="80" w:type="dxa"/>
            </w:tcMar>
            <w:vAlign w:val="center"/>
          </w:tcPr>
          <w:p w14:paraId="7F135032" w14:textId="77777777" w:rsidR="001D6D33" w:rsidRDefault="002D2DD4">
            <w:pPr>
              <w:spacing w:before="20" w:after="20"/>
            </w:pPr>
            <w:r>
              <w:rPr>
                <w:sz w:val="15"/>
              </w:rPr>
              <w:t>CO-PCA · CEPC</w:t>
            </w:r>
          </w:p>
        </w:tc>
      </w:tr>
      <w:tr w:rsidR="001D6D33" w14:paraId="543D04F3" w14:textId="77777777" w:rsidTr="001D6D33">
        <w:trPr>
          <w:jc w:val="center"/>
        </w:trPr>
        <w:tc>
          <w:tcPr>
            <w:tcW w:w="1584" w:type="dxa"/>
            <w:shd w:val="clear" w:color="auto" w:fill="F2F6FC"/>
            <w:tcMar>
              <w:top w:w="40" w:type="dxa"/>
              <w:left w:w="80" w:type="dxa"/>
              <w:bottom w:w="40" w:type="dxa"/>
              <w:right w:w="80" w:type="dxa"/>
            </w:tcMar>
            <w:vAlign w:val="center"/>
          </w:tcPr>
          <w:p w14:paraId="3263D5F3" w14:textId="77777777" w:rsidR="001D6D33" w:rsidRDefault="002D2DD4">
            <w:pPr>
              <w:spacing w:before="20" w:after="20"/>
            </w:pPr>
            <w:r>
              <w:rPr>
                <w:sz w:val="15"/>
              </w:rPr>
              <w:t>CLIENTES</w:t>
            </w:r>
          </w:p>
        </w:tc>
        <w:tc>
          <w:tcPr>
            <w:tcW w:w="1296" w:type="dxa"/>
            <w:shd w:val="clear" w:color="auto" w:fill="F2F6FC"/>
            <w:tcMar>
              <w:top w:w="40" w:type="dxa"/>
              <w:left w:w="80" w:type="dxa"/>
              <w:bottom w:w="40" w:type="dxa"/>
              <w:right w:w="80" w:type="dxa"/>
            </w:tcMar>
            <w:vAlign w:val="center"/>
          </w:tcPr>
          <w:p w14:paraId="3B13AAE3"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7C8F979C" w14:textId="77777777" w:rsidR="001D6D33" w:rsidRDefault="002D2DD4">
            <w:pPr>
              <w:spacing w:before="20" w:after="20"/>
            </w:pPr>
            <w:r>
              <w:rPr>
                <w:sz w:val="15"/>
              </w:rPr>
              <w:t>Distribuidores de motos, agencias de autos y clientes de Autopartes.</w:t>
            </w:r>
          </w:p>
        </w:tc>
        <w:tc>
          <w:tcPr>
            <w:tcW w:w="1440" w:type="dxa"/>
            <w:shd w:val="clear" w:color="auto" w:fill="F2F6FC"/>
            <w:tcMar>
              <w:top w:w="40" w:type="dxa"/>
              <w:left w:w="80" w:type="dxa"/>
              <w:bottom w:w="40" w:type="dxa"/>
              <w:right w:w="80" w:type="dxa"/>
            </w:tcMar>
            <w:vAlign w:val="center"/>
          </w:tcPr>
          <w:p w14:paraId="2BB83103" w14:textId="77777777" w:rsidR="001D6D33" w:rsidRDefault="002D2DD4">
            <w:pPr>
              <w:spacing w:before="20" w:after="20"/>
            </w:pPr>
            <w:r>
              <w:rPr>
                <w:sz w:val="15"/>
              </w:rPr>
              <w:t>SD · KNA1</w:t>
            </w:r>
          </w:p>
        </w:tc>
      </w:tr>
      <w:tr w:rsidR="001D6D33" w14:paraId="16E2908A" w14:textId="77777777" w:rsidTr="001D6D33">
        <w:trPr>
          <w:jc w:val="center"/>
        </w:trPr>
        <w:tc>
          <w:tcPr>
            <w:tcW w:w="1584" w:type="dxa"/>
            <w:tcMar>
              <w:top w:w="40" w:type="dxa"/>
              <w:left w:w="80" w:type="dxa"/>
              <w:bottom w:w="40" w:type="dxa"/>
              <w:right w:w="80" w:type="dxa"/>
            </w:tcMar>
            <w:vAlign w:val="center"/>
          </w:tcPr>
          <w:p w14:paraId="43F3B558" w14:textId="77777777" w:rsidR="001D6D33" w:rsidRDefault="002D2DD4">
            <w:pPr>
              <w:spacing w:before="20" w:after="20"/>
            </w:pPr>
            <w:r>
              <w:rPr>
                <w:sz w:val="15"/>
              </w:rPr>
              <w:t>MONEDA</w:t>
            </w:r>
          </w:p>
        </w:tc>
        <w:tc>
          <w:tcPr>
            <w:tcW w:w="1296" w:type="dxa"/>
            <w:tcMar>
              <w:top w:w="40" w:type="dxa"/>
              <w:left w:w="80" w:type="dxa"/>
              <w:bottom w:w="40" w:type="dxa"/>
              <w:right w:w="80" w:type="dxa"/>
            </w:tcMar>
            <w:vAlign w:val="center"/>
          </w:tcPr>
          <w:p w14:paraId="7780CD5A" w14:textId="77777777" w:rsidR="001D6D33" w:rsidRDefault="002D2DD4">
            <w:pPr>
              <w:spacing w:before="20" w:after="20"/>
            </w:pPr>
            <w:r>
              <w:rPr>
                <w:sz w:val="15"/>
              </w:rPr>
              <w:t>Genérica</w:t>
            </w:r>
          </w:p>
        </w:tc>
        <w:tc>
          <w:tcPr>
            <w:tcW w:w="5184" w:type="dxa"/>
            <w:tcMar>
              <w:top w:w="40" w:type="dxa"/>
              <w:left w:w="80" w:type="dxa"/>
              <w:bottom w:w="40" w:type="dxa"/>
              <w:right w:w="80" w:type="dxa"/>
            </w:tcMar>
            <w:vAlign w:val="center"/>
          </w:tcPr>
          <w:p w14:paraId="2352F47A" w14:textId="77777777" w:rsidR="001D6D33" w:rsidRDefault="002D2DD4">
            <w:pPr>
              <w:spacing w:before="20" w:after="20"/>
            </w:pPr>
            <w:r>
              <w:rPr>
                <w:sz w:val="15"/>
              </w:rPr>
              <w:t>COP para motos/autos; USD para exportación de autopartes.</w:t>
            </w:r>
          </w:p>
        </w:tc>
        <w:tc>
          <w:tcPr>
            <w:tcW w:w="1440" w:type="dxa"/>
            <w:tcMar>
              <w:top w:w="40" w:type="dxa"/>
              <w:left w:w="80" w:type="dxa"/>
              <w:bottom w:w="40" w:type="dxa"/>
              <w:right w:w="80" w:type="dxa"/>
            </w:tcMar>
            <w:vAlign w:val="center"/>
          </w:tcPr>
          <w:p w14:paraId="4079ACAF" w14:textId="77777777" w:rsidR="001D6D33" w:rsidRDefault="002D2DD4">
            <w:pPr>
              <w:spacing w:before="20" w:after="20"/>
            </w:pPr>
            <w:r>
              <w:rPr>
                <w:sz w:val="15"/>
              </w:rPr>
              <w:t>FI · TCURC</w:t>
            </w:r>
          </w:p>
        </w:tc>
      </w:tr>
      <w:tr w:rsidR="001D6D33" w14:paraId="10767DBD" w14:textId="77777777" w:rsidTr="001D6D33">
        <w:trPr>
          <w:jc w:val="center"/>
        </w:trPr>
        <w:tc>
          <w:tcPr>
            <w:tcW w:w="1584" w:type="dxa"/>
            <w:shd w:val="clear" w:color="auto" w:fill="F2F6FC"/>
            <w:tcMar>
              <w:top w:w="40" w:type="dxa"/>
              <w:left w:w="80" w:type="dxa"/>
              <w:bottom w:w="40" w:type="dxa"/>
              <w:right w:w="80" w:type="dxa"/>
            </w:tcMar>
            <w:vAlign w:val="center"/>
          </w:tcPr>
          <w:p w14:paraId="0CCFC53E" w14:textId="77777777" w:rsidR="001D6D33" w:rsidRDefault="002D2DD4">
            <w:pPr>
              <w:spacing w:before="20" w:after="20"/>
            </w:pPr>
            <w:r>
              <w:rPr>
                <w:sz w:val="15"/>
              </w:rPr>
              <w:t>REFERENCIA</w:t>
            </w:r>
          </w:p>
        </w:tc>
        <w:tc>
          <w:tcPr>
            <w:tcW w:w="1296" w:type="dxa"/>
            <w:shd w:val="clear" w:color="auto" w:fill="F2F6FC"/>
            <w:tcMar>
              <w:top w:w="40" w:type="dxa"/>
              <w:left w:w="80" w:type="dxa"/>
              <w:bottom w:w="40" w:type="dxa"/>
              <w:right w:w="80" w:type="dxa"/>
            </w:tcMar>
            <w:vAlign w:val="center"/>
          </w:tcPr>
          <w:p w14:paraId="19CE9D77"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267B8BB7" w14:textId="77777777" w:rsidR="001D6D33" w:rsidRDefault="002D2DD4">
            <w:pPr>
              <w:spacing w:before="20" w:after="20"/>
            </w:pPr>
            <w:r>
              <w:rPr>
                <w:sz w:val="15"/>
              </w:rPr>
              <w:t>Familias de moto, modelos de auto y 158 referencias de autopartes.</w:t>
            </w:r>
          </w:p>
        </w:tc>
        <w:tc>
          <w:tcPr>
            <w:tcW w:w="1440" w:type="dxa"/>
            <w:shd w:val="clear" w:color="auto" w:fill="F2F6FC"/>
            <w:tcMar>
              <w:top w:w="40" w:type="dxa"/>
              <w:left w:w="80" w:type="dxa"/>
              <w:bottom w:w="40" w:type="dxa"/>
              <w:right w:w="80" w:type="dxa"/>
            </w:tcMar>
            <w:vAlign w:val="center"/>
          </w:tcPr>
          <w:p w14:paraId="6CABA8C5" w14:textId="77777777" w:rsidR="001D6D33" w:rsidRDefault="002D2DD4">
            <w:pPr>
              <w:spacing w:before="20" w:after="20"/>
            </w:pPr>
            <w:r>
              <w:rPr>
                <w:sz w:val="15"/>
              </w:rPr>
              <w:t>MM · MARA/MVKE</w:t>
            </w:r>
          </w:p>
        </w:tc>
      </w:tr>
      <w:tr w:rsidR="001D6D33" w14:paraId="0D44C9C7" w14:textId="77777777" w:rsidTr="001D6D33">
        <w:trPr>
          <w:jc w:val="center"/>
        </w:trPr>
        <w:tc>
          <w:tcPr>
            <w:tcW w:w="1584" w:type="dxa"/>
            <w:tcMar>
              <w:top w:w="40" w:type="dxa"/>
              <w:left w:w="80" w:type="dxa"/>
              <w:bottom w:w="40" w:type="dxa"/>
              <w:right w:w="80" w:type="dxa"/>
            </w:tcMar>
            <w:vAlign w:val="center"/>
          </w:tcPr>
          <w:p w14:paraId="2CC26BFE" w14:textId="77777777" w:rsidR="001D6D33" w:rsidRDefault="002D2DD4">
            <w:pPr>
              <w:spacing w:before="20" w:after="20"/>
            </w:pPr>
            <w:r>
              <w:rPr>
                <w:sz w:val="15"/>
              </w:rPr>
              <w:t>SOCIEDAD</w:t>
            </w:r>
          </w:p>
        </w:tc>
        <w:tc>
          <w:tcPr>
            <w:tcW w:w="1296" w:type="dxa"/>
            <w:tcMar>
              <w:top w:w="40" w:type="dxa"/>
              <w:left w:w="80" w:type="dxa"/>
              <w:bottom w:w="40" w:type="dxa"/>
              <w:right w:w="80" w:type="dxa"/>
            </w:tcMar>
            <w:vAlign w:val="center"/>
          </w:tcPr>
          <w:p w14:paraId="39B5A8D2" w14:textId="34D54686" w:rsidR="001D6D33" w:rsidRDefault="00A95866">
            <w:pPr>
              <w:spacing w:before="20" w:after="20"/>
            </w:pPr>
            <w:r>
              <w:rPr>
                <w:sz w:val="15"/>
              </w:rPr>
              <w:t>organización</w:t>
            </w:r>
          </w:p>
        </w:tc>
        <w:tc>
          <w:tcPr>
            <w:tcW w:w="5184" w:type="dxa"/>
            <w:tcMar>
              <w:top w:w="40" w:type="dxa"/>
              <w:left w:w="80" w:type="dxa"/>
              <w:bottom w:w="40" w:type="dxa"/>
              <w:right w:w="80" w:type="dxa"/>
            </w:tcMar>
            <w:vAlign w:val="center"/>
          </w:tcPr>
          <w:p w14:paraId="091A46F3" w14:textId="77777777" w:rsidR="001D6D33" w:rsidRDefault="002D2DD4">
            <w:pPr>
              <w:spacing w:before="20" w:after="20"/>
            </w:pPr>
            <w:r>
              <w:rPr>
                <w:sz w:val="15"/>
              </w:rPr>
              <w:t>FANALCA · SUPERMOTOS · SIM · METAL SUR.</w:t>
            </w:r>
          </w:p>
        </w:tc>
        <w:tc>
          <w:tcPr>
            <w:tcW w:w="1440" w:type="dxa"/>
            <w:tcMar>
              <w:top w:w="40" w:type="dxa"/>
              <w:left w:w="80" w:type="dxa"/>
              <w:bottom w:w="40" w:type="dxa"/>
              <w:right w:w="80" w:type="dxa"/>
            </w:tcMar>
            <w:vAlign w:val="center"/>
          </w:tcPr>
          <w:p w14:paraId="502096C4" w14:textId="77777777" w:rsidR="001D6D33" w:rsidRDefault="002D2DD4">
            <w:pPr>
              <w:spacing w:before="20" w:after="20"/>
            </w:pPr>
            <w:r>
              <w:rPr>
                <w:sz w:val="15"/>
              </w:rPr>
              <w:t>FI · T001</w:t>
            </w:r>
          </w:p>
        </w:tc>
      </w:tr>
    </w:tbl>
    <w:p w14:paraId="22FD9257" w14:textId="77777777" w:rsidR="001D6D33" w:rsidRDefault="001D6D33">
      <w:pPr>
        <w:spacing w:after="80"/>
      </w:pPr>
    </w:p>
    <w:p w14:paraId="10299269" w14:textId="77777777" w:rsidR="008E42CF" w:rsidRDefault="008E42CF">
      <w:pPr>
        <w:spacing w:after="60"/>
        <w:rPr>
          <w:sz w:val="19"/>
        </w:rPr>
      </w:pPr>
    </w:p>
    <w:p w14:paraId="1F2A6687" w14:textId="77777777" w:rsidR="008E42CF" w:rsidRDefault="008E42CF">
      <w:pPr>
        <w:spacing w:after="60"/>
        <w:rPr>
          <w:sz w:val="19"/>
        </w:rPr>
      </w:pPr>
    </w:p>
    <w:p w14:paraId="3CAF41B3" w14:textId="77777777" w:rsidR="008E42CF" w:rsidRDefault="008E42CF">
      <w:pPr>
        <w:spacing w:after="60"/>
        <w:rPr>
          <w:sz w:val="19"/>
        </w:rPr>
      </w:pPr>
    </w:p>
    <w:p w14:paraId="62EA8480" w14:textId="77777777" w:rsidR="008E42CF" w:rsidRDefault="008E42CF">
      <w:pPr>
        <w:spacing w:after="60"/>
        <w:rPr>
          <w:sz w:val="19"/>
        </w:rPr>
      </w:pPr>
    </w:p>
    <w:p w14:paraId="74E3CC2C" w14:textId="2A78448C" w:rsidR="001D6D33" w:rsidRDefault="002D2DD4">
      <w:pPr>
        <w:spacing w:after="60"/>
      </w:pPr>
      <w:r>
        <w:rPr>
          <w:sz w:val="19"/>
        </w:rPr>
        <w:t>Modelo 2 — EEFF Fanalca (7 dimensiones). Estado de Resultados + Balance + Flujo de Caja.</w:t>
      </w:r>
    </w:p>
    <w:tbl>
      <w:tblPr>
        <w:tblStyle w:val="Fanalca"/>
        <w:tblW w:w="0" w:type="auto"/>
        <w:jc w:val="center"/>
        <w:tblLayout w:type="fixed"/>
        <w:tblLook w:val="04A0" w:firstRow="1" w:lastRow="0" w:firstColumn="1" w:lastColumn="0" w:noHBand="0" w:noVBand="1"/>
      </w:tblPr>
      <w:tblGrid>
        <w:gridCol w:w="1584"/>
        <w:gridCol w:w="1296"/>
        <w:gridCol w:w="5184"/>
        <w:gridCol w:w="1440"/>
      </w:tblGrid>
      <w:tr w:rsidR="001D6D33" w14:paraId="41772C7C"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1F3864"/>
            <w:tcMar>
              <w:top w:w="40" w:type="dxa"/>
              <w:left w:w="80" w:type="dxa"/>
              <w:bottom w:w="40" w:type="dxa"/>
              <w:right w:w="80" w:type="dxa"/>
            </w:tcMar>
            <w:vAlign w:val="center"/>
          </w:tcPr>
          <w:p w14:paraId="621CB981" w14:textId="77777777" w:rsidR="001D6D33" w:rsidRDefault="002D2DD4">
            <w:pPr>
              <w:spacing w:before="20" w:after="20"/>
              <w:jc w:val="center"/>
            </w:pPr>
            <w:r>
              <w:rPr>
                <w:b/>
                <w:color w:val="FFFFFF"/>
                <w:sz w:val="17"/>
              </w:rPr>
              <w:t>Dimensión</w:t>
            </w:r>
          </w:p>
        </w:tc>
        <w:tc>
          <w:tcPr>
            <w:tcW w:w="1296" w:type="dxa"/>
            <w:shd w:val="clear" w:color="auto" w:fill="1F3864"/>
            <w:tcMar>
              <w:top w:w="40" w:type="dxa"/>
              <w:left w:w="80" w:type="dxa"/>
              <w:bottom w:w="40" w:type="dxa"/>
              <w:right w:w="80" w:type="dxa"/>
            </w:tcMar>
            <w:vAlign w:val="center"/>
          </w:tcPr>
          <w:p w14:paraId="03057E15" w14:textId="77777777" w:rsidR="001D6D33" w:rsidRDefault="002D2DD4">
            <w:pPr>
              <w:spacing w:before="20" w:after="20"/>
              <w:jc w:val="center"/>
            </w:pPr>
            <w:r>
              <w:rPr>
                <w:b/>
                <w:color w:val="FFFFFF"/>
                <w:sz w:val="17"/>
              </w:rPr>
              <w:t>Tipo</w:t>
            </w:r>
          </w:p>
        </w:tc>
        <w:tc>
          <w:tcPr>
            <w:tcW w:w="5184" w:type="dxa"/>
            <w:shd w:val="clear" w:color="auto" w:fill="1F3864"/>
            <w:tcMar>
              <w:top w:w="40" w:type="dxa"/>
              <w:left w:w="80" w:type="dxa"/>
              <w:bottom w:w="40" w:type="dxa"/>
              <w:right w:w="80" w:type="dxa"/>
            </w:tcMar>
            <w:vAlign w:val="center"/>
          </w:tcPr>
          <w:p w14:paraId="04C2948B" w14:textId="77777777" w:rsidR="001D6D33" w:rsidRDefault="002D2DD4">
            <w:pPr>
              <w:spacing w:before="20" w:after="20"/>
              <w:jc w:val="center"/>
            </w:pPr>
            <w:r>
              <w:rPr>
                <w:b/>
                <w:color w:val="FFFFFF"/>
                <w:sz w:val="17"/>
              </w:rPr>
              <w:t>Descripción / uso</w:t>
            </w:r>
          </w:p>
        </w:tc>
        <w:tc>
          <w:tcPr>
            <w:tcW w:w="1440" w:type="dxa"/>
            <w:shd w:val="clear" w:color="auto" w:fill="1F3864"/>
            <w:tcMar>
              <w:top w:w="40" w:type="dxa"/>
              <w:left w:w="80" w:type="dxa"/>
              <w:bottom w:w="40" w:type="dxa"/>
              <w:right w:w="80" w:type="dxa"/>
            </w:tcMar>
            <w:vAlign w:val="center"/>
          </w:tcPr>
          <w:p w14:paraId="37C952B8" w14:textId="77777777" w:rsidR="001D6D33" w:rsidRDefault="002D2DD4">
            <w:pPr>
              <w:spacing w:before="20" w:after="20"/>
              <w:jc w:val="center"/>
            </w:pPr>
            <w:r>
              <w:rPr>
                <w:b/>
                <w:color w:val="FFFFFF"/>
                <w:sz w:val="17"/>
              </w:rPr>
              <w:t>Fuente</w:t>
            </w:r>
          </w:p>
        </w:tc>
      </w:tr>
      <w:tr w:rsidR="001D6D33" w14:paraId="5CF7749D" w14:textId="77777777" w:rsidTr="001D6D33">
        <w:trPr>
          <w:jc w:val="center"/>
        </w:trPr>
        <w:tc>
          <w:tcPr>
            <w:tcW w:w="1584" w:type="dxa"/>
            <w:tcMar>
              <w:top w:w="40" w:type="dxa"/>
              <w:left w:w="80" w:type="dxa"/>
              <w:bottom w:w="40" w:type="dxa"/>
              <w:right w:w="80" w:type="dxa"/>
            </w:tcMar>
            <w:vAlign w:val="center"/>
          </w:tcPr>
          <w:p w14:paraId="13F25ED3" w14:textId="77777777" w:rsidR="001D6D33" w:rsidRDefault="002D2DD4">
            <w:pPr>
              <w:spacing w:before="20" w:after="20"/>
            </w:pPr>
            <w:r>
              <w:rPr>
                <w:sz w:val="15"/>
              </w:rPr>
              <w:t>Version</w:t>
            </w:r>
          </w:p>
        </w:tc>
        <w:tc>
          <w:tcPr>
            <w:tcW w:w="1296" w:type="dxa"/>
            <w:tcMar>
              <w:top w:w="40" w:type="dxa"/>
              <w:left w:w="80" w:type="dxa"/>
              <w:bottom w:w="40" w:type="dxa"/>
              <w:right w:w="80" w:type="dxa"/>
            </w:tcMar>
            <w:vAlign w:val="center"/>
          </w:tcPr>
          <w:p w14:paraId="542C8CF5" w14:textId="77777777" w:rsidR="001D6D33" w:rsidRDefault="002D2DD4">
            <w:pPr>
              <w:spacing w:before="20" w:after="20"/>
            </w:pPr>
            <w:r>
              <w:rPr>
                <w:sz w:val="15"/>
              </w:rPr>
              <w:t>Estándar</w:t>
            </w:r>
          </w:p>
        </w:tc>
        <w:tc>
          <w:tcPr>
            <w:tcW w:w="5184" w:type="dxa"/>
            <w:tcMar>
              <w:top w:w="40" w:type="dxa"/>
              <w:left w:w="80" w:type="dxa"/>
              <w:bottom w:w="40" w:type="dxa"/>
              <w:right w:w="80" w:type="dxa"/>
            </w:tcMar>
            <w:vAlign w:val="center"/>
          </w:tcPr>
          <w:p w14:paraId="4C2877B5" w14:textId="77777777" w:rsidR="001D6D33" w:rsidRDefault="002D2DD4">
            <w:pPr>
              <w:spacing w:before="20" w:after="20"/>
            </w:pPr>
            <w:r>
              <w:rPr>
                <w:sz w:val="15"/>
              </w:rPr>
              <w:t>Misma configuración que el modelo de Ingresos.</w:t>
            </w:r>
          </w:p>
        </w:tc>
        <w:tc>
          <w:tcPr>
            <w:tcW w:w="1440" w:type="dxa"/>
            <w:tcMar>
              <w:top w:w="40" w:type="dxa"/>
              <w:left w:w="80" w:type="dxa"/>
              <w:bottom w:w="40" w:type="dxa"/>
              <w:right w:w="80" w:type="dxa"/>
            </w:tcMar>
            <w:vAlign w:val="center"/>
          </w:tcPr>
          <w:p w14:paraId="47853963" w14:textId="77777777" w:rsidR="001D6D33" w:rsidRDefault="002D2DD4">
            <w:pPr>
              <w:spacing w:before="20" w:after="20"/>
            </w:pPr>
            <w:r>
              <w:rPr>
                <w:sz w:val="15"/>
              </w:rPr>
              <w:t>Estándar SAC</w:t>
            </w:r>
          </w:p>
        </w:tc>
      </w:tr>
      <w:tr w:rsidR="001D6D33" w14:paraId="1AB8B4FA" w14:textId="77777777" w:rsidTr="001D6D33">
        <w:trPr>
          <w:jc w:val="center"/>
        </w:trPr>
        <w:tc>
          <w:tcPr>
            <w:tcW w:w="1584" w:type="dxa"/>
            <w:shd w:val="clear" w:color="auto" w:fill="F2F6FC"/>
            <w:tcMar>
              <w:top w:w="40" w:type="dxa"/>
              <w:left w:w="80" w:type="dxa"/>
              <w:bottom w:w="40" w:type="dxa"/>
              <w:right w:w="80" w:type="dxa"/>
            </w:tcMar>
            <w:vAlign w:val="center"/>
          </w:tcPr>
          <w:p w14:paraId="1C418939" w14:textId="77777777" w:rsidR="001D6D33" w:rsidRDefault="002D2DD4">
            <w:pPr>
              <w:spacing w:before="20" w:after="20"/>
            </w:pPr>
            <w:r>
              <w:rPr>
                <w:sz w:val="15"/>
              </w:rPr>
              <w:t>CUENTA</w:t>
            </w:r>
          </w:p>
        </w:tc>
        <w:tc>
          <w:tcPr>
            <w:tcW w:w="1296" w:type="dxa"/>
            <w:shd w:val="clear" w:color="auto" w:fill="F2F6FC"/>
            <w:tcMar>
              <w:top w:w="40" w:type="dxa"/>
              <w:left w:w="80" w:type="dxa"/>
              <w:bottom w:w="40" w:type="dxa"/>
              <w:right w:w="80" w:type="dxa"/>
            </w:tcMar>
            <w:vAlign w:val="center"/>
          </w:tcPr>
          <w:p w14:paraId="193A0F8C" w14:textId="24059DF6" w:rsidR="001D6D33" w:rsidRDefault="008E42CF">
            <w:pPr>
              <w:spacing w:before="20" w:after="20"/>
            </w:pPr>
            <w:r>
              <w:rPr>
                <w:sz w:val="15"/>
              </w:rPr>
              <w:t>Cuenta</w:t>
            </w:r>
          </w:p>
        </w:tc>
        <w:tc>
          <w:tcPr>
            <w:tcW w:w="5184" w:type="dxa"/>
            <w:shd w:val="clear" w:color="auto" w:fill="F2F6FC"/>
            <w:tcMar>
              <w:top w:w="40" w:type="dxa"/>
              <w:left w:w="80" w:type="dxa"/>
              <w:bottom w:w="40" w:type="dxa"/>
              <w:right w:w="80" w:type="dxa"/>
            </w:tcMar>
            <w:vAlign w:val="center"/>
          </w:tcPr>
          <w:p w14:paraId="63733E68" w14:textId="77777777" w:rsidR="001D6D33" w:rsidRDefault="002D2DD4">
            <w:pPr>
              <w:spacing w:before="20" w:after="20"/>
            </w:pPr>
            <w:r>
              <w:rPr>
                <w:sz w:val="15"/>
              </w:rPr>
              <w:t>Cuentas de P&amp;G y Balance. P&amp;G «sábana» (con CSC) y P&amp;G NIT (sin ventas internas).</w:t>
            </w:r>
          </w:p>
        </w:tc>
        <w:tc>
          <w:tcPr>
            <w:tcW w:w="1440" w:type="dxa"/>
            <w:shd w:val="clear" w:color="auto" w:fill="F2F6FC"/>
            <w:tcMar>
              <w:top w:w="40" w:type="dxa"/>
              <w:left w:w="80" w:type="dxa"/>
              <w:bottom w:w="40" w:type="dxa"/>
              <w:right w:w="80" w:type="dxa"/>
            </w:tcMar>
            <w:vAlign w:val="center"/>
          </w:tcPr>
          <w:p w14:paraId="572DFFBC" w14:textId="77777777" w:rsidR="001D6D33" w:rsidRDefault="002D2DD4">
            <w:pPr>
              <w:spacing w:before="20" w:after="20"/>
            </w:pPr>
            <w:r>
              <w:rPr>
                <w:sz w:val="15"/>
              </w:rPr>
              <w:t>FI · SKA1/SKB1</w:t>
            </w:r>
          </w:p>
        </w:tc>
      </w:tr>
      <w:tr w:rsidR="001D6D33" w14:paraId="3E6D89A0" w14:textId="77777777" w:rsidTr="001D6D33">
        <w:trPr>
          <w:jc w:val="center"/>
        </w:trPr>
        <w:tc>
          <w:tcPr>
            <w:tcW w:w="1584" w:type="dxa"/>
            <w:tcMar>
              <w:top w:w="40" w:type="dxa"/>
              <w:left w:w="80" w:type="dxa"/>
              <w:bottom w:w="40" w:type="dxa"/>
              <w:right w:w="80" w:type="dxa"/>
            </w:tcMar>
            <w:vAlign w:val="center"/>
          </w:tcPr>
          <w:p w14:paraId="3B03A0F4" w14:textId="77777777" w:rsidR="001D6D33" w:rsidRDefault="002D2DD4">
            <w:pPr>
              <w:spacing w:before="20" w:after="20"/>
            </w:pPr>
            <w:r>
              <w:rPr>
                <w:sz w:val="15"/>
              </w:rPr>
              <w:t>Date</w:t>
            </w:r>
          </w:p>
        </w:tc>
        <w:tc>
          <w:tcPr>
            <w:tcW w:w="1296" w:type="dxa"/>
            <w:tcMar>
              <w:top w:w="40" w:type="dxa"/>
              <w:left w:w="80" w:type="dxa"/>
              <w:bottom w:w="40" w:type="dxa"/>
              <w:right w:w="80" w:type="dxa"/>
            </w:tcMar>
            <w:vAlign w:val="center"/>
          </w:tcPr>
          <w:p w14:paraId="15428B15" w14:textId="77777777" w:rsidR="001D6D33" w:rsidRDefault="002D2DD4">
            <w:pPr>
              <w:spacing w:before="20" w:after="20"/>
            </w:pPr>
            <w:r>
              <w:rPr>
                <w:sz w:val="15"/>
              </w:rPr>
              <w:t>Estándar</w:t>
            </w:r>
          </w:p>
        </w:tc>
        <w:tc>
          <w:tcPr>
            <w:tcW w:w="5184" w:type="dxa"/>
            <w:tcMar>
              <w:top w:w="40" w:type="dxa"/>
              <w:left w:w="80" w:type="dxa"/>
              <w:bottom w:w="40" w:type="dxa"/>
              <w:right w:w="80" w:type="dxa"/>
            </w:tcMar>
            <w:vAlign w:val="center"/>
          </w:tcPr>
          <w:p w14:paraId="34DE6152" w14:textId="77777777" w:rsidR="001D6D33" w:rsidRDefault="002D2DD4">
            <w:pPr>
              <w:spacing w:before="20" w:after="20"/>
            </w:pPr>
            <w:r>
              <w:rPr>
                <w:sz w:val="15"/>
              </w:rPr>
              <w:t>Dimensión temporal mensual.</w:t>
            </w:r>
          </w:p>
        </w:tc>
        <w:tc>
          <w:tcPr>
            <w:tcW w:w="1440" w:type="dxa"/>
            <w:tcMar>
              <w:top w:w="40" w:type="dxa"/>
              <w:left w:w="80" w:type="dxa"/>
              <w:bottom w:w="40" w:type="dxa"/>
              <w:right w:w="80" w:type="dxa"/>
            </w:tcMar>
            <w:vAlign w:val="center"/>
          </w:tcPr>
          <w:p w14:paraId="52486593" w14:textId="77777777" w:rsidR="001D6D33" w:rsidRDefault="002D2DD4">
            <w:pPr>
              <w:spacing w:before="20" w:after="20"/>
            </w:pPr>
            <w:r>
              <w:rPr>
                <w:sz w:val="15"/>
              </w:rPr>
              <w:t>Estándar SAC</w:t>
            </w:r>
          </w:p>
        </w:tc>
      </w:tr>
      <w:tr w:rsidR="001D6D33" w14:paraId="3E65D22A" w14:textId="77777777" w:rsidTr="001D6D33">
        <w:trPr>
          <w:jc w:val="center"/>
        </w:trPr>
        <w:tc>
          <w:tcPr>
            <w:tcW w:w="1584" w:type="dxa"/>
            <w:shd w:val="clear" w:color="auto" w:fill="F2F6FC"/>
            <w:tcMar>
              <w:top w:w="40" w:type="dxa"/>
              <w:left w:w="80" w:type="dxa"/>
              <w:bottom w:w="40" w:type="dxa"/>
              <w:right w:w="80" w:type="dxa"/>
            </w:tcMar>
            <w:vAlign w:val="center"/>
          </w:tcPr>
          <w:p w14:paraId="0B459512" w14:textId="77777777" w:rsidR="001D6D33" w:rsidRDefault="002D2DD4">
            <w:pPr>
              <w:spacing w:before="20" w:after="20"/>
            </w:pPr>
            <w:r>
              <w:rPr>
                <w:sz w:val="15"/>
              </w:rPr>
              <w:t>AUDITORIA</w:t>
            </w:r>
          </w:p>
        </w:tc>
        <w:tc>
          <w:tcPr>
            <w:tcW w:w="1296" w:type="dxa"/>
            <w:shd w:val="clear" w:color="auto" w:fill="F2F6FC"/>
            <w:tcMar>
              <w:top w:w="40" w:type="dxa"/>
              <w:left w:w="80" w:type="dxa"/>
              <w:bottom w:w="40" w:type="dxa"/>
              <w:right w:w="80" w:type="dxa"/>
            </w:tcMar>
            <w:vAlign w:val="center"/>
          </w:tcPr>
          <w:p w14:paraId="07749422"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1E637F7F" w14:textId="77777777" w:rsidR="001D6D33" w:rsidRDefault="002D2DD4">
            <w:pPr>
              <w:spacing w:before="20" w:after="20"/>
            </w:pPr>
            <w:r>
              <w:rPr>
                <w:sz w:val="15"/>
              </w:rPr>
              <w:t>Script (envío desde origen) · Ajuste (manual).</w:t>
            </w:r>
          </w:p>
        </w:tc>
        <w:tc>
          <w:tcPr>
            <w:tcW w:w="1440" w:type="dxa"/>
            <w:shd w:val="clear" w:color="auto" w:fill="F2F6FC"/>
            <w:tcMar>
              <w:top w:w="40" w:type="dxa"/>
              <w:left w:w="80" w:type="dxa"/>
              <w:bottom w:w="40" w:type="dxa"/>
              <w:right w:w="80" w:type="dxa"/>
            </w:tcMar>
            <w:vAlign w:val="center"/>
          </w:tcPr>
          <w:p w14:paraId="6A1EE5E1" w14:textId="77777777" w:rsidR="001D6D33" w:rsidRDefault="002D2DD4">
            <w:pPr>
              <w:spacing w:before="20" w:after="20"/>
            </w:pPr>
            <w:r>
              <w:rPr>
                <w:sz w:val="15"/>
              </w:rPr>
              <w:t>Definición manual</w:t>
            </w:r>
          </w:p>
        </w:tc>
      </w:tr>
      <w:tr w:rsidR="001D6D33" w14:paraId="04242490" w14:textId="77777777" w:rsidTr="001D6D33">
        <w:trPr>
          <w:jc w:val="center"/>
        </w:trPr>
        <w:tc>
          <w:tcPr>
            <w:tcW w:w="1584" w:type="dxa"/>
            <w:tcMar>
              <w:top w:w="40" w:type="dxa"/>
              <w:left w:w="80" w:type="dxa"/>
              <w:bottom w:w="40" w:type="dxa"/>
              <w:right w:w="80" w:type="dxa"/>
            </w:tcMar>
            <w:vAlign w:val="center"/>
          </w:tcPr>
          <w:p w14:paraId="633C5E89" w14:textId="77777777" w:rsidR="001D6D33" w:rsidRDefault="002D2DD4">
            <w:pPr>
              <w:spacing w:before="20" w:after="20"/>
            </w:pPr>
            <w:r>
              <w:rPr>
                <w:sz w:val="15"/>
              </w:rPr>
              <w:t>CEBES</w:t>
            </w:r>
          </w:p>
        </w:tc>
        <w:tc>
          <w:tcPr>
            <w:tcW w:w="1296" w:type="dxa"/>
            <w:tcMar>
              <w:top w:w="40" w:type="dxa"/>
              <w:left w:w="80" w:type="dxa"/>
              <w:bottom w:w="40" w:type="dxa"/>
              <w:right w:w="80" w:type="dxa"/>
            </w:tcMar>
            <w:vAlign w:val="center"/>
          </w:tcPr>
          <w:p w14:paraId="1E03A056" w14:textId="77777777" w:rsidR="001D6D33" w:rsidRDefault="002D2DD4">
            <w:pPr>
              <w:spacing w:before="20" w:after="20"/>
            </w:pPr>
            <w:r>
              <w:rPr>
                <w:sz w:val="15"/>
              </w:rPr>
              <w:t>Genérica</w:t>
            </w:r>
          </w:p>
        </w:tc>
        <w:tc>
          <w:tcPr>
            <w:tcW w:w="5184" w:type="dxa"/>
            <w:tcMar>
              <w:top w:w="40" w:type="dxa"/>
              <w:left w:w="80" w:type="dxa"/>
              <w:bottom w:w="40" w:type="dxa"/>
              <w:right w:w="80" w:type="dxa"/>
            </w:tcMar>
            <w:vAlign w:val="center"/>
          </w:tcPr>
          <w:p w14:paraId="0C2AD2AB" w14:textId="77777777" w:rsidR="001D6D33" w:rsidRDefault="002D2DD4">
            <w:pPr>
              <w:spacing w:before="20" w:after="20"/>
            </w:pPr>
            <w:r>
              <w:rPr>
                <w:sz w:val="15"/>
              </w:rPr>
              <w:t>Todos los CEBEs. El EEFF recibe de Ingresos y de Costos/Gastos.</w:t>
            </w:r>
          </w:p>
        </w:tc>
        <w:tc>
          <w:tcPr>
            <w:tcW w:w="1440" w:type="dxa"/>
            <w:tcMar>
              <w:top w:w="40" w:type="dxa"/>
              <w:left w:w="80" w:type="dxa"/>
              <w:bottom w:w="40" w:type="dxa"/>
              <w:right w:w="80" w:type="dxa"/>
            </w:tcMar>
            <w:vAlign w:val="center"/>
          </w:tcPr>
          <w:p w14:paraId="61E0B246" w14:textId="77777777" w:rsidR="001D6D33" w:rsidRDefault="002D2DD4">
            <w:pPr>
              <w:spacing w:before="20" w:after="20"/>
            </w:pPr>
            <w:r>
              <w:rPr>
                <w:sz w:val="15"/>
              </w:rPr>
              <w:t>CO-PCA · CEPC</w:t>
            </w:r>
          </w:p>
        </w:tc>
      </w:tr>
      <w:tr w:rsidR="001D6D33" w14:paraId="39AAE6D1" w14:textId="77777777" w:rsidTr="001D6D33">
        <w:trPr>
          <w:jc w:val="center"/>
        </w:trPr>
        <w:tc>
          <w:tcPr>
            <w:tcW w:w="1584" w:type="dxa"/>
            <w:shd w:val="clear" w:color="auto" w:fill="F2F6FC"/>
            <w:tcMar>
              <w:top w:w="40" w:type="dxa"/>
              <w:left w:w="80" w:type="dxa"/>
              <w:bottom w:w="40" w:type="dxa"/>
              <w:right w:w="80" w:type="dxa"/>
            </w:tcMar>
            <w:vAlign w:val="center"/>
          </w:tcPr>
          <w:p w14:paraId="799B68D3" w14:textId="77777777" w:rsidR="001D6D33" w:rsidRDefault="002D2DD4">
            <w:pPr>
              <w:spacing w:before="20" w:after="20"/>
            </w:pPr>
            <w:r>
              <w:rPr>
                <w:sz w:val="15"/>
              </w:rPr>
              <w:t>MONEDA</w:t>
            </w:r>
          </w:p>
        </w:tc>
        <w:tc>
          <w:tcPr>
            <w:tcW w:w="1296" w:type="dxa"/>
            <w:shd w:val="clear" w:color="auto" w:fill="F2F6FC"/>
            <w:tcMar>
              <w:top w:w="40" w:type="dxa"/>
              <w:left w:w="80" w:type="dxa"/>
              <w:bottom w:w="40" w:type="dxa"/>
              <w:right w:w="80" w:type="dxa"/>
            </w:tcMar>
            <w:vAlign w:val="center"/>
          </w:tcPr>
          <w:p w14:paraId="5A114F8D"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6525B973" w14:textId="77777777" w:rsidR="001D6D33" w:rsidRDefault="002D2DD4">
            <w:pPr>
              <w:spacing w:before="20" w:after="20"/>
            </w:pPr>
            <w:r>
              <w:rPr>
                <w:sz w:val="15"/>
              </w:rPr>
              <w:t>COP principal; giros financiados en USD.</w:t>
            </w:r>
          </w:p>
        </w:tc>
        <w:tc>
          <w:tcPr>
            <w:tcW w:w="1440" w:type="dxa"/>
            <w:shd w:val="clear" w:color="auto" w:fill="F2F6FC"/>
            <w:tcMar>
              <w:top w:w="40" w:type="dxa"/>
              <w:left w:w="80" w:type="dxa"/>
              <w:bottom w:w="40" w:type="dxa"/>
              <w:right w:w="80" w:type="dxa"/>
            </w:tcMar>
            <w:vAlign w:val="center"/>
          </w:tcPr>
          <w:p w14:paraId="734859D3" w14:textId="77777777" w:rsidR="001D6D33" w:rsidRDefault="002D2DD4">
            <w:pPr>
              <w:spacing w:before="20" w:after="20"/>
            </w:pPr>
            <w:r>
              <w:rPr>
                <w:sz w:val="15"/>
              </w:rPr>
              <w:t>FI · TCURC</w:t>
            </w:r>
          </w:p>
        </w:tc>
      </w:tr>
      <w:tr w:rsidR="001D6D33" w14:paraId="76ADE88C" w14:textId="77777777" w:rsidTr="001D6D33">
        <w:trPr>
          <w:jc w:val="center"/>
        </w:trPr>
        <w:tc>
          <w:tcPr>
            <w:tcW w:w="1584" w:type="dxa"/>
            <w:tcMar>
              <w:top w:w="40" w:type="dxa"/>
              <w:left w:w="80" w:type="dxa"/>
              <w:bottom w:w="40" w:type="dxa"/>
              <w:right w:w="80" w:type="dxa"/>
            </w:tcMar>
            <w:vAlign w:val="center"/>
          </w:tcPr>
          <w:p w14:paraId="6C65C0CE" w14:textId="77777777" w:rsidR="001D6D33" w:rsidRDefault="002D2DD4">
            <w:pPr>
              <w:spacing w:before="20" w:after="20"/>
            </w:pPr>
            <w:r>
              <w:rPr>
                <w:sz w:val="15"/>
              </w:rPr>
              <w:t>SOCIEDAD</w:t>
            </w:r>
          </w:p>
        </w:tc>
        <w:tc>
          <w:tcPr>
            <w:tcW w:w="1296" w:type="dxa"/>
            <w:tcMar>
              <w:top w:w="40" w:type="dxa"/>
              <w:left w:w="80" w:type="dxa"/>
              <w:bottom w:w="40" w:type="dxa"/>
              <w:right w:w="80" w:type="dxa"/>
            </w:tcMar>
            <w:vAlign w:val="center"/>
          </w:tcPr>
          <w:p w14:paraId="16A299B9" w14:textId="687DDE07" w:rsidR="001D6D33" w:rsidRDefault="008E42CF">
            <w:pPr>
              <w:spacing w:before="20" w:after="20"/>
            </w:pPr>
            <w:r>
              <w:rPr>
                <w:sz w:val="15"/>
              </w:rPr>
              <w:t>organización</w:t>
            </w:r>
          </w:p>
        </w:tc>
        <w:tc>
          <w:tcPr>
            <w:tcW w:w="5184" w:type="dxa"/>
            <w:tcMar>
              <w:top w:w="40" w:type="dxa"/>
              <w:left w:w="80" w:type="dxa"/>
              <w:bottom w:w="40" w:type="dxa"/>
              <w:right w:w="80" w:type="dxa"/>
            </w:tcMar>
            <w:vAlign w:val="center"/>
          </w:tcPr>
          <w:p w14:paraId="76EFFD7C" w14:textId="77777777" w:rsidR="001D6D33" w:rsidRDefault="002D2DD4">
            <w:pPr>
              <w:spacing w:before="20" w:after="20"/>
            </w:pPr>
            <w:r>
              <w:rPr>
                <w:sz w:val="15"/>
              </w:rPr>
              <w:t>FANALCA · SUPERMOTOS · SIM · METAL SUR · Compañía 6 (eliminaciones).</w:t>
            </w:r>
          </w:p>
        </w:tc>
        <w:tc>
          <w:tcPr>
            <w:tcW w:w="1440" w:type="dxa"/>
            <w:tcMar>
              <w:top w:w="40" w:type="dxa"/>
              <w:left w:w="80" w:type="dxa"/>
              <w:bottom w:w="40" w:type="dxa"/>
              <w:right w:w="80" w:type="dxa"/>
            </w:tcMar>
            <w:vAlign w:val="center"/>
          </w:tcPr>
          <w:p w14:paraId="6FDC6F7C" w14:textId="77777777" w:rsidR="001D6D33" w:rsidRDefault="002D2DD4">
            <w:pPr>
              <w:spacing w:before="20" w:after="20"/>
            </w:pPr>
            <w:r>
              <w:rPr>
                <w:sz w:val="15"/>
              </w:rPr>
              <w:t>FI · T001</w:t>
            </w:r>
          </w:p>
        </w:tc>
      </w:tr>
    </w:tbl>
    <w:p w14:paraId="08BF307C" w14:textId="77777777" w:rsidR="001D6D33" w:rsidRDefault="001D6D33">
      <w:pPr>
        <w:spacing w:after="80"/>
      </w:pPr>
    </w:p>
    <w:p w14:paraId="29B3AEA2" w14:textId="565C2CAE" w:rsidR="001D6D33" w:rsidRDefault="61D21D5B">
      <w:pPr>
        <w:spacing w:after="60"/>
      </w:pPr>
      <w:r w:rsidRPr="6B982EE3">
        <w:rPr>
          <w:sz w:val="19"/>
          <w:szCs w:val="19"/>
        </w:rPr>
        <w:t>Modelo 3 — Costos y Gastos Fanalca (8 dimensiones). Nómina · CIF · OPEX .</w:t>
      </w:r>
    </w:p>
    <w:tbl>
      <w:tblPr>
        <w:tblStyle w:val="Fanalca"/>
        <w:tblW w:w="0" w:type="auto"/>
        <w:jc w:val="center"/>
        <w:tblLayout w:type="fixed"/>
        <w:tblLook w:val="04A0" w:firstRow="1" w:lastRow="0" w:firstColumn="1" w:lastColumn="0" w:noHBand="0" w:noVBand="1"/>
      </w:tblPr>
      <w:tblGrid>
        <w:gridCol w:w="1584"/>
        <w:gridCol w:w="1296"/>
        <w:gridCol w:w="5184"/>
        <w:gridCol w:w="1440"/>
      </w:tblGrid>
      <w:tr w:rsidR="001D6D33" w14:paraId="7EE01B4C"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1F3864"/>
            <w:tcMar>
              <w:top w:w="40" w:type="dxa"/>
              <w:left w:w="80" w:type="dxa"/>
              <w:bottom w:w="40" w:type="dxa"/>
              <w:right w:w="80" w:type="dxa"/>
            </w:tcMar>
            <w:vAlign w:val="center"/>
          </w:tcPr>
          <w:p w14:paraId="6D3F4F6C" w14:textId="77777777" w:rsidR="001D6D33" w:rsidRDefault="002D2DD4">
            <w:pPr>
              <w:spacing w:before="20" w:after="20"/>
              <w:jc w:val="center"/>
            </w:pPr>
            <w:r>
              <w:rPr>
                <w:b/>
                <w:color w:val="FFFFFF"/>
                <w:sz w:val="17"/>
              </w:rPr>
              <w:t>Dimensión</w:t>
            </w:r>
          </w:p>
        </w:tc>
        <w:tc>
          <w:tcPr>
            <w:tcW w:w="1296" w:type="dxa"/>
            <w:shd w:val="clear" w:color="auto" w:fill="1F3864"/>
            <w:tcMar>
              <w:top w:w="40" w:type="dxa"/>
              <w:left w:w="80" w:type="dxa"/>
              <w:bottom w:w="40" w:type="dxa"/>
              <w:right w:w="80" w:type="dxa"/>
            </w:tcMar>
            <w:vAlign w:val="center"/>
          </w:tcPr>
          <w:p w14:paraId="30D6C285" w14:textId="77777777" w:rsidR="001D6D33" w:rsidRDefault="002D2DD4">
            <w:pPr>
              <w:spacing w:before="20" w:after="20"/>
              <w:jc w:val="center"/>
            </w:pPr>
            <w:r>
              <w:rPr>
                <w:b/>
                <w:color w:val="FFFFFF"/>
                <w:sz w:val="17"/>
              </w:rPr>
              <w:t>Tipo</w:t>
            </w:r>
          </w:p>
        </w:tc>
        <w:tc>
          <w:tcPr>
            <w:tcW w:w="5184" w:type="dxa"/>
            <w:shd w:val="clear" w:color="auto" w:fill="1F3864"/>
            <w:tcMar>
              <w:top w:w="40" w:type="dxa"/>
              <w:left w:w="80" w:type="dxa"/>
              <w:bottom w:w="40" w:type="dxa"/>
              <w:right w:w="80" w:type="dxa"/>
            </w:tcMar>
            <w:vAlign w:val="center"/>
          </w:tcPr>
          <w:p w14:paraId="39F12B87" w14:textId="77777777" w:rsidR="001D6D33" w:rsidRDefault="002D2DD4">
            <w:pPr>
              <w:spacing w:before="20" w:after="20"/>
              <w:jc w:val="center"/>
            </w:pPr>
            <w:r>
              <w:rPr>
                <w:b/>
                <w:color w:val="FFFFFF"/>
                <w:sz w:val="17"/>
              </w:rPr>
              <w:t>Descripción / uso</w:t>
            </w:r>
          </w:p>
        </w:tc>
        <w:tc>
          <w:tcPr>
            <w:tcW w:w="1440" w:type="dxa"/>
            <w:shd w:val="clear" w:color="auto" w:fill="1F3864"/>
            <w:tcMar>
              <w:top w:w="40" w:type="dxa"/>
              <w:left w:w="80" w:type="dxa"/>
              <w:bottom w:w="40" w:type="dxa"/>
              <w:right w:w="80" w:type="dxa"/>
            </w:tcMar>
            <w:vAlign w:val="center"/>
          </w:tcPr>
          <w:p w14:paraId="741FB142" w14:textId="77777777" w:rsidR="001D6D33" w:rsidRDefault="002D2DD4">
            <w:pPr>
              <w:spacing w:before="20" w:after="20"/>
              <w:jc w:val="center"/>
            </w:pPr>
            <w:r>
              <w:rPr>
                <w:b/>
                <w:color w:val="FFFFFF"/>
                <w:sz w:val="17"/>
              </w:rPr>
              <w:t>Fuente</w:t>
            </w:r>
          </w:p>
        </w:tc>
      </w:tr>
      <w:tr w:rsidR="001D6D33" w14:paraId="75DA855F" w14:textId="77777777" w:rsidTr="001D6D33">
        <w:trPr>
          <w:jc w:val="center"/>
        </w:trPr>
        <w:tc>
          <w:tcPr>
            <w:tcW w:w="1584" w:type="dxa"/>
            <w:tcMar>
              <w:top w:w="40" w:type="dxa"/>
              <w:left w:w="80" w:type="dxa"/>
              <w:bottom w:w="40" w:type="dxa"/>
              <w:right w:w="80" w:type="dxa"/>
            </w:tcMar>
            <w:vAlign w:val="center"/>
          </w:tcPr>
          <w:p w14:paraId="76842938" w14:textId="77777777" w:rsidR="001D6D33" w:rsidRDefault="002D2DD4">
            <w:pPr>
              <w:spacing w:before="20" w:after="20"/>
            </w:pPr>
            <w:r>
              <w:rPr>
                <w:sz w:val="15"/>
              </w:rPr>
              <w:t>Version</w:t>
            </w:r>
          </w:p>
        </w:tc>
        <w:tc>
          <w:tcPr>
            <w:tcW w:w="1296" w:type="dxa"/>
            <w:tcMar>
              <w:top w:w="40" w:type="dxa"/>
              <w:left w:w="80" w:type="dxa"/>
              <w:bottom w:w="40" w:type="dxa"/>
              <w:right w:w="80" w:type="dxa"/>
            </w:tcMar>
            <w:vAlign w:val="center"/>
          </w:tcPr>
          <w:p w14:paraId="472E37DD" w14:textId="77777777" w:rsidR="001D6D33" w:rsidRDefault="002D2DD4">
            <w:pPr>
              <w:spacing w:before="20" w:after="20"/>
            </w:pPr>
            <w:r>
              <w:rPr>
                <w:sz w:val="15"/>
              </w:rPr>
              <w:t>Estándar</w:t>
            </w:r>
          </w:p>
        </w:tc>
        <w:tc>
          <w:tcPr>
            <w:tcW w:w="5184" w:type="dxa"/>
            <w:tcMar>
              <w:top w:w="40" w:type="dxa"/>
              <w:left w:w="80" w:type="dxa"/>
              <w:bottom w:w="40" w:type="dxa"/>
              <w:right w:w="80" w:type="dxa"/>
            </w:tcMar>
            <w:vAlign w:val="center"/>
          </w:tcPr>
          <w:p w14:paraId="5321F020" w14:textId="77777777" w:rsidR="001D6D33" w:rsidRDefault="002D2DD4">
            <w:pPr>
              <w:spacing w:before="20" w:after="20"/>
            </w:pPr>
            <w:r>
              <w:rPr>
                <w:sz w:val="15"/>
              </w:rPr>
              <w:t>Plan / Forecast / Real.</w:t>
            </w:r>
          </w:p>
        </w:tc>
        <w:tc>
          <w:tcPr>
            <w:tcW w:w="1440" w:type="dxa"/>
            <w:tcMar>
              <w:top w:w="40" w:type="dxa"/>
              <w:left w:w="80" w:type="dxa"/>
              <w:bottom w:w="40" w:type="dxa"/>
              <w:right w:w="80" w:type="dxa"/>
            </w:tcMar>
            <w:vAlign w:val="center"/>
          </w:tcPr>
          <w:p w14:paraId="5805E978" w14:textId="77777777" w:rsidR="001D6D33" w:rsidRDefault="002D2DD4">
            <w:pPr>
              <w:spacing w:before="20" w:after="20"/>
            </w:pPr>
            <w:r>
              <w:rPr>
                <w:sz w:val="15"/>
              </w:rPr>
              <w:t>Estándar SAC</w:t>
            </w:r>
          </w:p>
        </w:tc>
      </w:tr>
      <w:tr w:rsidR="001D6D33" w14:paraId="1B4CFA1C" w14:textId="77777777" w:rsidTr="001D6D33">
        <w:trPr>
          <w:jc w:val="center"/>
        </w:trPr>
        <w:tc>
          <w:tcPr>
            <w:tcW w:w="1584" w:type="dxa"/>
            <w:shd w:val="clear" w:color="auto" w:fill="F2F6FC"/>
            <w:tcMar>
              <w:top w:w="40" w:type="dxa"/>
              <w:left w:w="80" w:type="dxa"/>
              <w:bottom w:w="40" w:type="dxa"/>
              <w:right w:w="80" w:type="dxa"/>
            </w:tcMar>
            <w:vAlign w:val="center"/>
          </w:tcPr>
          <w:p w14:paraId="5B3B731D" w14:textId="77777777" w:rsidR="001D6D33" w:rsidRDefault="002D2DD4">
            <w:pPr>
              <w:spacing w:before="20" w:after="20"/>
            </w:pPr>
            <w:r>
              <w:rPr>
                <w:sz w:val="15"/>
              </w:rPr>
              <w:t>CUENTAS</w:t>
            </w:r>
          </w:p>
        </w:tc>
        <w:tc>
          <w:tcPr>
            <w:tcW w:w="1296" w:type="dxa"/>
            <w:shd w:val="clear" w:color="auto" w:fill="F2F6FC"/>
            <w:tcMar>
              <w:top w:w="40" w:type="dxa"/>
              <w:left w:w="80" w:type="dxa"/>
              <w:bottom w:w="40" w:type="dxa"/>
              <w:right w:w="80" w:type="dxa"/>
            </w:tcMar>
            <w:vAlign w:val="center"/>
          </w:tcPr>
          <w:p w14:paraId="12BC0511" w14:textId="04702427" w:rsidR="001D6D33" w:rsidRDefault="008E42CF">
            <w:pPr>
              <w:spacing w:before="20" w:after="20"/>
            </w:pPr>
            <w:r>
              <w:rPr>
                <w:sz w:val="15"/>
              </w:rPr>
              <w:t>Cuenta</w:t>
            </w:r>
          </w:p>
        </w:tc>
        <w:tc>
          <w:tcPr>
            <w:tcW w:w="5184" w:type="dxa"/>
            <w:shd w:val="clear" w:color="auto" w:fill="F2F6FC"/>
            <w:tcMar>
              <w:top w:w="40" w:type="dxa"/>
              <w:left w:w="80" w:type="dxa"/>
              <w:bottom w:w="40" w:type="dxa"/>
              <w:right w:w="80" w:type="dxa"/>
            </w:tcMar>
            <w:vAlign w:val="center"/>
          </w:tcPr>
          <w:p w14:paraId="521B155F" w14:textId="77777777" w:rsidR="001D6D33" w:rsidRDefault="002D2DD4">
            <w:pPr>
              <w:spacing w:before="20" w:after="20"/>
            </w:pPr>
            <w:r>
              <w:rPr>
                <w:sz w:val="15"/>
              </w:rPr>
              <w:t>Cuentas de costos/gastos CO: MO directa (11), CIF (12), administrativos (2), financieros.</w:t>
            </w:r>
          </w:p>
        </w:tc>
        <w:tc>
          <w:tcPr>
            <w:tcW w:w="1440" w:type="dxa"/>
            <w:shd w:val="clear" w:color="auto" w:fill="F2F6FC"/>
            <w:tcMar>
              <w:top w:w="40" w:type="dxa"/>
              <w:left w:w="80" w:type="dxa"/>
              <w:bottom w:w="40" w:type="dxa"/>
              <w:right w:w="80" w:type="dxa"/>
            </w:tcMar>
            <w:vAlign w:val="center"/>
          </w:tcPr>
          <w:p w14:paraId="740FC030" w14:textId="77777777" w:rsidR="001D6D33" w:rsidRDefault="002D2DD4">
            <w:pPr>
              <w:spacing w:before="20" w:after="20"/>
            </w:pPr>
            <w:r>
              <w:rPr>
                <w:sz w:val="15"/>
              </w:rPr>
              <w:t>CO · CSKA/CSKB</w:t>
            </w:r>
          </w:p>
        </w:tc>
      </w:tr>
      <w:tr w:rsidR="001D6D33" w14:paraId="5834760A" w14:textId="77777777" w:rsidTr="001D6D33">
        <w:trPr>
          <w:jc w:val="center"/>
        </w:trPr>
        <w:tc>
          <w:tcPr>
            <w:tcW w:w="1584" w:type="dxa"/>
            <w:tcMar>
              <w:top w:w="40" w:type="dxa"/>
              <w:left w:w="80" w:type="dxa"/>
              <w:bottom w:w="40" w:type="dxa"/>
              <w:right w:w="80" w:type="dxa"/>
            </w:tcMar>
            <w:vAlign w:val="center"/>
          </w:tcPr>
          <w:p w14:paraId="7323C3A2" w14:textId="77777777" w:rsidR="001D6D33" w:rsidRDefault="002D2DD4">
            <w:pPr>
              <w:spacing w:before="20" w:after="20"/>
            </w:pPr>
            <w:r>
              <w:rPr>
                <w:sz w:val="15"/>
              </w:rPr>
              <w:t>Date</w:t>
            </w:r>
          </w:p>
        </w:tc>
        <w:tc>
          <w:tcPr>
            <w:tcW w:w="1296" w:type="dxa"/>
            <w:tcMar>
              <w:top w:w="40" w:type="dxa"/>
              <w:left w:w="80" w:type="dxa"/>
              <w:bottom w:w="40" w:type="dxa"/>
              <w:right w:w="80" w:type="dxa"/>
            </w:tcMar>
            <w:vAlign w:val="center"/>
          </w:tcPr>
          <w:p w14:paraId="3E151849" w14:textId="77777777" w:rsidR="001D6D33" w:rsidRDefault="002D2DD4">
            <w:pPr>
              <w:spacing w:before="20" w:after="20"/>
            </w:pPr>
            <w:r>
              <w:rPr>
                <w:sz w:val="15"/>
              </w:rPr>
              <w:t>Estándar</w:t>
            </w:r>
          </w:p>
        </w:tc>
        <w:tc>
          <w:tcPr>
            <w:tcW w:w="5184" w:type="dxa"/>
            <w:tcMar>
              <w:top w:w="40" w:type="dxa"/>
              <w:left w:w="80" w:type="dxa"/>
              <w:bottom w:w="40" w:type="dxa"/>
              <w:right w:w="80" w:type="dxa"/>
            </w:tcMar>
            <w:vAlign w:val="center"/>
          </w:tcPr>
          <w:p w14:paraId="4A517ADE" w14:textId="77777777" w:rsidR="001D6D33" w:rsidRDefault="002D2DD4">
            <w:pPr>
              <w:spacing w:before="20" w:after="20"/>
            </w:pPr>
            <w:r>
              <w:rPr>
                <w:sz w:val="15"/>
              </w:rPr>
              <w:t>Dimensión temporal mensual.</w:t>
            </w:r>
          </w:p>
        </w:tc>
        <w:tc>
          <w:tcPr>
            <w:tcW w:w="1440" w:type="dxa"/>
            <w:tcMar>
              <w:top w:w="40" w:type="dxa"/>
              <w:left w:w="80" w:type="dxa"/>
              <w:bottom w:w="40" w:type="dxa"/>
              <w:right w:w="80" w:type="dxa"/>
            </w:tcMar>
            <w:vAlign w:val="center"/>
          </w:tcPr>
          <w:p w14:paraId="32E36207" w14:textId="77777777" w:rsidR="001D6D33" w:rsidRDefault="002D2DD4">
            <w:pPr>
              <w:spacing w:before="20" w:after="20"/>
            </w:pPr>
            <w:r>
              <w:rPr>
                <w:sz w:val="15"/>
              </w:rPr>
              <w:t>Estándar SAC</w:t>
            </w:r>
          </w:p>
        </w:tc>
      </w:tr>
      <w:tr w:rsidR="001D6D33" w14:paraId="20012089" w14:textId="77777777" w:rsidTr="001D6D33">
        <w:trPr>
          <w:jc w:val="center"/>
        </w:trPr>
        <w:tc>
          <w:tcPr>
            <w:tcW w:w="1584" w:type="dxa"/>
            <w:shd w:val="clear" w:color="auto" w:fill="F2F6FC"/>
            <w:tcMar>
              <w:top w:w="40" w:type="dxa"/>
              <w:left w:w="80" w:type="dxa"/>
              <w:bottom w:w="40" w:type="dxa"/>
              <w:right w:w="80" w:type="dxa"/>
            </w:tcMar>
            <w:vAlign w:val="center"/>
          </w:tcPr>
          <w:p w14:paraId="6FA1531E" w14:textId="77777777" w:rsidR="001D6D33" w:rsidRDefault="002D2DD4">
            <w:pPr>
              <w:spacing w:before="20" w:after="20"/>
            </w:pPr>
            <w:r>
              <w:rPr>
                <w:sz w:val="15"/>
              </w:rPr>
              <w:t>AUDITORIA</w:t>
            </w:r>
          </w:p>
        </w:tc>
        <w:tc>
          <w:tcPr>
            <w:tcW w:w="1296" w:type="dxa"/>
            <w:shd w:val="clear" w:color="auto" w:fill="F2F6FC"/>
            <w:tcMar>
              <w:top w:w="40" w:type="dxa"/>
              <w:left w:w="80" w:type="dxa"/>
              <w:bottom w:w="40" w:type="dxa"/>
              <w:right w:w="80" w:type="dxa"/>
            </w:tcMar>
            <w:vAlign w:val="center"/>
          </w:tcPr>
          <w:p w14:paraId="1AFE9EE9"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3523119C" w14:textId="77777777" w:rsidR="001D6D33" w:rsidRDefault="002D2DD4">
            <w:pPr>
              <w:spacing w:before="20" w:after="20"/>
            </w:pPr>
            <w:r>
              <w:rPr>
                <w:sz w:val="15"/>
              </w:rPr>
              <w:t>Script (calculado) · Ajuste (manual desde UNOE).</w:t>
            </w:r>
          </w:p>
        </w:tc>
        <w:tc>
          <w:tcPr>
            <w:tcW w:w="1440" w:type="dxa"/>
            <w:shd w:val="clear" w:color="auto" w:fill="F2F6FC"/>
            <w:tcMar>
              <w:top w:w="40" w:type="dxa"/>
              <w:left w:w="80" w:type="dxa"/>
              <w:bottom w:w="40" w:type="dxa"/>
              <w:right w:w="80" w:type="dxa"/>
            </w:tcMar>
            <w:vAlign w:val="center"/>
          </w:tcPr>
          <w:p w14:paraId="1D6753A8" w14:textId="77777777" w:rsidR="001D6D33" w:rsidRDefault="002D2DD4">
            <w:pPr>
              <w:spacing w:before="20" w:after="20"/>
            </w:pPr>
            <w:r>
              <w:rPr>
                <w:sz w:val="15"/>
              </w:rPr>
              <w:t>Definición manual</w:t>
            </w:r>
          </w:p>
        </w:tc>
      </w:tr>
      <w:tr w:rsidR="001D6D33" w14:paraId="519AAB1B" w14:textId="77777777" w:rsidTr="001D6D33">
        <w:trPr>
          <w:jc w:val="center"/>
        </w:trPr>
        <w:tc>
          <w:tcPr>
            <w:tcW w:w="1584" w:type="dxa"/>
            <w:tcMar>
              <w:top w:w="40" w:type="dxa"/>
              <w:left w:w="80" w:type="dxa"/>
              <w:bottom w:w="40" w:type="dxa"/>
              <w:right w:w="80" w:type="dxa"/>
            </w:tcMar>
            <w:vAlign w:val="center"/>
          </w:tcPr>
          <w:p w14:paraId="6649ECB4" w14:textId="77777777" w:rsidR="001D6D33" w:rsidRDefault="002D2DD4">
            <w:pPr>
              <w:spacing w:before="20" w:after="20"/>
            </w:pPr>
            <w:r>
              <w:rPr>
                <w:sz w:val="15"/>
              </w:rPr>
              <w:t>CEBES</w:t>
            </w:r>
          </w:p>
        </w:tc>
        <w:tc>
          <w:tcPr>
            <w:tcW w:w="1296" w:type="dxa"/>
            <w:tcMar>
              <w:top w:w="40" w:type="dxa"/>
              <w:left w:w="80" w:type="dxa"/>
              <w:bottom w:w="40" w:type="dxa"/>
              <w:right w:w="80" w:type="dxa"/>
            </w:tcMar>
            <w:vAlign w:val="center"/>
          </w:tcPr>
          <w:p w14:paraId="3D0A936D" w14:textId="77777777" w:rsidR="001D6D33" w:rsidRDefault="002D2DD4">
            <w:pPr>
              <w:spacing w:before="20" w:after="20"/>
            </w:pPr>
            <w:r>
              <w:rPr>
                <w:sz w:val="15"/>
              </w:rPr>
              <w:t>Genérica</w:t>
            </w:r>
          </w:p>
        </w:tc>
        <w:tc>
          <w:tcPr>
            <w:tcW w:w="5184" w:type="dxa"/>
            <w:tcMar>
              <w:top w:w="40" w:type="dxa"/>
              <w:left w:w="80" w:type="dxa"/>
              <w:bottom w:w="40" w:type="dxa"/>
              <w:right w:w="80" w:type="dxa"/>
            </w:tcMar>
            <w:vAlign w:val="center"/>
          </w:tcPr>
          <w:p w14:paraId="59C694DD" w14:textId="77777777" w:rsidR="001D6D33" w:rsidRDefault="002D2DD4">
            <w:pPr>
              <w:spacing w:before="20" w:after="20"/>
            </w:pPr>
            <w:r>
              <w:rPr>
                <w:sz w:val="15"/>
              </w:rPr>
              <w:t>PMF, EMM, AUC, DEF, AMB, TUP, MSR, PDB, PPC y transversales.</w:t>
            </w:r>
          </w:p>
        </w:tc>
        <w:tc>
          <w:tcPr>
            <w:tcW w:w="1440" w:type="dxa"/>
            <w:tcMar>
              <w:top w:w="40" w:type="dxa"/>
              <w:left w:w="80" w:type="dxa"/>
              <w:bottom w:w="40" w:type="dxa"/>
              <w:right w:w="80" w:type="dxa"/>
            </w:tcMar>
            <w:vAlign w:val="center"/>
          </w:tcPr>
          <w:p w14:paraId="3249BB14" w14:textId="77777777" w:rsidR="001D6D33" w:rsidRDefault="002D2DD4">
            <w:pPr>
              <w:spacing w:before="20" w:after="20"/>
            </w:pPr>
            <w:r>
              <w:rPr>
                <w:sz w:val="15"/>
              </w:rPr>
              <w:t>CO-PCA · CEPC</w:t>
            </w:r>
          </w:p>
        </w:tc>
      </w:tr>
      <w:tr w:rsidR="001D6D33" w14:paraId="7F5DE534" w14:textId="77777777" w:rsidTr="001D6D33">
        <w:trPr>
          <w:jc w:val="center"/>
        </w:trPr>
        <w:tc>
          <w:tcPr>
            <w:tcW w:w="1584" w:type="dxa"/>
            <w:shd w:val="clear" w:color="auto" w:fill="F2F6FC"/>
            <w:tcMar>
              <w:top w:w="40" w:type="dxa"/>
              <w:left w:w="80" w:type="dxa"/>
              <w:bottom w:w="40" w:type="dxa"/>
              <w:right w:w="80" w:type="dxa"/>
            </w:tcMar>
            <w:vAlign w:val="center"/>
          </w:tcPr>
          <w:p w14:paraId="35A31788" w14:textId="77777777" w:rsidR="001D6D33" w:rsidRDefault="002D2DD4">
            <w:pPr>
              <w:spacing w:before="20" w:after="20"/>
            </w:pPr>
            <w:r>
              <w:rPr>
                <w:sz w:val="15"/>
              </w:rPr>
              <w:t>CECOS</w:t>
            </w:r>
          </w:p>
        </w:tc>
        <w:tc>
          <w:tcPr>
            <w:tcW w:w="1296" w:type="dxa"/>
            <w:shd w:val="clear" w:color="auto" w:fill="F2F6FC"/>
            <w:tcMar>
              <w:top w:w="40" w:type="dxa"/>
              <w:left w:w="80" w:type="dxa"/>
              <w:bottom w:w="40" w:type="dxa"/>
              <w:right w:w="80" w:type="dxa"/>
            </w:tcMar>
            <w:vAlign w:val="center"/>
          </w:tcPr>
          <w:p w14:paraId="4CCA8563" w14:textId="77777777" w:rsidR="001D6D33" w:rsidRDefault="002D2DD4">
            <w:pPr>
              <w:spacing w:before="20" w:after="20"/>
            </w:pPr>
            <w:r>
              <w:rPr>
                <w:sz w:val="15"/>
              </w:rPr>
              <w:t>Genérica</w:t>
            </w:r>
          </w:p>
        </w:tc>
        <w:tc>
          <w:tcPr>
            <w:tcW w:w="5184" w:type="dxa"/>
            <w:shd w:val="clear" w:color="auto" w:fill="F2F6FC"/>
            <w:tcMar>
              <w:top w:w="40" w:type="dxa"/>
              <w:left w:w="80" w:type="dxa"/>
              <w:bottom w:w="40" w:type="dxa"/>
              <w:right w:w="80" w:type="dxa"/>
            </w:tcMar>
            <w:vAlign w:val="center"/>
          </w:tcPr>
          <w:p w14:paraId="106BFDA9" w14:textId="77777777" w:rsidR="001D6D33" w:rsidRDefault="002D2DD4">
            <w:pPr>
              <w:spacing w:before="20" w:after="20"/>
            </w:pPr>
            <w:r>
              <w:rPr>
                <w:sz w:val="15"/>
              </w:rPr>
              <w:t>Centros de costo de producción, servicios, administrativos, mantenimiento e ingeniería.</w:t>
            </w:r>
          </w:p>
        </w:tc>
        <w:tc>
          <w:tcPr>
            <w:tcW w:w="1440" w:type="dxa"/>
            <w:shd w:val="clear" w:color="auto" w:fill="F2F6FC"/>
            <w:tcMar>
              <w:top w:w="40" w:type="dxa"/>
              <w:left w:w="80" w:type="dxa"/>
              <w:bottom w:w="40" w:type="dxa"/>
              <w:right w:w="80" w:type="dxa"/>
            </w:tcMar>
            <w:vAlign w:val="center"/>
          </w:tcPr>
          <w:p w14:paraId="19EEF5F1" w14:textId="77777777" w:rsidR="001D6D33" w:rsidRDefault="002D2DD4">
            <w:pPr>
              <w:spacing w:before="20" w:after="20"/>
            </w:pPr>
            <w:r>
              <w:rPr>
                <w:sz w:val="15"/>
              </w:rPr>
              <w:t>CO-CCA · CSKS</w:t>
            </w:r>
          </w:p>
        </w:tc>
      </w:tr>
      <w:tr w:rsidR="001D6D33" w14:paraId="221211F1" w14:textId="77777777" w:rsidTr="001D6D33">
        <w:trPr>
          <w:jc w:val="center"/>
        </w:trPr>
        <w:tc>
          <w:tcPr>
            <w:tcW w:w="1584" w:type="dxa"/>
            <w:tcMar>
              <w:top w:w="40" w:type="dxa"/>
              <w:left w:w="80" w:type="dxa"/>
              <w:bottom w:w="40" w:type="dxa"/>
              <w:right w:w="80" w:type="dxa"/>
            </w:tcMar>
            <w:vAlign w:val="center"/>
          </w:tcPr>
          <w:p w14:paraId="502F071B" w14:textId="77777777" w:rsidR="001D6D33" w:rsidRDefault="002D2DD4">
            <w:pPr>
              <w:spacing w:before="20" w:after="20"/>
            </w:pPr>
            <w:r>
              <w:rPr>
                <w:sz w:val="15"/>
              </w:rPr>
              <w:t>MONEDA</w:t>
            </w:r>
          </w:p>
        </w:tc>
        <w:tc>
          <w:tcPr>
            <w:tcW w:w="1296" w:type="dxa"/>
            <w:tcMar>
              <w:top w:w="40" w:type="dxa"/>
              <w:left w:w="80" w:type="dxa"/>
              <w:bottom w:w="40" w:type="dxa"/>
              <w:right w:w="80" w:type="dxa"/>
            </w:tcMar>
            <w:vAlign w:val="center"/>
          </w:tcPr>
          <w:p w14:paraId="37308388" w14:textId="77777777" w:rsidR="001D6D33" w:rsidRDefault="002D2DD4">
            <w:pPr>
              <w:spacing w:before="20" w:after="20"/>
            </w:pPr>
            <w:r>
              <w:rPr>
                <w:sz w:val="15"/>
              </w:rPr>
              <w:t>Genérica</w:t>
            </w:r>
          </w:p>
        </w:tc>
        <w:tc>
          <w:tcPr>
            <w:tcW w:w="5184" w:type="dxa"/>
            <w:tcMar>
              <w:top w:w="40" w:type="dxa"/>
              <w:left w:w="80" w:type="dxa"/>
              <w:bottom w:w="40" w:type="dxa"/>
              <w:right w:w="80" w:type="dxa"/>
            </w:tcMar>
            <w:vAlign w:val="center"/>
          </w:tcPr>
          <w:p w14:paraId="5B32C163" w14:textId="77777777" w:rsidR="001D6D33" w:rsidRDefault="002D2DD4">
            <w:pPr>
              <w:spacing w:before="20" w:after="20"/>
            </w:pPr>
            <w:r>
              <w:rPr>
                <w:sz w:val="15"/>
              </w:rPr>
              <w:t>COP principal; USD para exportación.</w:t>
            </w:r>
          </w:p>
        </w:tc>
        <w:tc>
          <w:tcPr>
            <w:tcW w:w="1440" w:type="dxa"/>
            <w:tcMar>
              <w:top w:w="40" w:type="dxa"/>
              <w:left w:w="80" w:type="dxa"/>
              <w:bottom w:w="40" w:type="dxa"/>
              <w:right w:w="80" w:type="dxa"/>
            </w:tcMar>
            <w:vAlign w:val="center"/>
          </w:tcPr>
          <w:p w14:paraId="4531C9A8" w14:textId="77777777" w:rsidR="001D6D33" w:rsidRDefault="002D2DD4">
            <w:pPr>
              <w:spacing w:before="20" w:after="20"/>
            </w:pPr>
            <w:r>
              <w:rPr>
                <w:sz w:val="15"/>
              </w:rPr>
              <w:t>FI · TCURC</w:t>
            </w:r>
          </w:p>
        </w:tc>
      </w:tr>
      <w:tr w:rsidR="001D6D33" w14:paraId="41B5E1E0" w14:textId="77777777" w:rsidTr="001D6D33">
        <w:trPr>
          <w:jc w:val="center"/>
        </w:trPr>
        <w:tc>
          <w:tcPr>
            <w:tcW w:w="1584" w:type="dxa"/>
            <w:shd w:val="clear" w:color="auto" w:fill="F2F6FC"/>
            <w:tcMar>
              <w:top w:w="40" w:type="dxa"/>
              <w:left w:w="80" w:type="dxa"/>
              <w:bottom w:w="40" w:type="dxa"/>
              <w:right w:w="80" w:type="dxa"/>
            </w:tcMar>
            <w:vAlign w:val="center"/>
          </w:tcPr>
          <w:p w14:paraId="2A471136" w14:textId="77777777" w:rsidR="001D6D33" w:rsidRDefault="002D2DD4">
            <w:pPr>
              <w:spacing w:before="20" w:after="20"/>
            </w:pPr>
            <w:r>
              <w:rPr>
                <w:sz w:val="15"/>
              </w:rPr>
              <w:t>SOCIEDAD</w:t>
            </w:r>
          </w:p>
        </w:tc>
        <w:tc>
          <w:tcPr>
            <w:tcW w:w="1296" w:type="dxa"/>
            <w:shd w:val="clear" w:color="auto" w:fill="F2F6FC"/>
            <w:tcMar>
              <w:top w:w="40" w:type="dxa"/>
              <w:left w:w="80" w:type="dxa"/>
              <w:bottom w:w="40" w:type="dxa"/>
              <w:right w:w="80" w:type="dxa"/>
            </w:tcMar>
            <w:vAlign w:val="center"/>
          </w:tcPr>
          <w:p w14:paraId="036C031D" w14:textId="4F100D40" w:rsidR="001D6D33" w:rsidRDefault="008E42CF">
            <w:pPr>
              <w:spacing w:before="20" w:after="20"/>
            </w:pPr>
            <w:r>
              <w:rPr>
                <w:sz w:val="15"/>
              </w:rPr>
              <w:t>organización</w:t>
            </w:r>
          </w:p>
        </w:tc>
        <w:tc>
          <w:tcPr>
            <w:tcW w:w="5184" w:type="dxa"/>
            <w:shd w:val="clear" w:color="auto" w:fill="F2F6FC"/>
            <w:tcMar>
              <w:top w:w="40" w:type="dxa"/>
              <w:left w:w="80" w:type="dxa"/>
              <w:bottom w:w="40" w:type="dxa"/>
              <w:right w:w="80" w:type="dxa"/>
            </w:tcMar>
            <w:vAlign w:val="center"/>
          </w:tcPr>
          <w:p w14:paraId="61C00F61" w14:textId="77777777" w:rsidR="001D6D33" w:rsidRDefault="002D2DD4">
            <w:pPr>
              <w:spacing w:before="20" w:after="20"/>
            </w:pPr>
            <w:r>
              <w:rPr>
                <w:sz w:val="15"/>
              </w:rPr>
              <w:t>FANALCA · SIM · METAL SUR.</w:t>
            </w:r>
          </w:p>
        </w:tc>
        <w:tc>
          <w:tcPr>
            <w:tcW w:w="1440" w:type="dxa"/>
            <w:shd w:val="clear" w:color="auto" w:fill="F2F6FC"/>
            <w:tcMar>
              <w:top w:w="40" w:type="dxa"/>
              <w:left w:w="80" w:type="dxa"/>
              <w:bottom w:w="40" w:type="dxa"/>
              <w:right w:w="80" w:type="dxa"/>
            </w:tcMar>
            <w:vAlign w:val="center"/>
          </w:tcPr>
          <w:p w14:paraId="201ADDA6" w14:textId="77777777" w:rsidR="001D6D33" w:rsidRDefault="002D2DD4">
            <w:pPr>
              <w:spacing w:before="20" w:after="20"/>
            </w:pPr>
            <w:r>
              <w:rPr>
                <w:sz w:val="15"/>
              </w:rPr>
              <w:t>FI · T001</w:t>
            </w:r>
          </w:p>
        </w:tc>
      </w:tr>
    </w:tbl>
    <w:p w14:paraId="79A72D88" w14:textId="77777777" w:rsidR="001D6D33" w:rsidRDefault="001D6D33">
      <w:pPr>
        <w:spacing w:after="80"/>
      </w:pPr>
    </w:p>
    <w:p w14:paraId="1D8AAE79" w14:textId="77777777" w:rsidR="001D6D33" w:rsidRDefault="002D2DD4">
      <w:pPr>
        <w:pStyle w:val="Heading3"/>
        <w:spacing w:before="160"/>
      </w:pPr>
      <w:bookmarkStart w:id="13" w:name="_Toc231905250"/>
      <w:r>
        <w:t>Flujo de cálculo y consolidación</w:t>
      </w:r>
      <w:bookmarkEnd w:id="13"/>
    </w:p>
    <w:p w14:paraId="6C54195E" w14:textId="0A5F2542" w:rsidR="001D6D33" w:rsidRDefault="129B2357">
      <w:pPr>
        <w:spacing w:after="120"/>
        <w:jc w:val="both"/>
      </w:pPr>
      <w:r>
        <w:t>Los cálculos</w:t>
      </w:r>
      <w:r w:rsidR="38C8E9CA">
        <w:t xml:space="preserve"> se distribuye</w:t>
      </w:r>
      <w:r w:rsidR="0ADB7BE2">
        <w:t>n</w:t>
      </w:r>
      <w:r w:rsidR="38C8E9CA">
        <w:t xml:space="preserve"> entre los modelos de</w:t>
      </w:r>
      <w:r w:rsidR="6E6348FF">
        <w:t xml:space="preserve"> </w:t>
      </w:r>
      <w:r w:rsidR="38C8E9CA">
        <w:t>Ingresos y Costos/Gastos y el modelo de EEFF, que</w:t>
      </w:r>
      <w:r w:rsidR="7CF964AD">
        <w:t xml:space="preserve"> calcula y</w:t>
      </w:r>
      <w:r w:rsidR="38C8E9CA">
        <w:t xml:space="preserve"> consolida. En SAP BPC actual se emplea la técnica de «destination app» en cada script; en SAC esta lógica se replica con Data Actions de escritura cruzada.</w:t>
      </w:r>
    </w:p>
    <w:p w14:paraId="715E1AF0" w14:textId="77777777" w:rsidR="001D6D33" w:rsidRDefault="002D2DD4">
      <w:pPr>
        <w:spacing w:before="120" w:after="40"/>
        <w:jc w:val="center"/>
      </w:pPr>
      <w:r>
        <w:rPr>
          <w:noProof/>
        </w:rPr>
        <w:drawing>
          <wp:inline distT="0" distB="0" distL="0" distR="0" wp14:anchorId="028C053B" wp14:editId="50B14B46">
            <wp:extent cx="6035040" cy="3450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alca_flujo.png"/>
                    <pic:cNvPicPr/>
                  </pic:nvPicPr>
                  <pic:blipFill>
                    <a:blip r:embed="rId20"/>
                    <a:stretch>
                      <a:fillRect/>
                    </a:stretch>
                  </pic:blipFill>
                  <pic:spPr>
                    <a:xfrm>
                      <a:off x="0" y="0"/>
                      <a:ext cx="6035040" cy="3450630"/>
                    </a:xfrm>
                    <a:prstGeom prst="rect">
                      <a:avLst/>
                    </a:prstGeom>
                  </pic:spPr>
                </pic:pic>
              </a:graphicData>
            </a:graphic>
          </wp:inline>
        </w:drawing>
      </w:r>
    </w:p>
    <w:p w14:paraId="423C69B1" w14:textId="77777777" w:rsidR="001D6D33" w:rsidRDefault="002D2DD4">
      <w:pPr>
        <w:spacing w:after="200"/>
        <w:jc w:val="center"/>
      </w:pPr>
      <w:r>
        <w:rPr>
          <w:i/>
          <w:color w:val="595959"/>
          <w:sz w:val="17"/>
        </w:rPr>
        <w:t>Figura 3. Flujo de cálculo y consolidación de modelos — Fanalca S.A.</w:t>
      </w:r>
    </w:p>
    <w:p w14:paraId="22AF728F" w14:textId="77777777" w:rsidR="001D6D33" w:rsidRDefault="002D2DD4">
      <w:pPr>
        <w:spacing w:before="120" w:after="40"/>
        <w:jc w:val="center"/>
      </w:pPr>
      <w:r>
        <w:rPr>
          <w:noProof/>
        </w:rPr>
        <w:drawing>
          <wp:inline distT="0" distB="0" distL="0" distR="0" wp14:anchorId="3CA1A808" wp14:editId="20B7FF18">
            <wp:extent cx="6035040" cy="2353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alca_pxq.png"/>
                    <pic:cNvPicPr/>
                  </pic:nvPicPr>
                  <pic:blipFill>
                    <a:blip r:embed="rId21"/>
                    <a:stretch>
                      <a:fillRect/>
                    </a:stretch>
                  </pic:blipFill>
                  <pic:spPr>
                    <a:xfrm>
                      <a:off x="0" y="0"/>
                      <a:ext cx="6035040" cy="2353609"/>
                    </a:xfrm>
                    <a:prstGeom prst="rect">
                      <a:avLst/>
                    </a:prstGeom>
                  </pic:spPr>
                </pic:pic>
              </a:graphicData>
            </a:graphic>
          </wp:inline>
        </w:drawing>
      </w:r>
    </w:p>
    <w:p w14:paraId="3FCAA7D3" w14:textId="77777777" w:rsidR="001D6D33" w:rsidRDefault="002D2DD4">
      <w:pPr>
        <w:spacing w:after="200"/>
        <w:jc w:val="center"/>
        <w:rPr>
          <w:i/>
          <w:color w:val="595959"/>
          <w:sz w:val="17"/>
        </w:rPr>
      </w:pPr>
      <w:r>
        <w:rPr>
          <w:i/>
          <w:color w:val="595959"/>
          <w:sz w:val="17"/>
        </w:rPr>
        <w:t>Figura 4. Metodología de cálculo P×Q y juegos de cartera e inventario — Fanalca S.A.</w:t>
      </w:r>
    </w:p>
    <w:p w14:paraId="6AEADB17" w14:textId="77777777" w:rsidR="008E42CF" w:rsidRDefault="008E42CF">
      <w:pPr>
        <w:spacing w:after="200"/>
        <w:jc w:val="center"/>
      </w:pPr>
    </w:p>
    <w:p w14:paraId="5C951541" w14:textId="77777777" w:rsidR="001D6D33" w:rsidRDefault="002D2DD4">
      <w:pPr>
        <w:pStyle w:val="Heading3"/>
        <w:spacing w:before="160"/>
      </w:pPr>
      <w:bookmarkStart w:id="14" w:name="_Toc231905251"/>
      <w:r>
        <w:t>Scripts y actividades de configuración</w:t>
      </w:r>
      <w:bookmarkEnd w:id="14"/>
    </w:p>
    <w:p w14:paraId="5E5D4304" w14:textId="77777777" w:rsidR="001D6D33" w:rsidRDefault="002D2DD4">
      <w:pPr>
        <w:spacing w:after="80"/>
      </w:pPr>
      <w:r>
        <w:rPr>
          <w:sz w:val="19"/>
        </w:rPr>
        <w:t>Los siguientes paquetes/scripts identificados en SAP BPC se replican como Data Actions en SAC. Se listan por unidad de negocio.</w:t>
      </w:r>
    </w:p>
    <w:p w14:paraId="5A7080C9" w14:textId="77777777" w:rsidR="008E42CF" w:rsidRDefault="008E42CF">
      <w:pPr>
        <w:spacing w:after="40"/>
        <w:rPr>
          <w:b/>
          <w:sz w:val="19"/>
        </w:rPr>
      </w:pPr>
    </w:p>
    <w:p w14:paraId="2376FF2B" w14:textId="77777777" w:rsidR="00363D36" w:rsidRDefault="00363D36">
      <w:pPr>
        <w:spacing w:after="40"/>
        <w:rPr>
          <w:b/>
          <w:bCs/>
          <w:sz w:val="19"/>
          <w:szCs w:val="19"/>
        </w:rPr>
      </w:pPr>
    </w:p>
    <w:p w14:paraId="3CF64006" w14:textId="77777777" w:rsidR="00363D36" w:rsidRDefault="00363D36">
      <w:pPr>
        <w:spacing w:after="40"/>
        <w:rPr>
          <w:b/>
          <w:bCs/>
          <w:sz w:val="19"/>
          <w:szCs w:val="19"/>
        </w:rPr>
      </w:pPr>
    </w:p>
    <w:p w14:paraId="6581D1D0" w14:textId="77777777" w:rsidR="00363D36" w:rsidRDefault="00363D36">
      <w:pPr>
        <w:spacing w:after="40"/>
        <w:rPr>
          <w:b/>
          <w:bCs/>
          <w:sz w:val="19"/>
          <w:szCs w:val="19"/>
        </w:rPr>
      </w:pPr>
    </w:p>
    <w:p w14:paraId="7C3A6947" w14:textId="77777777" w:rsidR="00363D36" w:rsidRDefault="00363D36">
      <w:pPr>
        <w:spacing w:after="40"/>
        <w:rPr>
          <w:b/>
          <w:bCs/>
          <w:sz w:val="19"/>
          <w:szCs w:val="19"/>
        </w:rPr>
      </w:pPr>
    </w:p>
    <w:p w14:paraId="7265D286" w14:textId="77777777" w:rsidR="00363D36" w:rsidRDefault="00363D36">
      <w:pPr>
        <w:spacing w:after="40"/>
        <w:rPr>
          <w:b/>
          <w:bCs/>
          <w:sz w:val="19"/>
          <w:szCs w:val="19"/>
        </w:rPr>
      </w:pPr>
    </w:p>
    <w:p w14:paraId="3AE0D994" w14:textId="67E5B536" w:rsidR="001D6D33" w:rsidRDefault="61D21D5B">
      <w:pPr>
        <w:spacing w:after="40"/>
      </w:pPr>
      <w:r w:rsidRPr="6B982EE3">
        <w:rPr>
          <w:b/>
          <w:bCs/>
          <w:sz w:val="19"/>
          <w:szCs w:val="19"/>
        </w:rPr>
        <w:t>Scripts — Honda Motos</w:t>
      </w:r>
    </w:p>
    <w:tbl>
      <w:tblPr>
        <w:tblStyle w:val="Fanalca"/>
        <w:tblW w:w="0" w:type="auto"/>
        <w:jc w:val="center"/>
        <w:tblLayout w:type="fixed"/>
        <w:tblLook w:val="04A0" w:firstRow="1" w:lastRow="0" w:firstColumn="1" w:lastColumn="0" w:noHBand="0" w:noVBand="1"/>
      </w:tblPr>
      <w:tblGrid>
        <w:gridCol w:w="2016"/>
        <w:gridCol w:w="4896"/>
        <w:gridCol w:w="1584"/>
        <w:gridCol w:w="1008"/>
      </w:tblGrid>
      <w:tr w:rsidR="001D6D33" w14:paraId="2F7DA16E"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F3864"/>
            <w:tcMar>
              <w:top w:w="40" w:type="dxa"/>
              <w:left w:w="80" w:type="dxa"/>
              <w:bottom w:w="40" w:type="dxa"/>
              <w:right w:w="80" w:type="dxa"/>
            </w:tcMar>
            <w:vAlign w:val="center"/>
          </w:tcPr>
          <w:p w14:paraId="5F07D689" w14:textId="77777777" w:rsidR="001D6D33" w:rsidRDefault="002D2DD4">
            <w:pPr>
              <w:spacing w:before="20" w:after="20"/>
              <w:jc w:val="center"/>
            </w:pPr>
            <w:r>
              <w:rPr>
                <w:b/>
                <w:color w:val="FFFFFF"/>
                <w:sz w:val="17"/>
              </w:rPr>
              <w:t>Data Action</w:t>
            </w:r>
          </w:p>
        </w:tc>
        <w:tc>
          <w:tcPr>
            <w:tcW w:w="4896" w:type="dxa"/>
            <w:shd w:val="clear" w:color="auto" w:fill="1F3864"/>
            <w:tcMar>
              <w:top w:w="40" w:type="dxa"/>
              <w:left w:w="80" w:type="dxa"/>
              <w:bottom w:w="40" w:type="dxa"/>
              <w:right w:w="80" w:type="dxa"/>
            </w:tcMar>
            <w:vAlign w:val="center"/>
          </w:tcPr>
          <w:p w14:paraId="4ABE2275" w14:textId="77777777" w:rsidR="001D6D33" w:rsidRDefault="002D2DD4">
            <w:pPr>
              <w:spacing w:before="20" w:after="20"/>
              <w:jc w:val="center"/>
            </w:pPr>
            <w:r>
              <w:rPr>
                <w:b/>
                <w:color w:val="FFFFFF"/>
                <w:sz w:val="17"/>
              </w:rPr>
              <w:t>Descripción funcional</w:t>
            </w:r>
          </w:p>
        </w:tc>
        <w:tc>
          <w:tcPr>
            <w:tcW w:w="1584" w:type="dxa"/>
            <w:shd w:val="clear" w:color="auto" w:fill="1F3864"/>
            <w:tcMar>
              <w:top w:w="40" w:type="dxa"/>
              <w:left w:w="80" w:type="dxa"/>
              <w:bottom w:w="40" w:type="dxa"/>
              <w:right w:w="80" w:type="dxa"/>
            </w:tcMar>
            <w:vAlign w:val="center"/>
          </w:tcPr>
          <w:p w14:paraId="7B3CB06D" w14:textId="77777777" w:rsidR="001D6D33" w:rsidRDefault="002D2DD4">
            <w:pPr>
              <w:spacing w:before="20" w:after="20"/>
              <w:jc w:val="center"/>
            </w:pPr>
            <w:r>
              <w:rPr>
                <w:b/>
                <w:color w:val="FFFFFF"/>
                <w:sz w:val="17"/>
              </w:rPr>
              <w:t>Modelos</w:t>
            </w:r>
          </w:p>
        </w:tc>
        <w:tc>
          <w:tcPr>
            <w:tcW w:w="1008" w:type="dxa"/>
            <w:shd w:val="clear" w:color="auto" w:fill="1F3864"/>
            <w:tcMar>
              <w:top w:w="40" w:type="dxa"/>
              <w:left w:w="80" w:type="dxa"/>
              <w:bottom w:w="40" w:type="dxa"/>
              <w:right w:w="80" w:type="dxa"/>
            </w:tcMar>
            <w:vAlign w:val="center"/>
          </w:tcPr>
          <w:p w14:paraId="62494234" w14:textId="77777777" w:rsidR="001D6D33" w:rsidRDefault="002D2DD4">
            <w:pPr>
              <w:spacing w:before="20" w:after="20"/>
              <w:jc w:val="center"/>
            </w:pPr>
            <w:r>
              <w:rPr>
                <w:b/>
                <w:color w:val="FFFFFF"/>
                <w:sz w:val="17"/>
              </w:rPr>
              <w:t>Prioridad</w:t>
            </w:r>
          </w:p>
        </w:tc>
      </w:tr>
      <w:tr w:rsidR="001D6D33" w14:paraId="236F50EB" w14:textId="77777777" w:rsidTr="001D6D33">
        <w:trPr>
          <w:jc w:val="center"/>
        </w:trPr>
        <w:tc>
          <w:tcPr>
            <w:tcW w:w="2016" w:type="dxa"/>
            <w:tcMar>
              <w:top w:w="40" w:type="dxa"/>
              <w:left w:w="80" w:type="dxa"/>
              <w:bottom w:w="40" w:type="dxa"/>
              <w:right w:w="80" w:type="dxa"/>
            </w:tcMar>
            <w:vAlign w:val="center"/>
          </w:tcPr>
          <w:p w14:paraId="01A6B8F4" w14:textId="77777777" w:rsidR="001D6D33" w:rsidRDefault="002D2DD4">
            <w:pPr>
              <w:spacing w:before="20" w:after="20"/>
            </w:pPr>
            <w:r>
              <w:rPr>
                <w:sz w:val="15"/>
              </w:rPr>
              <w:t>T01 Motos (separar)</w:t>
            </w:r>
          </w:p>
        </w:tc>
        <w:tc>
          <w:tcPr>
            <w:tcW w:w="4896" w:type="dxa"/>
            <w:tcMar>
              <w:top w:w="40" w:type="dxa"/>
              <w:left w:w="80" w:type="dxa"/>
              <w:bottom w:w="40" w:type="dxa"/>
              <w:right w:w="80" w:type="dxa"/>
            </w:tcMar>
            <w:vAlign w:val="center"/>
          </w:tcPr>
          <w:p w14:paraId="741220C2" w14:textId="77777777" w:rsidR="001D6D33" w:rsidRDefault="002D2DD4">
            <w:pPr>
              <w:spacing w:before="20" w:after="20"/>
            </w:pPr>
            <w:r>
              <w:rPr>
                <w:sz w:val="15"/>
              </w:rPr>
              <w:t>Cálculo P×Q de ventas y costos de motos; genera facturación con IVA y envía a EEFF. Debe separarse del T01 de autos.</w:t>
            </w:r>
          </w:p>
        </w:tc>
        <w:tc>
          <w:tcPr>
            <w:tcW w:w="1584" w:type="dxa"/>
            <w:tcMar>
              <w:top w:w="40" w:type="dxa"/>
              <w:left w:w="80" w:type="dxa"/>
              <w:bottom w:w="40" w:type="dxa"/>
              <w:right w:w="80" w:type="dxa"/>
            </w:tcMar>
            <w:vAlign w:val="center"/>
          </w:tcPr>
          <w:p w14:paraId="767FB48D"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1C3E7731" w14:textId="77777777" w:rsidR="001D6D33" w:rsidRDefault="002D2DD4">
            <w:pPr>
              <w:spacing w:before="20" w:after="20"/>
            </w:pPr>
            <w:r>
              <w:rPr>
                <w:sz w:val="15"/>
              </w:rPr>
              <w:t>Crítica</w:t>
            </w:r>
          </w:p>
        </w:tc>
      </w:tr>
      <w:tr w:rsidR="001D6D33" w14:paraId="58AF11A9" w14:textId="77777777" w:rsidTr="001D6D33">
        <w:trPr>
          <w:jc w:val="center"/>
        </w:trPr>
        <w:tc>
          <w:tcPr>
            <w:tcW w:w="2016" w:type="dxa"/>
            <w:shd w:val="clear" w:color="auto" w:fill="F2F6FC"/>
            <w:tcMar>
              <w:top w:w="40" w:type="dxa"/>
              <w:left w:w="80" w:type="dxa"/>
              <w:bottom w:w="40" w:type="dxa"/>
              <w:right w:w="80" w:type="dxa"/>
            </w:tcMar>
            <w:vAlign w:val="center"/>
          </w:tcPr>
          <w:p w14:paraId="0080111B" w14:textId="77777777" w:rsidR="001D6D33" w:rsidRDefault="002D2DD4">
            <w:pPr>
              <w:spacing w:before="20" w:after="20"/>
            </w:pPr>
            <w:r>
              <w:rPr>
                <w:sz w:val="15"/>
              </w:rPr>
              <w:t>Cartera motos</w:t>
            </w:r>
          </w:p>
        </w:tc>
        <w:tc>
          <w:tcPr>
            <w:tcW w:w="4896" w:type="dxa"/>
            <w:shd w:val="clear" w:color="auto" w:fill="F2F6FC"/>
            <w:tcMar>
              <w:top w:w="40" w:type="dxa"/>
              <w:left w:w="80" w:type="dxa"/>
              <w:bottom w:w="40" w:type="dxa"/>
              <w:right w:w="80" w:type="dxa"/>
            </w:tcMar>
            <w:vAlign w:val="center"/>
          </w:tcPr>
          <w:p w14:paraId="4C1CE218" w14:textId="77777777" w:rsidR="001D6D33" w:rsidRDefault="002D2DD4">
            <w:pPr>
              <w:spacing w:before="20" w:after="20"/>
            </w:pPr>
            <w:r>
              <w:rPr>
                <w:sz w:val="15"/>
              </w:rPr>
              <w:t>Saldo inicial + Facturación con IVA − Recaudo = Saldo final del período siguiente.</w:t>
            </w:r>
          </w:p>
        </w:tc>
        <w:tc>
          <w:tcPr>
            <w:tcW w:w="1584" w:type="dxa"/>
            <w:shd w:val="clear" w:color="auto" w:fill="F2F6FC"/>
            <w:tcMar>
              <w:top w:w="40" w:type="dxa"/>
              <w:left w:w="80" w:type="dxa"/>
              <w:bottom w:w="40" w:type="dxa"/>
              <w:right w:w="80" w:type="dxa"/>
            </w:tcMar>
            <w:vAlign w:val="center"/>
          </w:tcPr>
          <w:p w14:paraId="0B1A8FC9" w14:textId="77777777" w:rsidR="001D6D33" w:rsidRDefault="002D2DD4">
            <w:pPr>
              <w:spacing w:before="20" w:after="20"/>
            </w:pPr>
            <w:r>
              <w:rPr>
                <w:sz w:val="15"/>
              </w:rPr>
              <w:t>Ingresos</w:t>
            </w:r>
          </w:p>
        </w:tc>
        <w:tc>
          <w:tcPr>
            <w:tcW w:w="1008" w:type="dxa"/>
            <w:shd w:val="clear" w:color="auto" w:fill="F2F6FC"/>
            <w:tcMar>
              <w:top w:w="40" w:type="dxa"/>
              <w:left w:w="80" w:type="dxa"/>
              <w:bottom w:w="40" w:type="dxa"/>
              <w:right w:w="80" w:type="dxa"/>
            </w:tcMar>
            <w:vAlign w:val="center"/>
          </w:tcPr>
          <w:p w14:paraId="150AC187" w14:textId="77777777" w:rsidR="001D6D33" w:rsidRDefault="002D2DD4">
            <w:pPr>
              <w:spacing w:before="20" w:after="20"/>
            </w:pPr>
            <w:r>
              <w:rPr>
                <w:sz w:val="15"/>
              </w:rPr>
              <w:t>Alta</w:t>
            </w:r>
          </w:p>
        </w:tc>
      </w:tr>
      <w:tr w:rsidR="001D6D33" w14:paraId="4E06B976" w14:textId="77777777" w:rsidTr="001D6D33">
        <w:trPr>
          <w:jc w:val="center"/>
        </w:trPr>
        <w:tc>
          <w:tcPr>
            <w:tcW w:w="2016" w:type="dxa"/>
            <w:tcMar>
              <w:top w:w="40" w:type="dxa"/>
              <w:left w:w="80" w:type="dxa"/>
              <w:bottom w:w="40" w:type="dxa"/>
              <w:right w:w="80" w:type="dxa"/>
            </w:tcMar>
            <w:vAlign w:val="center"/>
          </w:tcPr>
          <w:p w14:paraId="4F457462" w14:textId="77777777" w:rsidR="001D6D33" w:rsidRDefault="002D2DD4">
            <w:pPr>
              <w:spacing w:before="20" w:after="20"/>
            </w:pPr>
            <w:r>
              <w:rPr>
                <w:sz w:val="15"/>
              </w:rPr>
              <w:t>Inventarios motos</w:t>
            </w:r>
          </w:p>
        </w:tc>
        <w:tc>
          <w:tcPr>
            <w:tcW w:w="4896" w:type="dxa"/>
            <w:tcMar>
              <w:top w:w="40" w:type="dxa"/>
              <w:left w:w="80" w:type="dxa"/>
              <w:bottom w:w="40" w:type="dxa"/>
              <w:right w:w="80" w:type="dxa"/>
            </w:tcMar>
            <w:vAlign w:val="center"/>
          </w:tcPr>
          <w:p w14:paraId="368EB456" w14:textId="77777777" w:rsidR="001D6D33" w:rsidRDefault="002D2DD4">
            <w:pPr>
              <w:spacing w:before="20" w:after="20"/>
            </w:pPr>
            <w:r>
              <w:rPr>
                <w:sz w:val="15"/>
              </w:rPr>
              <w:t>Juego de inventarios en unidades y pesos; alimenta el balance del EEFF.</w:t>
            </w:r>
          </w:p>
        </w:tc>
        <w:tc>
          <w:tcPr>
            <w:tcW w:w="1584" w:type="dxa"/>
            <w:tcMar>
              <w:top w:w="40" w:type="dxa"/>
              <w:left w:w="80" w:type="dxa"/>
              <w:bottom w:w="40" w:type="dxa"/>
              <w:right w:w="80" w:type="dxa"/>
            </w:tcMar>
            <w:vAlign w:val="center"/>
          </w:tcPr>
          <w:p w14:paraId="1BA90DD4"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3F84358A" w14:textId="77777777" w:rsidR="001D6D33" w:rsidRDefault="002D2DD4">
            <w:pPr>
              <w:spacing w:before="20" w:after="20"/>
            </w:pPr>
            <w:r>
              <w:rPr>
                <w:sz w:val="15"/>
              </w:rPr>
              <w:t>Alta</w:t>
            </w:r>
          </w:p>
        </w:tc>
      </w:tr>
      <w:tr w:rsidR="001D6D33" w14:paraId="395599AC" w14:textId="77777777" w:rsidTr="001D6D33">
        <w:trPr>
          <w:jc w:val="center"/>
        </w:trPr>
        <w:tc>
          <w:tcPr>
            <w:tcW w:w="2016" w:type="dxa"/>
            <w:shd w:val="clear" w:color="auto" w:fill="F2F6FC"/>
            <w:tcMar>
              <w:top w:w="40" w:type="dxa"/>
              <w:left w:w="80" w:type="dxa"/>
              <w:bottom w:w="40" w:type="dxa"/>
              <w:right w:w="80" w:type="dxa"/>
            </w:tcMar>
            <w:vAlign w:val="center"/>
          </w:tcPr>
          <w:p w14:paraId="7305C4E6" w14:textId="77777777" w:rsidR="001D6D33" w:rsidRDefault="002D2DD4">
            <w:pPr>
              <w:spacing w:before="20" w:after="20"/>
            </w:pPr>
            <w:r>
              <w:rPr>
                <w:sz w:val="15"/>
              </w:rPr>
              <w:t>Ingresos HRC</w:t>
            </w:r>
          </w:p>
        </w:tc>
        <w:tc>
          <w:tcPr>
            <w:tcW w:w="4896" w:type="dxa"/>
            <w:shd w:val="clear" w:color="auto" w:fill="F2F6FC"/>
            <w:tcMar>
              <w:top w:w="40" w:type="dxa"/>
              <w:left w:w="80" w:type="dxa"/>
              <w:bottom w:w="40" w:type="dxa"/>
              <w:right w:w="80" w:type="dxa"/>
            </w:tcMar>
            <w:vAlign w:val="center"/>
          </w:tcPr>
          <w:p w14:paraId="3F5F8E03" w14:textId="77777777" w:rsidR="001D6D33" w:rsidRDefault="002D2DD4">
            <w:pPr>
              <w:spacing w:before="20" w:after="20"/>
            </w:pPr>
            <w:r>
              <w:rPr>
                <w:sz w:val="15"/>
              </w:rPr>
              <w:t>Ingresos y costos de repuestos (HRC): 13 agrupadores de referencias.</w:t>
            </w:r>
          </w:p>
        </w:tc>
        <w:tc>
          <w:tcPr>
            <w:tcW w:w="1584" w:type="dxa"/>
            <w:shd w:val="clear" w:color="auto" w:fill="F2F6FC"/>
            <w:tcMar>
              <w:top w:w="40" w:type="dxa"/>
              <w:left w:w="80" w:type="dxa"/>
              <w:bottom w:w="40" w:type="dxa"/>
              <w:right w:w="80" w:type="dxa"/>
            </w:tcMar>
            <w:vAlign w:val="center"/>
          </w:tcPr>
          <w:p w14:paraId="4FD7D6A4" w14:textId="77777777" w:rsidR="001D6D33" w:rsidRDefault="002D2DD4">
            <w:pPr>
              <w:spacing w:before="20" w:after="20"/>
            </w:pPr>
            <w:r>
              <w:rPr>
                <w:sz w:val="15"/>
              </w:rPr>
              <w:t>Ingresos → EEFF</w:t>
            </w:r>
          </w:p>
        </w:tc>
        <w:tc>
          <w:tcPr>
            <w:tcW w:w="1008" w:type="dxa"/>
            <w:shd w:val="clear" w:color="auto" w:fill="F2F6FC"/>
            <w:tcMar>
              <w:top w:w="40" w:type="dxa"/>
              <w:left w:w="80" w:type="dxa"/>
              <w:bottom w:w="40" w:type="dxa"/>
              <w:right w:w="80" w:type="dxa"/>
            </w:tcMar>
            <w:vAlign w:val="center"/>
          </w:tcPr>
          <w:p w14:paraId="26522B58" w14:textId="77777777" w:rsidR="001D6D33" w:rsidRDefault="002D2DD4">
            <w:pPr>
              <w:spacing w:before="20" w:after="20"/>
            </w:pPr>
            <w:r>
              <w:rPr>
                <w:sz w:val="15"/>
              </w:rPr>
              <w:t>Alta</w:t>
            </w:r>
          </w:p>
        </w:tc>
      </w:tr>
      <w:tr w:rsidR="001D6D33" w14:paraId="04A2758B" w14:textId="77777777" w:rsidTr="001D6D33">
        <w:trPr>
          <w:jc w:val="center"/>
        </w:trPr>
        <w:tc>
          <w:tcPr>
            <w:tcW w:w="2016" w:type="dxa"/>
            <w:tcMar>
              <w:top w:w="40" w:type="dxa"/>
              <w:left w:w="80" w:type="dxa"/>
              <w:bottom w:w="40" w:type="dxa"/>
              <w:right w:w="80" w:type="dxa"/>
            </w:tcMar>
            <w:vAlign w:val="center"/>
          </w:tcPr>
          <w:p w14:paraId="23F538FF" w14:textId="77777777" w:rsidR="001D6D33" w:rsidRDefault="002D2DD4">
            <w:pPr>
              <w:spacing w:before="20" w:after="20"/>
            </w:pPr>
            <w:r>
              <w:rPr>
                <w:sz w:val="15"/>
              </w:rPr>
              <w:t>P01 Motopartes</w:t>
            </w:r>
          </w:p>
        </w:tc>
        <w:tc>
          <w:tcPr>
            <w:tcW w:w="4896" w:type="dxa"/>
            <w:tcMar>
              <w:top w:w="40" w:type="dxa"/>
              <w:left w:w="80" w:type="dxa"/>
              <w:bottom w:w="40" w:type="dxa"/>
              <w:right w:w="80" w:type="dxa"/>
            </w:tcMar>
            <w:vAlign w:val="center"/>
          </w:tcPr>
          <w:p w14:paraId="11985C7E" w14:textId="77777777" w:rsidR="001D6D33" w:rsidRDefault="002D2DD4">
            <w:pPr>
              <w:spacing w:before="20" w:after="20"/>
            </w:pPr>
            <w:r>
              <w:rPr>
                <w:sz w:val="15"/>
              </w:rPr>
              <w:t>Compras nacionales de motopartes (MPC): MP + MO + CIF separados.</w:t>
            </w:r>
          </w:p>
        </w:tc>
        <w:tc>
          <w:tcPr>
            <w:tcW w:w="1584" w:type="dxa"/>
            <w:tcMar>
              <w:top w:w="40" w:type="dxa"/>
              <w:left w:w="80" w:type="dxa"/>
              <w:bottom w:w="40" w:type="dxa"/>
              <w:right w:w="80" w:type="dxa"/>
            </w:tcMar>
            <w:vAlign w:val="center"/>
          </w:tcPr>
          <w:p w14:paraId="1D20F6B0"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14A47829" w14:textId="77777777" w:rsidR="001D6D33" w:rsidRDefault="002D2DD4">
            <w:pPr>
              <w:spacing w:before="20" w:after="20"/>
            </w:pPr>
            <w:r>
              <w:rPr>
                <w:sz w:val="15"/>
              </w:rPr>
              <w:t>Alta</w:t>
            </w:r>
          </w:p>
        </w:tc>
      </w:tr>
      <w:tr w:rsidR="001D6D33" w14:paraId="7565C97F" w14:textId="77777777" w:rsidTr="001D6D33">
        <w:trPr>
          <w:jc w:val="center"/>
        </w:trPr>
        <w:tc>
          <w:tcPr>
            <w:tcW w:w="2016" w:type="dxa"/>
            <w:shd w:val="clear" w:color="auto" w:fill="F2F6FC"/>
            <w:tcMar>
              <w:top w:w="40" w:type="dxa"/>
              <w:left w:w="80" w:type="dxa"/>
              <w:bottom w:w="40" w:type="dxa"/>
              <w:right w:w="80" w:type="dxa"/>
            </w:tcMar>
            <w:vAlign w:val="center"/>
          </w:tcPr>
          <w:p w14:paraId="67841542" w14:textId="77777777" w:rsidR="001D6D33" w:rsidRDefault="002D2DD4">
            <w:pPr>
              <w:spacing w:before="20" w:after="20"/>
            </w:pPr>
            <w:r>
              <w:rPr>
                <w:sz w:val="15"/>
              </w:rPr>
              <w:t>IVA descontable motos</w:t>
            </w:r>
          </w:p>
        </w:tc>
        <w:tc>
          <w:tcPr>
            <w:tcW w:w="4896" w:type="dxa"/>
            <w:shd w:val="clear" w:color="auto" w:fill="F2F6FC"/>
            <w:tcMar>
              <w:top w:w="40" w:type="dxa"/>
              <w:left w:w="80" w:type="dxa"/>
              <w:bottom w:w="40" w:type="dxa"/>
              <w:right w:w="80" w:type="dxa"/>
            </w:tcMar>
            <w:vAlign w:val="center"/>
          </w:tcPr>
          <w:p w14:paraId="513074EB" w14:textId="77777777" w:rsidR="001D6D33" w:rsidRDefault="002D2DD4">
            <w:pPr>
              <w:spacing w:before="20" w:after="20"/>
            </w:pPr>
            <w:r>
              <w:rPr>
                <w:sz w:val="15"/>
              </w:rPr>
              <w:t>IVA descontable bimestral. Mejora propuesta: usar unidades de venta en vez de pago.</w:t>
            </w:r>
          </w:p>
        </w:tc>
        <w:tc>
          <w:tcPr>
            <w:tcW w:w="1584" w:type="dxa"/>
            <w:shd w:val="clear" w:color="auto" w:fill="F2F6FC"/>
            <w:tcMar>
              <w:top w:w="40" w:type="dxa"/>
              <w:left w:w="80" w:type="dxa"/>
              <w:bottom w:w="40" w:type="dxa"/>
              <w:right w:w="80" w:type="dxa"/>
            </w:tcMar>
            <w:vAlign w:val="center"/>
          </w:tcPr>
          <w:p w14:paraId="4B024372" w14:textId="77777777" w:rsidR="001D6D33" w:rsidRDefault="002D2DD4">
            <w:pPr>
              <w:spacing w:before="20" w:after="20"/>
            </w:pPr>
            <w:r>
              <w:rPr>
                <w:sz w:val="15"/>
              </w:rPr>
              <w:t>Flujo de caja</w:t>
            </w:r>
          </w:p>
        </w:tc>
        <w:tc>
          <w:tcPr>
            <w:tcW w:w="1008" w:type="dxa"/>
            <w:shd w:val="clear" w:color="auto" w:fill="F2F6FC"/>
            <w:tcMar>
              <w:top w:w="40" w:type="dxa"/>
              <w:left w:w="80" w:type="dxa"/>
              <w:bottom w:w="40" w:type="dxa"/>
              <w:right w:w="80" w:type="dxa"/>
            </w:tcMar>
            <w:vAlign w:val="center"/>
          </w:tcPr>
          <w:p w14:paraId="30E251B8" w14:textId="7ACF7711" w:rsidR="001D6D33" w:rsidRDefault="008E42CF">
            <w:pPr>
              <w:spacing w:before="20" w:after="20"/>
            </w:pPr>
            <w:r>
              <w:rPr>
                <w:sz w:val="15"/>
              </w:rPr>
              <w:t>Alta</w:t>
            </w:r>
          </w:p>
        </w:tc>
      </w:tr>
    </w:tbl>
    <w:p w14:paraId="5CEFFC2E" w14:textId="77777777" w:rsidR="001D6D33" w:rsidRDefault="001D6D33">
      <w:pPr>
        <w:spacing w:after="80"/>
        <w:rPr>
          <w:ins w:id="15" w:author="Bermudez Giraldo Gustavo Adolfo" w:date="2026-07-01T16:21:00Z" w16du:dateUtc="2026-07-01T16:21:08Z"/>
        </w:rPr>
      </w:pPr>
    </w:p>
    <w:p w14:paraId="393E2658" w14:textId="0B842D50" w:rsidR="65A2C21C" w:rsidRDefault="65A2C21C">
      <w:pPr>
        <w:spacing w:after="80"/>
        <w:rPr>
          <w:ins w:id="16" w:author="Bermudez Giraldo Gustavo Adolfo" w:date="2026-07-01T16:21:00Z" w16du:dateUtc="2026-07-01T16:21:09Z"/>
          <w:rFonts w:eastAsia="Arial" w:cs="Arial"/>
          <w:color w:val="8764B8"/>
          <w:szCs w:val="20"/>
          <w:lang w:val="es-MX"/>
        </w:rPr>
        <w:pPrChange w:id="17" w:author="Bermudez Giraldo Gustavo Adolfo" w:date="2026-07-01T16:21:00Z">
          <w:pPr/>
        </w:pPrChange>
      </w:pPr>
      <w:ins w:id="18" w:author="Bermudez Giraldo Gustavo Adolfo" w:date="2026-07-01T16:21:00Z" w16du:dateUtc="2026-07-01T16:21:09Z">
        <w:r w:rsidRPr="3FEA4A0D">
          <w:rPr>
            <w:rFonts w:eastAsia="Arial" w:cs="Arial"/>
            <w:b/>
            <w:bCs/>
            <w:color w:val="8764B8"/>
            <w:szCs w:val="20"/>
            <w:u w:val="single"/>
          </w:rPr>
          <w:t>Scripts Motos:</w:t>
        </w:r>
      </w:ins>
    </w:p>
    <w:p w14:paraId="6994F008" w14:textId="083C86CD" w:rsidR="65A2C21C" w:rsidRDefault="65A2C21C">
      <w:pPr>
        <w:spacing w:after="160" w:line="276" w:lineRule="auto"/>
        <w:rPr>
          <w:ins w:id="19" w:author="Bermudez Giraldo Gustavo Adolfo" w:date="2026-07-01T16:21:00Z" w16du:dateUtc="2026-07-01T16:21:09Z"/>
          <w:rFonts w:ascii="Aptos" w:eastAsia="Aptos" w:hAnsi="Aptos" w:cs="Aptos"/>
          <w:color w:val="8764B8"/>
          <w:sz w:val="24"/>
          <w:lang w:val="es-MX"/>
        </w:rPr>
        <w:pPrChange w:id="20" w:author="Bermudez Giraldo Gustavo Adolfo" w:date="2026-07-01T16:21:00Z">
          <w:pPr>
            <w:spacing w:after="160"/>
          </w:pPr>
        </w:pPrChange>
      </w:pPr>
      <w:ins w:id="21" w:author="Bermudez Giraldo Gustavo Adolfo" w:date="2026-07-01T16:21:00Z" w16du:dateUtc="2026-07-01T16:21:09Z">
        <w:r w:rsidRPr="3FEA4A0D">
          <w:rPr>
            <w:rFonts w:ascii="Aptos" w:eastAsia="Aptos" w:hAnsi="Aptos" w:cs="Aptos"/>
            <w:color w:val="8764B8"/>
            <w:sz w:val="24"/>
            <w:u w:val="single"/>
          </w:rPr>
          <w:t>LC_ENVIO_COSTO.LGF</w:t>
        </w:r>
      </w:ins>
    </w:p>
    <w:p w14:paraId="17C097AC" w14:textId="779F0BE8" w:rsidR="65A2C21C" w:rsidRDefault="65A2C21C">
      <w:pPr>
        <w:spacing w:after="160" w:line="276" w:lineRule="auto"/>
        <w:rPr>
          <w:ins w:id="22" w:author="Bermudez Giraldo Gustavo Adolfo" w:date="2026-07-01T16:21:00Z" w16du:dateUtc="2026-07-01T16:21:09Z"/>
          <w:rFonts w:ascii="Aptos" w:eastAsia="Aptos" w:hAnsi="Aptos" w:cs="Aptos"/>
          <w:color w:val="8764B8"/>
          <w:sz w:val="24"/>
          <w:lang w:val="es-MX"/>
        </w:rPr>
        <w:pPrChange w:id="23" w:author="Bermudez Giraldo Gustavo Adolfo" w:date="2026-07-01T16:21:00Z">
          <w:pPr>
            <w:spacing w:after="160"/>
          </w:pPr>
        </w:pPrChange>
      </w:pPr>
      <w:ins w:id="24" w:author="Bermudez Giraldo Gustavo Adolfo" w:date="2026-07-01T16:21:00Z" w16du:dateUtc="2026-07-01T16:21:09Z">
        <w:r w:rsidRPr="3FEA4A0D">
          <w:rPr>
            <w:rFonts w:ascii="Aptos" w:eastAsia="Aptos" w:hAnsi="Aptos" w:cs="Aptos"/>
            <w:color w:val="8764B8"/>
            <w:sz w:val="24"/>
            <w:u w:val="single"/>
          </w:rPr>
          <w:t>LS_INGCOST_HRC2.LGF</w:t>
        </w:r>
      </w:ins>
    </w:p>
    <w:p w14:paraId="05D3177A" w14:textId="4BF87614" w:rsidR="65A2C21C" w:rsidRDefault="65A2C21C">
      <w:pPr>
        <w:spacing w:after="160" w:line="276" w:lineRule="auto"/>
        <w:rPr>
          <w:ins w:id="25" w:author="Bermudez Giraldo Gustavo Adolfo" w:date="2026-07-01T16:21:00Z" w16du:dateUtc="2026-07-01T16:21:09Z"/>
          <w:rFonts w:ascii="Aptos" w:eastAsia="Aptos" w:hAnsi="Aptos" w:cs="Aptos"/>
          <w:color w:val="8764B8"/>
          <w:sz w:val="24"/>
          <w:lang w:val="es-MX"/>
        </w:rPr>
        <w:pPrChange w:id="26" w:author="Bermudez Giraldo Gustavo Adolfo" w:date="2026-07-01T16:21:00Z">
          <w:pPr>
            <w:spacing w:after="160"/>
          </w:pPr>
        </w:pPrChange>
      </w:pPr>
      <w:ins w:id="27" w:author="Bermudez Giraldo Gustavo Adolfo" w:date="2026-07-01T16:21:00Z" w16du:dateUtc="2026-07-01T16:21:09Z">
        <w:r w:rsidRPr="3FEA4A0D">
          <w:rPr>
            <w:rFonts w:ascii="Aptos" w:eastAsia="Aptos" w:hAnsi="Aptos" w:cs="Aptos"/>
            <w:color w:val="8764B8"/>
            <w:sz w:val="24"/>
            <w:u w:val="single"/>
          </w:rPr>
          <w:t>LS_INGCOST_T01.LGF</w:t>
        </w:r>
      </w:ins>
    </w:p>
    <w:p w14:paraId="4B4F3C50" w14:textId="5898631E" w:rsidR="65A2C21C" w:rsidRDefault="65A2C21C">
      <w:pPr>
        <w:spacing w:after="160" w:line="276" w:lineRule="auto"/>
        <w:rPr>
          <w:ins w:id="28" w:author="Bermudez Giraldo Gustavo Adolfo" w:date="2026-07-01T16:21:00Z" w16du:dateUtc="2026-07-01T16:21:09Z"/>
          <w:rFonts w:ascii="Aptos" w:eastAsia="Aptos" w:hAnsi="Aptos" w:cs="Aptos"/>
          <w:color w:val="8764B8"/>
          <w:sz w:val="24"/>
          <w:lang w:val="es-MX"/>
        </w:rPr>
        <w:pPrChange w:id="29" w:author="Bermudez Giraldo Gustavo Adolfo" w:date="2026-07-01T16:21:00Z">
          <w:pPr>
            <w:spacing w:after="160"/>
          </w:pPr>
        </w:pPrChange>
      </w:pPr>
      <w:ins w:id="30" w:author="Bermudez Giraldo Gustavo Adolfo" w:date="2026-07-01T16:21:00Z" w16du:dateUtc="2026-07-01T16:21:09Z">
        <w:r w:rsidRPr="3FEA4A0D">
          <w:rPr>
            <w:rFonts w:ascii="Aptos" w:eastAsia="Aptos" w:hAnsi="Aptos" w:cs="Aptos"/>
            <w:color w:val="8764B8"/>
            <w:sz w:val="24"/>
            <w:u w:val="single"/>
          </w:rPr>
          <w:t>LS_INV_HAC.LGF</w:t>
        </w:r>
      </w:ins>
    </w:p>
    <w:p w14:paraId="1AB856C2" w14:textId="2073E940" w:rsidR="65A2C21C" w:rsidRDefault="65A2C21C">
      <w:pPr>
        <w:spacing w:after="160" w:line="276" w:lineRule="auto"/>
        <w:rPr>
          <w:ins w:id="31" w:author="Bermudez Giraldo Gustavo Adolfo" w:date="2026-07-01T16:21:00Z" w16du:dateUtc="2026-07-01T16:21:09Z"/>
          <w:rFonts w:ascii="Aptos" w:eastAsia="Aptos" w:hAnsi="Aptos" w:cs="Aptos"/>
          <w:color w:val="8764B8"/>
          <w:sz w:val="24"/>
          <w:lang w:val="es-MX"/>
        </w:rPr>
        <w:pPrChange w:id="32" w:author="Bermudez Giraldo Gustavo Adolfo" w:date="2026-07-01T16:21:00Z">
          <w:pPr>
            <w:spacing w:after="160"/>
          </w:pPr>
        </w:pPrChange>
      </w:pPr>
      <w:ins w:id="33" w:author="Bermudez Giraldo Gustavo Adolfo" w:date="2026-07-01T16:21:00Z" w16du:dateUtc="2026-07-01T16:21:09Z">
        <w:r w:rsidRPr="3FEA4A0D">
          <w:rPr>
            <w:rFonts w:ascii="Aptos" w:eastAsia="Aptos" w:hAnsi="Aptos" w:cs="Aptos"/>
            <w:color w:val="8764B8"/>
            <w:sz w:val="24"/>
            <w:u w:val="single"/>
          </w:rPr>
          <w:t>LS_INV_HAC_1.LGF</w:t>
        </w:r>
      </w:ins>
    </w:p>
    <w:p w14:paraId="58F3EFF7" w14:textId="3699F7A8" w:rsidR="65A2C21C" w:rsidRDefault="65A2C21C">
      <w:pPr>
        <w:spacing w:after="160" w:line="276" w:lineRule="auto"/>
        <w:rPr>
          <w:ins w:id="34" w:author="Bermudez Giraldo Gustavo Adolfo" w:date="2026-07-01T16:21:00Z" w16du:dateUtc="2026-07-01T16:21:09Z"/>
          <w:rFonts w:ascii="Aptos" w:eastAsia="Aptos" w:hAnsi="Aptos" w:cs="Aptos"/>
          <w:color w:val="8764B8"/>
          <w:sz w:val="24"/>
          <w:lang w:val="es-MX"/>
        </w:rPr>
        <w:pPrChange w:id="35" w:author="Bermudez Giraldo Gustavo Adolfo" w:date="2026-07-01T16:21:00Z">
          <w:pPr>
            <w:spacing w:after="160"/>
          </w:pPr>
        </w:pPrChange>
      </w:pPr>
      <w:ins w:id="36" w:author="Bermudez Giraldo Gustavo Adolfo" w:date="2026-07-01T16:21:00Z" w16du:dateUtc="2026-07-01T16:21:09Z">
        <w:r w:rsidRPr="3FEA4A0D">
          <w:rPr>
            <w:rFonts w:ascii="Aptos" w:eastAsia="Aptos" w:hAnsi="Aptos" w:cs="Aptos"/>
            <w:color w:val="8764B8"/>
            <w:sz w:val="24"/>
            <w:u w:val="single"/>
          </w:rPr>
          <w:t>LS_INV_PT_VTAS.LGF</w:t>
        </w:r>
      </w:ins>
    </w:p>
    <w:p w14:paraId="5F2952B9" w14:textId="153B0100" w:rsidR="65A2C21C" w:rsidRDefault="65A2C21C">
      <w:pPr>
        <w:spacing w:after="160" w:line="276" w:lineRule="auto"/>
        <w:rPr>
          <w:ins w:id="37" w:author="Bermudez Giraldo Gustavo Adolfo" w:date="2026-07-01T16:21:00Z" w16du:dateUtc="2026-07-01T16:21:09Z"/>
          <w:rFonts w:ascii="Aptos" w:eastAsia="Aptos" w:hAnsi="Aptos" w:cs="Aptos"/>
          <w:color w:val="8764B8"/>
          <w:sz w:val="24"/>
          <w:lang w:val="es-MX"/>
        </w:rPr>
        <w:pPrChange w:id="38" w:author="Bermudez Giraldo Gustavo Adolfo" w:date="2026-07-01T16:21:00Z">
          <w:pPr>
            <w:spacing w:after="160"/>
          </w:pPr>
        </w:pPrChange>
      </w:pPr>
      <w:ins w:id="39" w:author="Bermudez Giraldo Gustavo Adolfo" w:date="2026-07-01T16:21:00Z" w16du:dateUtc="2026-07-01T16:21:09Z">
        <w:r w:rsidRPr="3FEA4A0D">
          <w:rPr>
            <w:rFonts w:ascii="Aptos" w:eastAsia="Aptos" w:hAnsi="Aptos" w:cs="Aptos"/>
            <w:color w:val="8764B8"/>
            <w:sz w:val="24"/>
            <w:u w:val="single"/>
          </w:rPr>
          <w:t>LS_SaldosCar_Motos.LGF</w:t>
        </w:r>
      </w:ins>
    </w:p>
    <w:p w14:paraId="4C41C747" w14:textId="626C49CF" w:rsidR="65A2C21C" w:rsidRDefault="65A2C21C">
      <w:pPr>
        <w:spacing w:after="80"/>
        <w:rPr>
          <w:ins w:id="40" w:author="Bermudez Giraldo Gustavo Adolfo" w:date="2026-07-01T16:21:00Z" w16du:dateUtc="2026-07-01T16:21:06Z"/>
          <w:rFonts w:ascii="Aptos" w:eastAsia="Aptos" w:hAnsi="Aptos" w:cs="Aptos"/>
          <w:color w:val="8764B8"/>
          <w:sz w:val="24"/>
          <w:u w:val="single"/>
        </w:rPr>
        <w:pPrChange w:id="41" w:author="Bermudez Giraldo Gustavo Adolfo" w:date="2026-07-01T16:21:00Z">
          <w:pPr>
            <w:spacing w:after="160"/>
          </w:pPr>
        </w:pPrChange>
      </w:pPr>
      <w:ins w:id="42" w:author="Bermudez Giraldo Gustavo Adolfo" w:date="2026-07-01T16:21:00Z" w16du:dateUtc="2026-07-01T16:21:09Z">
        <w:r w:rsidRPr="3FEA4A0D">
          <w:rPr>
            <w:rFonts w:ascii="Aptos" w:eastAsia="Aptos" w:hAnsi="Aptos" w:cs="Aptos"/>
            <w:color w:val="8764B8"/>
            <w:sz w:val="24"/>
            <w:u w:val="single"/>
          </w:rPr>
          <w:t>LS_SaldosInv_Motos.LGF</w:t>
        </w:r>
      </w:ins>
    </w:p>
    <w:p w14:paraId="14031F7E" w14:textId="24BFC5A9" w:rsidR="3FEA4A0D" w:rsidRDefault="3FEA4A0D" w:rsidP="3FEA4A0D">
      <w:pPr>
        <w:spacing w:after="80"/>
      </w:pPr>
    </w:p>
    <w:p w14:paraId="7DAA520A" w14:textId="6CC5BC8D" w:rsidR="001D6D33" w:rsidRDefault="61D21D5B">
      <w:pPr>
        <w:spacing w:after="40"/>
      </w:pPr>
      <w:r w:rsidRPr="6B982EE3">
        <w:rPr>
          <w:b/>
          <w:bCs/>
          <w:sz w:val="19"/>
          <w:szCs w:val="19"/>
        </w:rPr>
        <w:t>Scripts — Transformación de acero</w:t>
      </w:r>
    </w:p>
    <w:tbl>
      <w:tblPr>
        <w:tblStyle w:val="Fanalca"/>
        <w:tblW w:w="0" w:type="auto"/>
        <w:jc w:val="center"/>
        <w:tblLayout w:type="fixed"/>
        <w:tblLook w:val="04A0" w:firstRow="1" w:lastRow="0" w:firstColumn="1" w:lastColumn="0" w:noHBand="0" w:noVBand="1"/>
      </w:tblPr>
      <w:tblGrid>
        <w:gridCol w:w="2016"/>
        <w:gridCol w:w="4896"/>
        <w:gridCol w:w="1584"/>
        <w:gridCol w:w="1008"/>
      </w:tblGrid>
      <w:tr w:rsidR="001D6D33" w14:paraId="0A234898"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F3864"/>
            <w:tcMar>
              <w:top w:w="40" w:type="dxa"/>
              <w:left w:w="80" w:type="dxa"/>
              <w:bottom w:w="40" w:type="dxa"/>
              <w:right w:w="80" w:type="dxa"/>
            </w:tcMar>
            <w:vAlign w:val="center"/>
          </w:tcPr>
          <w:p w14:paraId="0A1A47F7" w14:textId="77777777" w:rsidR="001D6D33" w:rsidRDefault="002D2DD4">
            <w:pPr>
              <w:spacing w:before="20" w:after="20"/>
              <w:jc w:val="center"/>
            </w:pPr>
            <w:r>
              <w:rPr>
                <w:b/>
                <w:color w:val="FFFFFF"/>
                <w:sz w:val="17"/>
              </w:rPr>
              <w:t>Data Action</w:t>
            </w:r>
          </w:p>
        </w:tc>
        <w:tc>
          <w:tcPr>
            <w:tcW w:w="4896" w:type="dxa"/>
            <w:shd w:val="clear" w:color="auto" w:fill="1F3864"/>
            <w:tcMar>
              <w:top w:w="40" w:type="dxa"/>
              <w:left w:w="80" w:type="dxa"/>
              <w:bottom w:w="40" w:type="dxa"/>
              <w:right w:w="80" w:type="dxa"/>
            </w:tcMar>
            <w:vAlign w:val="center"/>
          </w:tcPr>
          <w:p w14:paraId="2D478BCC" w14:textId="77777777" w:rsidR="001D6D33" w:rsidRDefault="002D2DD4">
            <w:pPr>
              <w:spacing w:before="20" w:after="20"/>
              <w:jc w:val="center"/>
            </w:pPr>
            <w:r>
              <w:rPr>
                <w:b/>
                <w:color w:val="FFFFFF"/>
                <w:sz w:val="17"/>
              </w:rPr>
              <w:t>Descripción funcional</w:t>
            </w:r>
          </w:p>
        </w:tc>
        <w:tc>
          <w:tcPr>
            <w:tcW w:w="1584" w:type="dxa"/>
            <w:shd w:val="clear" w:color="auto" w:fill="1F3864"/>
            <w:tcMar>
              <w:top w:w="40" w:type="dxa"/>
              <w:left w:w="80" w:type="dxa"/>
              <w:bottom w:w="40" w:type="dxa"/>
              <w:right w:w="80" w:type="dxa"/>
            </w:tcMar>
            <w:vAlign w:val="center"/>
          </w:tcPr>
          <w:p w14:paraId="2CCAEC60" w14:textId="77777777" w:rsidR="001D6D33" w:rsidRDefault="002D2DD4">
            <w:pPr>
              <w:spacing w:before="20" w:after="20"/>
              <w:jc w:val="center"/>
            </w:pPr>
            <w:r>
              <w:rPr>
                <w:b/>
                <w:color w:val="FFFFFF"/>
                <w:sz w:val="17"/>
              </w:rPr>
              <w:t>Modelos</w:t>
            </w:r>
          </w:p>
        </w:tc>
        <w:tc>
          <w:tcPr>
            <w:tcW w:w="1008" w:type="dxa"/>
            <w:shd w:val="clear" w:color="auto" w:fill="1F3864"/>
            <w:tcMar>
              <w:top w:w="40" w:type="dxa"/>
              <w:left w:w="80" w:type="dxa"/>
              <w:bottom w:w="40" w:type="dxa"/>
              <w:right w:w="80" w:type="dxa"/>
            </w:tcMar>
            <w:vAlign w:val="center"/>
          </w:tcPr>
          <w:p w14:paraId="7FDADB7D" w14:textId="77777777" w:rsidR="001D6D33" w:rsidRDefault="002D2DD4">
            <w:pPr>
              <w:spacing w:before="20" w:after="20"/>
              <w:jc w:val="center"/>
            </w:pPr>
            <w:r>
              <w:rPr>
                <w:b/>
                <w:color w:val="FFFFFF"/>
                <w:sz w:val="17"/>
              </w:rPr>
              <w:t>Prioridad</w:t>
            </w:r>
          </w:p>
        </w:tc>
      </w:tr>
      <w:tr w:rsidR="001D6D33" w14:paraId="1BC325C0" w14:textId="77777777" w:rsidTr="001D6D33">
        <w:trPr>
          <w:jc w:val="center"/>
        </w:trPr>
        <w:tc>
          <w:tcPr>
            <w:tcW w:w="2016" w:type="dxa"/>
            <w:tcMar>
              <w:top w:w="40" w:type="dxa"/>
              <w:left w:w="80" w:type="dxa"/>
              <w:bottom w:w="40" w:type="dxa"/>
              <w:right w:w="80" w:type="dxa"/>
            </w:tcMar>
            <w:vAlign w:val="center"/>
          </w:tcPr>
          <w:p w14:paraId="06A49E34" w14:textId="77777777" w:rsidR="001D6D33" w:rsidRDefault="002D2DD4">
            <w:pPr>
              <w:spacing w:before="20" w:after="20"/>
            </w:pPr>
            <w:r>
              <w:rPr>
                <w:sz w:val="15"/>
              </w:rPr>
              <w:t>T02 EMM</w:t>
            </w:r>
          </w:p>
        </w:tc>
        <w:tc>
          <w:tcPr>
            <w:tcW w:w="4896" w:type="dxa"/>
            <w:tcMar>
              <w:top w:w="40" w:type="dxa"/>
              <w:left w:w="80" w:type="dxa"/>
              <w:bottom w:w="40" w:type="dxa"/>
              <w:right w:w="80" w:type="dxa"/>
            </w:tcMar>
            <w:vAlign w:val="center"/>
          </w:tcPr>
          <w:p w14:paraId="7455E018" w14:textId="77777777" w:rsidR="001D6D33" w:rsidRDefault="002D2DD4">
            <w:pPr>
              <w:spacing w:before="20" w:after="20"/>
            </w:pPr>
            <w:r>
              <w:rPr>
                <w:sz w:val="15"/>
              </w:rPr>
              <w:t>P×Q de Ensamble Medellín (12 referencias, cliente Renault/Sofasa).</w:t>
            </w:r>
          </w:p>
        </w:tc>
        <w:tc>
          <w:tcPr>
            <w:tcW w:w="1584" w:type="dxa"/>
            <w:tcMar>
              <w:top w:w="40" w:type="dxa"/>
              <w:left w:w="80" w:type="dxa"/>
              <w:bottom w:w="40" w:type="dxa"/>
              <w:right w:w="80" w:type="dxa"/>
            </w:tcMar>
            <w:vAlign w:val="center"/>
          </w:tcPr>
          <w:p w14:paraId="1D82E332"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4152ACFC" w14:textId="77777777" w:rsidR="001D6D33" w:rsidRDefault="002D2DD4">
            <w:pPr>
              <w:spacing w:before="20" w:after="20"/>
            </w:pPr>
            <w:r>
              <w:rPr>
                <w:sz w:val="15"/>
              </w:rPr>
              <w:t>Alta</w:t>
            </w:r>
          </w:p>
        </w:tc>
      </w:tr>
      <w:tr w:rsidR="001D6D33" w14:paraId="65D24938" w14:textId="77777777" w:rsidTr="001D6D33">
        <w:trPr>
          <w:jc w:val="center"/>
        </w:trPr>
        <w:tc>
          <w:tcPr>
            <w:tcW w:w="2016" w:type="dxa"/>
            <w:shd w:val="clear" w:color="auto" w:fill="F2F6FC"/>
            <w:tcMar>
              <w:top w:w="40" w:type="dxa"/>
              <w:left w:w="80" w:type="dxa"/>
              <w:bottom w:w="40" w:type="dxa"/>
              <w:right w:w="80" w:type="dxa"/>
            </w:tcMar>
            <w:vAlign w:val="center"/>
          </w:tcPr>
          <w:p w14:paraId="288C074D" w14:textId="77777777" w:rsidR="001D6D33" w:rsidRDefault="002D2DD4">
            <w:pPr>
              <w:spacing w:before="20" w:after="20"/>
            </w:pPr>
            <w:r>
              <w:rPr>
                <w:sz w:val="15"/>
              </w:rPr>
              <w:t>Script autopartes</w:t>
            </w:r>
          </w:p>
        </w:tc>
        <w:tc>
          <w:tcPr>
            <w:tcW w:w="4896" w:type="dxa"/>
            <w:shd w:val="clear" w:color="auto" w:fill="F2F6FC"/>
            <w:tcMar>
              <w:top w:w="40" w:type="dxa"/>
              <w:left w:w="80" w:type="dxa"/>
              <w:bottom w:w="40" w:type="dxa"/>
              <w:right w:w="80" w:type="dxa"/>
            </w:tcMar>
            <w:vAlign w:val="center"/>
          </w:tcPr>
          <w:p w14:paraId="1F00D291" w14:textId="77777777" w:rsidR="001D6D33" w:rsidRDefault="002D2DD4">
            <w:pPr>
              <w:spacing w:before="20" w:after="20"/>
            </w:pPr>
            <w:r>
              <w:rPr>
                <w:sz w:val="15"/>
              </w:rPr>
              <w:t>P×Q de 158 referencias por cliente. Costo: MP + conversión (PMF) + alícuotas PDB/PPC.</w:t>
            </w:r>
          </w:p>
        </w:tc>
        <w:tc>
          <w:tcPr>
            <w:tcW w:w="1584" w:type="dxa"/>
            <w:shd w:val="clear" w:color="auto" w:fill="F2F6FC"/>
            <w:tcMar>
              <w:top w:w="40" w:type="dxa"/>
              <w:left w:w="80" w:type="dxa"/>
              <w:bottom w:w="40" w:type="dxa"/>
              <w:right w:w="80" w:type="dxa"/>
            </w:tcMar>
            <w:vAlign w:val="center"/>
          </w:tcPr>
          <w:p w14:paraId="7D9AC3FD" w14:textId="77777777" w:rsidR="001D6D33" w:rsidRDefault="002D2DD4">
            <w:pPr>
              <w:spacing w:before="20" w:after="20"/>
            </w:pPr>
            <w:r>
              <w:rPr>
                <w:sz w:val="15"/>
              </w:rPr>
              <w:t>Ingresos → EEFF</w:t>
            </w:r>
          </w:p>
        </w:tc>
        <w:tc>
          <w:tcPr>
            <w:tcW w:w="1008" w:type="dxa"/>
            <w:shd w:val="clear" w:color="auto" w:fill="F2F6FC"/>
            <w:tcMar>
              <w:top w:w="40" w:type="dxa"/>
              <w:left w:w="80" w:type="dxa"/>
              <w:bottom w:w="40" w:type="dxa"/>
              <w:right w:w="80" w:type="dxa"/>
            </w:tcMar>
            <w:vAlign w:val="center"/>
          </w:tcPr>
          <w:p w14:paraId="355DAD68" w14:textId="77777777" w:rsidR="001D6D33" w:rsidRDefault="002D2DD4">
            <w:pPr>
              <w:spacing w:before="20" w:after="20"/>
            </w:pPr>
            <w:r>
              <w:rPr>
                <w:sz w:val="15"/>
              </w:rPr>
              <w:t>Alta</w:t>
            </w:r>
          </w:p>
        </w:tc>
      </w:tr>
      <w:tr w:rsidR="001D6D33" w14:paraId="0CA20B75" w14:textId="77777777" w:rsidTr="001D6D33">
        <w:trPr>
          <w:jc w:val="center"/>
        </w:trPr>
        <w:tc>
          <w:tcPr>
            <w:tcW w:w="2016" w:type="dxa"/>
            <w:tcMar>
              <w:top w:w="40" w:type="dxa"/>
              <w:left w:w="80" w:type="dxa"/>
              <w:bottom w:w="40" w:type="dxa"/>
              <w:right w:w="80" w:type="dxa"/>
            </w:tcMar>
            <w:vAlign w:val="center"/>
          </w:tcPr>
          <w:p w14:paraId="4F4FCC66" w14:textId="77777777" w:rsidR="001D6D33" w:rsidRDefault="002D2DD4">
            <w:pPr>
              <w:spacing w:before="20" w:after="20"/>
            </w:pPr>
            <w:r>
              <w:rPr>
                <w:sz w:val="15"/>
              </w:rPr>
              <w:t>Script TUP (×2)</w:t>
            </w:r>
          </w:p>
        </w:tc>
        <w:tc>
          <w:tcPr>
            <w:tcW w:w="4896" w:type="dxa"/>
            <w:tcMar>
              <w:top w:w="40" w:type="dxa"/>
              <w:left w:w="80" w:type="dxa"/>
              <w:bottom w:w="40" w:type="dxa"/>
              <w:right w:w="80" w:type="dxa"/>
            </w:tcMar>
            <w:vAlign w:val="center"/>
          </w:tcPr>
          <w:p w14:paraId="436143D7" w14:textId="77777777" w:rsidR="001D6D33" w:rsidRDefault="002D2DD4">
            <w:pPr>
              <w:spacing w:before="20" w:after="20"/>
            </w:pPr>
            <w:r>
              <w:rPr>
                <w:sz w:val="15"/>
              </w:rPr>
              <w:t>Tubería: 1ª corrida costo de lámina (CFR × factor); 2ª corrida precio de venta con margen.</w:t>
            </w:r>
          </w:p>
        </w:tc>
        <w:tc>
          <w:tcPr>
            <w:tcW w:w="1584" w:type="dxa"/>
            <w:tcMar>
              <w:top w:w="40" w:type="dxa"/>
              <w:left w:w="80" w:type="dxa"/>
              <w:bottom w:w="40" w:type="dxa"/>
              <w:right w:w="80" w:type="dxa"/>
            </w:tcMar>
            <w:vAlign w:val="center"/>
          </w:tcPr>
          <w:p w14:paraId="05746055"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5CA04C75" w14:textId="77777777" w:rsidR="001D6D33" w:rsidRDefault="002D2DD4">
            <w:pPr>
              <w:spacing w:before="20" w:after="20"/>
            </w:pPr>
            <w:r>
              <w:rPr>
                <w:sz w:val="15"/>
              </w:rPr>
              <w:t>Alta</w:t>
            </w:r>
          </w:p>
        </w:tc>
      </w:tr>
      <w:tr w:rsidR="001D6D33" w14:paraId="3BD4C91A" w14:textId="77777777" w:rsidTr="001D6D33">
        <w:trPr>
          <w:jc w:val="center"/>
        </w:trPr>
        <w:tc>
          <w:tcPr>
            <w:tcW w:w="2016" w:type="dxa"/>
            <w:shd w:val="clear" w:color="auto" w:fill="F2F6FC"/>
            <w:tcMar>
              <w:top w:w="40" w:type="dxa"/>
              <w:left w:w="80" w:type="dxa"/>
              <w:bottom w:w="40" w:type="dxa"/>
              <w:right w:w="80" w:type="dxa"/>
            </w:tcMar>
            <w:vAlign w:val="center"/>
          </w:tcPr>
          <w:p w14:paraId="3F9E5102" w14:textId="77777777" w:rsidR="001D6D33" w:rsidRDefault="002D2DD4">
            <w:pPr>
              <w:spacing w:before="20" w:after="20"/>
            </w:pPr>
            <w:r>
              <w:rPr>
                <w:sz w:val="15"/>
              </w:rPr>
              <w:t>Script Metal Sur (×2)</w:t>
            </w:r>
          </w:p>
        </w:tc>
        <w:tc>
          <w:tcPr>
            <w:tcW w:w="4896" w:type="dxa"/>
            <w:shd w:val="clear" w:color="auto" w:fill="F2F6FC"/>
            <w:tcMar>
              <w:top w:w="40" w:type="dxa"/>
              <w:left w:w="80" w:type="dxa"/>
              <w:bottom w:w="40" w:type="dxa"/>
              <w:right w:w="80" w:type="dxa"/>
            </w:tcMar>
            <w:vAlign w:val="center"/>
          </w:tcPr>
          <w:p w14:paraId="37969AD6" w14:textId="77777777" w:rsidR="001D6D33" w:rsidRDefault="002D2DD4">
            <w:pPr>
              <w:spacing w:before="20" w:after="20"/>
            </w:pPr>
            <w:r>
              <w:rPr>
                <w:sz w:val="15"/>
              </w:rPr>
              <w:t>Idéntico a TUP; dos plantas → distribución de MO/CIF por planta.</w:t>
            </w:r>
          </w:p>
        </w:tc>
        <w:tc>
          <w:tcPr>
            <w:tcW w:w="1584" w:type="dxa"/>
            <w:shd w:val="clear" w:color="auto" w:fill="F2F6FC"/>
            <w:tcMar>
              <w:top w:w="40" w:type="dxa"/>
              <w:left w:w="80" w:type="dxa"/>
              <w:bottom w:w="40" w:type="dxa"/>
              <w:right w:w="80" w:type="dxa"/>
            </w:tcMar>
            <w:vAlign w:val="center"/>
          </w:tcPr>
          <w:p w14:paraId="27BEC6CE" w14:textId="77777777" w:rsidR="001D6D33" w:rsidRDefault="002D2DD4">
            <w:pPr>
              <w:spacing w:before="20" w:after="20"/>
            </w:pPr>
            <w:r>
              <w:rPr>
                <w:sz w:val="15"/>
              </w:rPr>
              <w:t>Ingresos → EEFF</w:t>
            </w:r>
          </w:p>
        </w:tc>
        <w:tc>
          <w:tcPr>
            <w:tcW w:w="1008" w:type="dxa"/>
            <w:shd w:val="clear" w:color="auto" w:fill="F2F6FC"/>
            <w:tcMar>
              <w:top w:w="40" w:type="dxa"/>
              <w:left w:w="80" w:type="dxa"/>
              <w:bottom w:w="40" w:type="dxa"/>
              <w:right w:w="80" w:type="dxa"/>
            </w:tcMar>
            <w:vAlign w:val="center"/>
          </w:tcPr>
          <w:p w14:paraId="5CDD961D" w14:textId="77777777" w:rsidR="001D6D33" w:rsidRDefault="002D2DD4">
            <w:pPr>
              <w:spacing w:before="20" w:after="20"/>
            </w:pPr>
            <w:r>
              <w:rPr>
                <w:sz w:val="15"/>
              </w:rPr>
              <w:t>Alta</w:t>
            </w:r>
          </w:p>
        </w:tc>
      </w:tr>
      <w:tr w:rsidR="001D6D33" w14:paraId="762546C3" w14:textId="77777777" w:rsidTr="001D6D33">
        <w:trPr>
          <w:jc w:val="center"/>
        </w:trPr>
        <w:tc>
          <w:tcPr>
            <w:tcW w:w="2016" w:type="dxa"/>
            <w:tcMar>
              <w:top w:w="40" w:type="dxa"/>
              <w:left w:w="80" w:type="dxa"/>
              <w:bottom w:w="40" w:type="dxa"/>
              <w:right w:w="80" w:type="dxa"/>
            </w:tcMar>
            <w:vAlign w:val="center"/>
          </w:tcPr>
          <w:p w14:paraId="6D33B9DE" w14:textId="77777777" w:rsidR="001D6D33" w:rsidRDefault="002D2DD4">
            <w:pPr>
              <w:spacing w:before="20" w:after="20"/>
            </w:pPr>
            <w:r>
              <w:rPr>
                <w:sz w:val="15"/>
              </w:rPr>
              <w:t>Script Ambiental</w:t>
            </w:r>
          </w:p>
        </w:tc>
        <w:tc>
          <w:tcPr>
            <w:tcW w:w="4896" w:type="dxa"/>
            <w:tcMar>
              <w:top w:w="40" w:type="dxa"/>
              <w:left w:w="80" w:type="dxa"/>
              <w:bottom w:w="40" w:type="dxa"/>
              <w:right w:w="80" w:type="dxa"/>
            </w:tcMar>
            <w:vAlign w:val="center"/>
          </w:tcPr>
          <w:p w14:paraId="746E682A" w14:textId="77777777" w:rsidR="001D6D33" w:rsidRDefault="002D2DD4">
            <w:pPr>
              <w:spacing w:before="20" w:after="20"/>
            </w:pPr>
            <w:r>
              <w:rPr>
                <w:sz w:val="15"/>
              </w:rPr>
              <w:t>P×Q de cajas compactadoras nacionales + CKD; lámina + kit hidráulico + MO/CIF de PMF.</w:t>
            </w:r>
          </w:p>
        </w:tc>
        <w:tc>
          <w:tcPr>
            <w:tcW w:w="1584" w:type="dxa"/>
            <w:tcMar>
              <w:top w:w="40" w:type="dxa"/>
              <w:left w:w="80" w:type="dxa"/>
              <w:bottom w:w="40" w:type="dxa"/>
              <w:right w:w="80" w:type="dxa"/>
            </w:tcMar>
            <w:vAlign w:val="center"/>
          </w:tcPr>
          <w:p w14:paraId="4A9F1076"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53476CC9" w14:textId="77777777" w:rsidR="001D6D33" w:rsidRDefault="002D2DD4">
            <w:pPr>
              <w:spacing w:before="20" w:after="20"/>
            </w:pPr>
            <w:r>
              <w:rPr>
                <w:sz w:val="15"/>
              </w:rPr>
              <w:t>Alta</w:t>
            </w:r>
          </w:p>
        </w:tc>
      </w:tr>
      <w:tr w:rsidR="001D6D33" w14:paraId="74EC3B84" w14:textId="77777777" w:rsidTr="001D6D33">
        <w:trPr>
          <w:jc w:val="center"/>
        </w:trPr>
        <w:tc>
          <w:tcPr>
            <w:tcW w:w="2016" w:type="dxa"/>
            <w:shd w:val="clear" w:color="auto" w:fill="F2F6FC"/>
            <w:tcMar>
              <w:top w:w="40" w:type="dxa"/>
              <w:left w:w="80" w:type="dxa"/>
              <w:bottom w:w="40" w:type="dxa"/>
              <w:right w:w="80" w:type="dxa"/>
            </w:tcMar>
            <w:vAlign w:val="center"/>
          </w:tcPr>
          <w:p w14:paraId="0F18AEB0" w14:textId="77777777" w:rsidR="001D6D33" w:rsidRDefault="002D2DD4">
            <w:pPr>
              <w:spacing w:before="20" w:after="20"/>
            </w:pPr>
            <w:r>
              <w:rPr>
                <w:sz w:val="15"/>
              </w:rPr>
              <w:t>Paquete UNOE → Gastos</w:t>
            </w:r>
          </w:p>
        </w:tc>
        <w:tc>
          <w:tcPr>
            <w:tcW w:w="4896" w:type="dxa"/>
            <w:shd w:val="clear" w:color="auto" w:fill="F2F6FC"/>
            <w:tcMar>
              <w:top w:w="40" w:type="dxa"/>
              <w:left w:w="80" w:type="dxa"/>
              <w:bottom w:w="40" w:type="dxa"/>
              <w:right w:w="80" w:type="dxa"/>
            </w:tcMar>
            <w:vAlign w:val="center"/>
          </w:tcPr>
          <w:p w14:paraId="40F2558D" w14:textId="77777777" w:rsidR="001D6D33" w:rsidRDefault="002D2DD4">
            <w:pPr>
              <w:spacing w:before="20" w:after="20"/>
            </w:pPr>
            <w:r>
              <w:rPr>
                <w:sz w:val="15"/>
              </w:rPr>
              <w:t>Importación de gastos desde UNOE al modelo de Costos y Gastos.</w:t>
            </w:r>
          </w:p>
        </w:tc>
        <w:tc>
          <w:tcPr>
            <w:tcW w:w="1584" w:type="dxa"/>
            <w:shd w:val="clear" w:color="auto" w:fill="F2F6FC"/>
            <w:tcMar>
              <w:top w:w="40" w:type="dxa"/>
              <w:left w:w="80" w:type="dxa"/>
              <w:bottom w:w="40" w:type="dxa"/>
              <w:right w:w="80" w:type="dxa"/>
            </w:tcMar>
            <w:vAlign w:val="center"/>
          </w:tcPr>
          <w:p w14:paraId="2BC8E43B" w14:textId="77777777" w:rsidR="001D6D33" w:rsidRDefault="002D2DD4">
            <w:pPr>
              <w:spacing w:before="20" w:after="20"/>
            </w:pPr>
            <w:r>
              <w:rPr>
                <w:sz w:val="15"/>
              </w:rPr>
              <w:t>Costos → EEFF</w:t>
            </w:r>
          </w:p>
        </w:tc>
        <w:tc>
          <w:tcPr>
            <w:tcW w:w="1008" w:type="dxa"/>
            <w:shd w:val="clear" w:color="auto" w:fill="F2F6FC"/>
            <w:tcMar>
              <w:top w:w="40" w:type="dxa"/>
              <w:left w:w="80" w:type="dxa"/>
              <w:bottom w:w="40" w:type="dxa"/>
              <w:right w:w="80" w:type="dxa"/>
            </w:tcMar>
            <w:vAlign w:val="center"/>
          </w:tcPr>
          <w:p w14:paraId="54E87563" w14:textId="77777777" w:rsidR="001D6D33" w:rsidRDefault="002D2DD4">
            <w:pPr>
              <w:spacing w:before="20" w:after="20"/>
            </w:pPr>
            <w:r>
              <w:rPr>
                <w:sz w:val="15"/>
              </w:rPr>
              <w:t>Alta</w:t>
            </w:r>
          </w:p>
        </w:tc>
      </w:tr>
      <w:tr w:rsidR="001D6D33" w14:paraId="7E4C1B89" w14:textId="77777777" w:rsidTr="001D6D33">
        <w:trPr>
          <w:jc w:val="center"/>
        </w:trPr>
        <w:tc>
          <w:tcPr>
            <w:tcW w:w="2016" w:type="dxa"/>
            <w:tcMar>
              <w:top w:w="40" w:type="dxa"/>
              <w:left w:w="80" w:type="dxa"/>
              <w:bottom w:w="40" w:type="dxa"/>
              <w:right w:w="80" w:type="dxa"/>
            </w:tcMar>
            <w:vAlign w:val="center"/>
          </w:tcPr>
          <w:p w14:paraId="25B42E04" w14:textId="77777777" w:rsidR="001D6D33" w:rsidRDefault="002D2DD4">
            <w:pPr>
              <w:spacing w:before="20" w:after="20"/>
            </w:pPr>
            <w:r>
              <w:rPr>
                <w:sz w:val="15"/>
              </w:rPr>
              <w:t>Distribución de transversales</w:t>
            </w:r>
          </w:p>
        </w:tc>
        <w:tc>
          <w:tcPr>
            <w:tcW w:w="4896" w:type="dxa"/>
            <w:tcMar>
              <w:top w:w="40" w:type="dxa"/>
              <w:left w:w="80" w:type="dxa"/>
              <w:bottom w:w="40" w:type="dxa"/>
              <w:right w:w="80" w:type="dxa"/>
            </w:tcMar>
            <w:vAlign w:val="center"/>
          </w:tcPr>
          <w:p w14:paraId="0C561B0F" w14:textId="77777777" w:rsidR="001D6D33" w:rsidRDefault="002D2DD4">
            <w:pPr>
              <w:spacing w:before="20" w:after="20"/>
            </w:pPr>
            <w:r>
              <w:rPr>
                <w:sz w:val="15"/>
              </w:rPr>
              <w:t>Alícuota de PPC (mantenimiento/calidad) y PDB (ingeniería) a las líneas productivas.</w:t>
            </w:r>
          </w:p>
        </w:tc>
        <w:tc>
          <w:tcPr>
            <w:tcW w:w="1584" w:type="dxa"/>
            <w:tcMar>
              <w:top w:w="40" w:type="dxa"/>
              <w:left w:w="80" w:type="dxa"/>
              <w:bottom w:w="40" w:type="dxa"/>
              <w:right w:w="80" w:type="dxa"/>
            </w:tcMar>
            <w:vAlign w:val="center"/>
          </w:tcPr>
          <w:p w14:paraId="5E58CC7D" w14:textId="77777777" w:rsidR="001D6D33" w:rsidRDefault="002D2DD4">
            <w:pPr>
              <w:spacing w:before="20" w:after="20"/>
            </w:pPr>
            <w:r>
              <w:rPr>
                <w:sz w:val="15"/>
              </w:rPr>
              <w:t>Costos</w:t>
            </w:r>
          </w:p>
        </w:tc>
        <w:tc>
          <w:tcPr>
            <w:tcW w:w="1008" w:type="dxa"/>
            <w:tcMar>
              <w:top w:w="40" w:type="dxa"/>
              <w:left w:w="80" w:type="dxa"/>
              <w:bottom w:w="40" w:type="dxa"/>
              <w:right w:w="80" w:type="dxa"/>
            </w:tcMar>
            <w:vAlign w:val="center"/>
          </w:tcPr>
          <w:p w14:paraId="0FA9C08A" w14:textId="77777777" w:rsidR="001D6D33" w:rsidRDefault="002D2DD4">
            <w:pPr>
              <w:spacing w:before="20" w:after="20"/>
            </w:pPr>
            <w:r>
              <w:rPr>
                <w:sz w:val="15"/>
              </w:rPr>
              <w:t>Alta</w:t>
            </w:r>
          </w:p>
        </w:tc>
      </w:tr>
    </w:tbl>
    <w:p w14:paraId="48C959D2" w14:textId="77777777" w:rsidR="001D6D33" w:rsidRDefault="001D6D33">
      <w:pPr>
        <w:spacing w:after="80"/>
        <w:rPr>
          <w:ins w:id="43" w:author="Bermudez Giraldo Gustavo Adolfo" w:date="2026-07-01T16:21:00Z" w16du:dateUtc="2026-07-01T16:21:23Z"/>
        </w:rPr>
      </w:pPr>
    </w:p>
    <w:p w14:paraId="3AE9B396" w14:textId="080DCB74" w:rsidR="3FEA4A0D" w:rsidRDefault="3FEA4A0D" w:rsidP="3FEA4A0D">
      <w:pPr>
        <w:spacing w:after="80"/>
        <w:rPr>
          <w:ins w:id="44" w:author="Bermudez Giraldo Gustavo Adolfo" w:date="2026-07-01T16:21:00Z" w16du:dateUtc="2026-07-01T16:21:23Z"/>
        </w:rPr>
      </w:pPr>
    </w:p>
    <w:p w14:paraId="1D03BD54" w14:textId="72516829" w:rsidR="61C7E0FA" w:rsidRDefault="61C7E0FA">
      <w:pPr>
        <w:spacing w:after="40"/>
        <w:rPr>
          <w:ins w:id="45" w:author="Bermudez Giraldo Gustavo Adolfo" w:date="2026-07-01T16:21:00Z" w16du:dateUtc="2026-07-01T16:21:24Z"/>
          <w:rFonts w:eastAsia="Arial" w:cs="Arial"/>
          <w:color w:val="8764B8"/>
          <w:sz w:val="19"/>
          <w:szCs w:val="19"/>
        </w:rPr>
        <w:pPrChange w:id="46" w:author="Bermudez Giraldo Gustavo Adolfo" w:date="2026-07-01T16:21:00Z">
          <w:pPr/>
        </w:pPrChange>
      </w:pPr>
      <w:ins w:id="47" w:author="Bermudez Giraldo Gustavo Adolfo" w:date="2026-07-01T16:21:00Z" w16du:dateUtc="2026-07-01T16:21:24Z">
        <w:r w:rsidRPr="3FEA4A0D">
          <w:rPr>
            <w:rFonts w:eastAsia="Arial" w:cs="Arial"/>
            <w:b/>
            <w:bCs/>
            <w:color w:val="8764B8"/>
            <w:sz w:val="19"/>
            <w:szCs w:val="19"/>
            <w:u w:val="single"/>
          </w:rPr>
          <w:t>Scripts Transformación de acero</w:t>
        </w:r>
      </w:ins>
    </w:p>
    <w:p w14:paraId="64DBEF97" w14:textId="07361688" w:rsidR="3FEA4A0D" w:rsidRDefault="3FEA4A0D">
      <w:pPr>
        <w:spacing w:after="40"/>
        <w:rPr>
          <w:ins w:id="48" w:author="Bermudez Giraldo Gustavo Adolfo" w:date="2026-07-01T16:21:00Z" w16du:dateUtc="2026-07-01T16:21:24Z"/>
          <w:rFonts w:eastAsia="Arial" w:cs="Arial"/>
          <w:color w:val="8764B8"/>
          <w:sz w:val="19"/>
          <w:szCs w:val="19"/>
          <w:lang w:val="es-MX"/>
        </w:rPr>
        <w:pPrChange w:id="49" w:author="Bermudez Giraldo Gustavo Adolfo" w:date="2026-07-01T16:21:00Z">
          <w:pPr/>
        </w:pPrChange>
      </w:pPr>
    </w:p>
    <w:p w14:paraId="0D426956" w14:textId="576A88D8" w:rsidR="61C7E0FA" w:rsidRDefault="61C7E0FA">
      <w:pPr>
        <w:spacing w:after="160" w:line="276" w:lineRule="auto"/>
        <w:rPr>
          <w:ins w:id="50" w:author="Bermudez Giraldo Gustavo Adolfo" w:date="2026-07-01T16:21:00Z" w16du:dateUtc="2026-07-01T16:21:24Z"/>
          <w:rFonts w:ascii="Aptos" w:eastAsia="Aptos" w:hAnsi="Aptos" w:cs="Aptos"/>
          <w:color w:val="8764B8"/>
          <w:sz w:val="24"/>
          <w:lang w:val="es-MX"/>
        </w:rPr>
        <w:pPrChange w:id="51" w:author="Bermudez Giraldo Gustavo Adolfo" w:date="2026-07-01T16:21:00Z">
          <w:pPr>
            <w:spacing w:after="160"/>
          </w:pPr>
        </w:pPrChange>
      </w:pPr>
      <w:ins w:id="52" w:author="Bermudez Giraldo Gustavo Adolfo" w:date="2026-07-01T16:21:00Z" w16du:dateUtc="2026-07-01T16:21:24Z">
        <w:r w:rsidRPr="3FEA4A0D">
          <w:rPr>
            <w:rFonts w:ascii="Aptos" w:eastAsia="Aptos" w:hAnsi="Aptos" w:cs="Aptos"/>
            <w:color w:val="8764B8"/>
            <w:sz w:val="24"/>
            <w:u w:val="single"/>
          </w:rPr>
          <w:t>LS_INGCOST_T02.LGF</w:t>
        </w:r>
      </w:ins>
    </w:p>
    <w:p w14:paraId="0DC02FCB" w14:textId="6B30B279" w:rsidR="61C7E0FA" w:rsidRDefault="61C7E0FA">
      <w:pPr>
        <w:spacing w:after="160" w:line="276" w:lineRule="auto"/>
        <w:rPr>
          <w:ins w:id="53" w:author="Bermudez Giraldo Gustavo Adolfo" w:date="2026-07-01T16:21:00Z" w16du:dateUtc="2026-07-01T16:21:24Z"/>
          <w:rFonts w:ascii="Aptos" w:eastAsia="Aptos" w:hAnsi="Aptos" w:cs="Aptos"/>
          <w:color w:val="8764B8"/>
          <w:sz w:val="24"/>
          <w:lang w:val="es-MX"/>
        </w:rPr>
        <w:pPrChange w:id="54" w:author="Bermudez Giraldo Gustavo Adolfo" w:date="2026-07-01T16:21:00Z">
          <w:pPr>
            <w:spacing w:after="160"/>
          </w:pPr>
        </w:pPrChange>
      </w:pPr>
      <w:ins w:id="55" w:author="Bermudez Giraldo Gustavo Adolfo" w:date="2026-07-01T16:21:00Z" w16du:dateUtc="2026-07-01T16:21:24Z">
        <w:r w:rsidRPr="3FEA4A0D">
          <w:rPr>
            <w:rFonts w:ascii="Aptos" w:eastAsia="Aptos" w:hAnsi="Aptos" w:cs="Aptos"/>
            <w:color w:val="8764B8"/>
            <w:sz w:val="24"/>
            <w:u w:val="single"/>
          </w:rPr>
          <w:t>LS_INGCOST_T05.LGF</w:t>
        </w:r>
      </w:ins>
    </w:p>
    <w:p w14:paraId="502FF46C" w14:textId="1769BC0C" w:rsidR="61C7E0FA" w:rsidRDefault="61C7E0FA">
      <w:pPr>
        <w:spacing w:after="160" w:line="276" w:lineRule="auto"/>
        <w:rPr>
          <w:ins w:id="56" w:author="Bermudez Giraldo Gustavo Adolfo" w:date="2026-07-01T16:21:00Z" w16du:dateUtc="2026-07-01T16:21:24Z"/>
          <w:rFonts w:ascii="Aptos" w:eastAsia="Aptos" w:hAnsi="Aptos" w:cs="Aptos"/>
          <w:color w:val="8764B8"/>
          <w:sz w:val="24"/>
          <w:lang w:val="es-MX"/>
        </w:rPr>
        <w:pPrChange w:id="57" w:author="Bermudez Giraldo Gustavo Adolfo" w:date="2026-07-01T16:21:00Z">
          <w:pPr>
            <w:spacing w:after="160"/>
          </w:pPr>
        </w:pPrChange>
      </w:pPr>
      <w:ins w:id="58" w:author="Bermudez Giraldo Gustavo Adolfo" w:date="2026-07-01T16:21:00Z" w16du:dateUtc="2026-07-01T16:21:24Z">
        <w:r w:rsidRPr="3FEA4A0D">
          <w:rPr>
            <w:rFonts w:ascii="Aptos" w:eastAsia="Aptos" w:hAnsi="Aptos" w:cs="Aptos"/>
            <w:color w:val="8764B8"/>
            <w:sz w:val="24"/>
            <w:u w:val="single"/>
          </w:rPr>
          <w:t>LS_INGCOST_AUTOPAR.LGF</w:t>
        </w:r>
      </w:ins>
    </w:p>
    <w:p w14:paraId="6A17EF49" w14:textId="0A0F8A30" w:rsidR="61C7E0FA" w:rsidRDefault="61C7E0FA">
      <w:pPr>
        <w:spacing w:after="160" w:line="276" w:lineRule="auto"/>
        <w:rPr>
          <w:ins w:id="59" w:author="Bermudez Giraldo Gustavo Adolfo" w:date="2026-07-01T16:21:00Z" w16du:dateUtc="2026-07-01T16:21:24Z"/>
          <w:rFonts w:ascii="Aptos" w:eastAsia="Aptos" w:hAnsi="Aptos" w:cs="Aptos"/>
          <w:color w:val="8764B8"/>
          <w:sz w:val="24"/>
          <w:lang w:val="es-MX"/>
        </w:rPr>
        <w:pPrChange w:id="60" w:author="Bermudez Giraldo Gustavo Adolfo" w:date="2026-07-01T16:21:00Z">
          <w:pPr>
            <w:spacing w:after="160"/>
          </w:pPr>
        </w:pPrChange>
      </w:pPr>
      <w:ins w:id="61" w:author="Bermudez Giraldo Gustavo Adolfo" w:date="2026-07-01T16:21:00Z" w16du:dateUtc="2026-07-01T16:21:24Z">
        <w:r w:rsidRPr="3FEA4A0D">
          <w:rPr>
            <w:rFonts w:ascii="Aptos" w:eastAsia="Aptos" w:hAnsi="Aptos" w:cs="Aptos"/>
            <w:color w:val="8764B8"/>
            <w:sz w:val="24"/>
            <w:u w:val="single"/>
          </w:rPr>
          <w:t>LS_INGCOST_AUC.LGF</w:t>
        </w:r>
      </w:ins>
    </w:p>
    <w:p w14:paraId="1B8CA5CB" w14:textId="201DD035" w:rsidR="3FEA4A0D" w:rsidRDefault="3FEA4A0D" w:rsidP="3FEA4A0D">
      <w:pPr>
        <w:spacing w:after="80"/>
      </w:pPr>
    </w:p>
    <w:p w14:paraId="640A5AF3" w14:textId="77777777" w:rsidR="005014F0" w:rsidRDefault="005014F0">
      <w:pPr>
        <w:spacing w:after="40"/>
        <w:rPr>
          <w:b/>
          <w:sz w:val="19"/>
        </w:rPr>
      </w:pPr>
    </w:p>
    <w:p w14:paraId="6F879B49" w14:textId="7DC0B3C0" w:rsidR="001D6D33" w:rsidRDefault="002D2DD4">
      <w:pPr>
        <w:spacing w:after="40"/>
      </w:pPr>
      <w:r>
        <w:rPr>
          <w:b/>
          <w:sz w:val="19"/>
        </w:rPr>
        <w:t>Scripts — Honda Autos</w:t>
      </w:r>
    </w:p>
    <w:tbl>
      <w:tblPr>
        <w:tblStyle w:val="Fanalca"/>
        <w:tblW w:w="0" w:type="auto"/>
        <w:jc w:val="center"/>
        <w:tblLayout w:type="fixed"/>
        <w:tblLook w:val="04A0" w:firstRow="1" w:lastRow="0" w:firstColumn="1" w:lastColumn="0" w:noHBand="0" w:noVBand="1"/>
      </w:tblPr>
      <w:tblGrid>
        <w:gridCol w:w="2016"/>
        <w:gridCol w:w="4896"/>
        <w:gridCol w:w="1584"/>
        <w:gridCol w:w="1008"/>
      </w:tblGrid>
      <w:tr w:rsidR="001D6D33" w14:paraId="06FE9F57"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F3864"/>
            <w:tcMar>
              <w:top w:w="40" w:type="dxa"/>
              <w:left w:w="80" w:type="dxa"/>
              <w:bottom w:w="40" w:type="dxa"/>
              <w:right w:w="80" w:type="dxa"/>
            </w:tcMar>
            <w:vAlign w:val="center"/>
          </w:tcPr>
          <w:p w14:paraId="405D4318" w14:textId="77777777" w:rsidR="001D6D33" w:rsidRDefault="002D2DD4">
            <w:pPr>
              <w:spacing w:before="20" w:after="20"/>
              <w:jc w:val="center"/>
            </w:pPr>
            <w:r>
              <w:rPr>
                <w:b/>
                <w:color w:val="FFFFFF"/>
                <w:sz w:val="17"/>
              </w:rPr>
              <w:t>Data Action</w:t>
            </w:r>
          </w:p>
        </w:tc>
        <w:tc>
          <w:tcPr>
            <w:tcW w:w="4896" w:type="dxa"/>
            <w:shd w:val="clear" w:color="auto" w:fill="1F3864"/>
            <w:tcMar>
              <w:top w:w="40" w:type="dxa"/>
              <w:left w:w="80" w:type="dxa"/>
              <w:bottom w:w="40" w:type="dxa"/>
              <w:right w:w="80" w:type="dxa"/>
            </w:tcMar>
            <w:vAlign w:val="center"/>
          </w:tcPr>
          <w:p w14:paraId="54E3C80F" w14:textId="77777777" w:rsidR="001D6D33" w:rsidRDefault="002D2DD4">
            <w:pPr>
              <w:spacing w:before="20" w:after="20"/>
              <w:jc w:val="center"/>
            </w:pPr>
            <w:r>
              <w:rPr>
                <w:b/>
                <w:color w:val="FFFFFF"/>
                <w:sz w:val="17"/>
              </w:rPr>
              <w:t>Descripción funcional</w:t>
            </w:r>
          </w:p>
        </w:tc>
        <w:tc>
          <w:tcPr>
            <w:tcW w:w="1584" w:type="dxa"/>
            <w:shd w:val="clear" w:color="auto" w:fill="1F3864"/>
            <w:tcMar>
              <w:top w:w="40" w:type="dxa"/>
              <w:left w:w="80" w:type="dxa"/>
              <w:bottom w:w="40" w:type="dxa"/>
              <w:right w:w="80" w:type="dxa"/>
            </w:tcMar>
            <w:vAlign w:val="center"/>
          </w:tcPr>
          <w:p w14:paraId="417EC735" w14:textId="77777777" w:rsidR="001D6D33" w:rsidRDefault="002D2DD4">
            <w:pPr>
              <w:spacing w:before="20" w:after="20"/>
              <w:jc w:val="center"/>
            </w:pPr>
            <w:r>
              <w:rPr>
                <w:b/>
                <w:color w:val="FFFFFF"/>
                <w:sz w:val="17"/>
              </w:rPr>
              <w:t>Modelos</w:t>
            </w:r>
          </w:p>
        </w:tc>
        <w:tc>
          <w:tcPr>
            <w:tcW w:w="1008" w:type="dxa"/>
            <w:shd w:val="clear" w:color="auto" w:fill="1F3864"/>
            <w:tcMar>
              <w:top w:w="40" w:type="dxa"/>
              <w:left w:w="80" w:type="dxa"/>
              <w:bottom w:w="40" w:type="dxa"/>
              <w:right w:w="80" w:type="dxa"/>
            </w:tcMar>
            <w:vAlign w:val="center"/>
          </w:tcPr>
          <w:p w14:paraId="37AD1B57" w14:textId="77777777" w:rsidR="001D6D33" w:rsidRDefault="002D2DD4">
            <w:pPr>
              <w:spacing w:before="20" w:after="20"/>
              <w:jc w:val="center"/>
            </w:pPr>
            <w:r>
              <w:rPr>
                <w:b/>
                <w:color w:val="FFFFFF"/>
                <w:sz w:val="17"/>
              </w:rPr>
              <w:t>Prioridad</w:t>
            </w:r>
          </w:p>
        </w:tc>
      </w:tr>
      <w:tr w:rsidR="001D6D33" w14:paraId="5C5F0F2E" w14:textId="77777777" w:rsidTr="001D6D33">
        <w:trPr>
          <w:jc w:val="center"/>
        </w:trPr>
        <w:tc>
          <w:tcPr>
            <w:tcW w:w="2016" w:type="dxa"/>
            <w:tcMar>
              <w:top w:w="40" w:type="dxa"/>
              <w:left w:w="80" w:type="dxa"/>
              <w:bottom w:w="40" w:type="dxa"/>
              <w:right w:w="80" w:type="dxa"/>
            </w:tcMar>
            <w:vAlign w:val="center"/>
          </w:tcPr>
          <w:p w14:paraId="71339210" w14:textId="77777777" w:rsidR="001D6D33" w:rsidRDefault="002D2DD4">
            <w:pPr>
              <w:spacing w:before="20" w:after="20"/>
            </w:pPr>
            <w:r>
              <w:rPr>
                <w:sz w:val="15"/>
              </w:rPr>
              <w:t>T01 Autos (separar)</w:t>
            </w:r>
          </w:p>
        </w:tc>
        <w:tc>
          <w:tcPr>
            <w:tcW w:w="4896" w:type="dxa"/>
            <w:tcMar>
              <w:top w:w="40" w:type="dxa"/>
              <w:left w:w="80" w:type="dxa"/>
              <w:bottom w:w="40" w:type="dxa"/>
              <w:right w:w="80" w:type="dxa"/>
            </w:tcMar>
            <w:vAlign w:val="center"/>
          </w:tcPr>
          <w:p w14:paraId="62775843" w14:textId="77777777" w:rsidR="001D6D33" w:rsidRDefault="002D2DD4">
            <w:pPr>
              <w:spacing w:before="20" w:after="20"/>
            </w:pPr>
            <w:r>
              <w:rPr>
                <w:sz w:val="15"/>
              </w:rPr>
              <w:t>P×Q de vehículos HAC: FOB × factor × TRM = costo; precio × unidades = ingresos. Separar del T01 de motos.</w:t>
            </w:r>
          </w:p>
        </w:tc>
        <w:tc>
          <w:tcPr>
            <w:tcW w:w="1584" w:type="dxa"/>
            <w:tcMar>
              <w:top w:w="40" w:type="dxa"/>
              <w:left w:w="80" w:type="dxa"/>
              <w:bottom w:w="40" w:type="dxa"/>
              <w:right w:w="80" w:type="dxa"/>
            </w:tcMar>
            <w:vAlign w:val="center"/>
          </w:tcPr>
          <w:p w14:paraId="1781E446"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6D1F146A" w14:textId="77777777" w:rsidR="001D6D33" w:rsidRDefault="002D2DD4">
            <w:pPr>
              <w:spacing w:before="20" w:after="20"/>
            </w:pPr>
            <w:r>
              <w:rPr>
                <w:sz w:val="15"/>
              </w:rPr>
              <w:t>Crítica</w:t>
            </w:r>
          </w:p>
        </w:tc>
      </w:tr>
      <w:tr w:rsidR="001D6D33" w14:paraId="00C73A3F" w14:textId="77777777" w:rsidTr="001D6D33">
        <w:trPr>
          <w:jc w:val="center"/>
        </w:trPr>
        <w:tc>
          <w:tcPr>
            <w:tcW w:w="2016" w:type="dxa"/>
            <w:shd w:val="clear" w:color="auto" w:fill="F2F6FC"/>
            <w:tcMar>
              <w:top w:w="40" w:type="dxa"/>
              <w:left w:w="80" w:type="dxa"/>
              <w:bottom w:w="40" w:type="dxa"/>
              <w:right w:w="80" w:type="dxa"/>
            </w:tcMar>
            <w:vAlign w:val="center"/>
          </w:tcPr>
          <w:p w14:paraId="45D64E79" w14:textId="77777777" w:rsidR="001D6D33" w:rsidRDefault="002D2DD4">
            <w:pPr>
              <w:spacing w:before="20" w:after="20"/>
            </w:pPr>
            <w:r>
              <w:rPr>
                <w:sz w:val="15"/>
              </w:rPr>
              <w:t>Inventario HAC</w:t>
            </w:r>
          </w:p>
        </w:tc>
        <w:tc>
          <w:tcPr>
            <w:tcW w:w="4896" w:type="dxa"/>
            <w:shd w:val="clear" w:color="auto" w:fill="F2F6FC"/>
            <w:tcMar>
              <w:top w:w="40" w:type="dxa"/>
              <w:left w:w="80" w:type="dxa"/>
              <w:bottom w:w="40" w:type="dxa"/>
              <w:right w:w="80" w:type="dxa"/>
            </w:tcMar>
            <w:vAlign w:val="center"/>
          </w:tcPr>
          <w:p w14:paraId="498D4DF9" w14:textId="77777777" w:rsidR="001D6D33" w:rsidRDefault="002D2DD4">
            <w:pPr>
              <w:spacing w:before="20" w:after="20"/>
            </w:pPr>
            <w:r>
              <w:rPr>
                <w:sz w:val="15"/>
              </w:rPr>
              <w:t>Saldo inicial + Compras − Despachos a agencias = Saldo final. Inventario en zona franca.</w:t>
            </w:r>
          </w:p>
        </w:tc>
        <w:tc>
          <w:tcPr>
            <w:tcW w:w="1584" w:type="dxa"/>
            <w:shd w:val="clear" w:color="auto" w:fill="F2F6FC"/>
            <w:tcMar>
              <w:top w:w="40" w:type="dxa"/>
              <w:left w:w="80" w:type="dxa"/>
              <w:bottom w:w="40" w:type="dxa"/>
              <w:right w:w="80" w:type="dxa"/>
            </w:tcMar>
            <w:vAlign w:val="center"/>
          </w:tcPr>
          <w:p w14:paraId="4CF53760" w14:textId="77777777" w:rsidR="001D6D33" w:rsidRDefault="002D2DD4">
            <w:pPr>
              <w:spacing w:before="20" w:after="20"/>
            </w:pPr>
            <w:r>
              <w:rPr>
                <w:sz w:val="15"/>
              </w:rPr>
              <w:t>Ingresos → EEFF</w:t>
            </w:r>
          </w:p>
        </w:tc>
        <w:tc>
          <w:tcPr>
            <w:tcW w:w="1008" w:type="dxa"/>
            <w:shd w:val="clear" w:color="auto" w:fill="F2F6FC"/>
            <w:tcMar>
              <w:top w:w="40" w:type="dxa"/>
              <w:left w:w="80" w:type="dxa"/>
              <w:bottom w:w="40" w:type="dxa"/>
              <w:right w:w="80" w:type="dxa"/>
            </w:tcMar>
            <w:vAlign w:val="center"/>
          </w:tcPr>
          <w:p w14:paraId="765A499E" w14:textId="77777777" w:rsidR="001D6D33" w:rsidRDefault="002D2DD4">
            <w:pPr>
              <w:spacing w:before="20" w:after="20"/>
            </w:pPr>
            <w:r>
              <w:rPr>
                <w:sz w:val="15"/>
              </w:rPr>
              <w:t>Alta</w:t>
            </w:r>
          </w:p>
        </w:tc>
      </w:tr>
      <w:tr w:rsidR="001D6D33" w14:paraId="13561891" w14:textId="77777777" w:rsidTr="001D6D33">
        <w:trPr>
          <w:jc w:val="center"/>
        </w:trPr>
        <w:tc>
          <w:tcPr>
            <w:tcW w:w="2016" w:type="dxa"/>
            <w:tcMar>
              <w:top w:w="40" w:type="dxa"/>
              <w:left w:w="80" w:type="dxa"/>
              <w:bottom w:w="40" w:type="dxa"/>
              <w:right w:w="80" w:type="dxa"/>
            </w:tcMar>
            <w:vAlign w:val="center"/>
          </w:tcPr>
          <w:p w14:paraId="7612427F" w14:textId="77777777" w:rsidR="001D6D33" w:rsidRDefault="002D2DD4">
            <w:pPr>
              <w:spacing w:before="20" w:after="20"/>
            </w:pPr>
            <w:r>
              <w:rPr>
                <w:sz w:val="15"/>
              </w:rPr>
              <w:t>Cartera HAC</w:t>
            </w:r>
          </w:p>
        </w:tc>
        <w:tc>
          <w:tcPr>
            <w:tcW w:w="4896" w:type="dxa"/>
            <w:tcMar>
              <w:top w:w="40" w:type="dxa"/>
              <w:left w:w="80" w:type="dxa"/>
              <w:bottom w:w="40" w:type="dxa"/>
              <w:right w:w="80" w:type="dxa"/>
            </w:tcMar>
            <w:vAlign w:val="center"/>
          </w:tcPr>
          <w:p w14:paraId="358E0A82" w14:textId="77777777" w:rsidR="001D6D33" w:rsidRDefault="002D2DD4">
            <w:pPr>
              <w:spacing w:before="20" w:after="20"/>
            </w:pPr>
            <w:r>
              <w:rPr>
                <w:sz w:val="15"/>
              </w:rPr>
              <w:t>Cartera comercial (50/50) + cartera de renting ($12.000M, no se recauda en proyección).</w:t>
            </w:r>
          </w:p>
        </w:tc>
        <w:tc>
          <w:tcPr>
            <w:tcW w:w="1584" w:type="dxa"/>
            <w:tcMar>
              <w:top w:w="40" w:type="dxa"/>
              <w:left w:w="80" w:type="dxa"/>
              <w:bottom w:w="40" w:type="dxa"/>
              <w:right w:w="80" w:type="dxa"/>
            </w:tcMar>
            <w:vAlign w:val="center"/>
          </w:tcPr>
          <w:p w14:paraId="2535F2B9" w14:textId="77777777" w:rsidR="001D6D33" w:rsidRDefault="002D2DD4">
            <w:pPr>
              <w:spacing w:before="20" w:after="20"/>
            </w:pPr>
            <w:r>
              <w:rPr>
                <w:sz w:val="15"/>
              </w:rPr>
              <w:t>Ingresos</w:t>
            </w:r>
          </w:p>
        </w:tc>
        <w:tc>
          <w:tcPr>
            <w:tcW w:w="1008" w:type="dxa"/>
            <w:tcMar>
              <w:top w:w="40" w:type="dxa"/>
              <w:left w:w="80" w:type="dxa"/>
              <w:bottom w:w="40" w:type="dxa"/>
              <w:right w:w="80" w:type="dxa"/>
            </w:tcMar>
            <w:vAlign w:val="center"/>
          </w:tcPr>
          <w:p w14:paraId="21AD605A" w14:textId="77777777" w:rsidR="001D6D33" w:rsidRDefault="002D2DD4">
            <w:pPr>
              <w:spacing w:before="20" w:after="20"/>
            </w:pPr>
            <w:r>
              <w:rPr>
                <w:sz w:val="15"/>
              </w:rPr>
              <w:t>Alta</w:t>
            </w:r>
          </w:p>
        </w:tc>
      </w:tr>
      <w:tr w:rsidR="001D6D33" w14:paraId="4E8E8343" w14:textId="77777777" w:rsidTr="001D6D33">
        <w:trPr>
          <w:jc w:val="center"/>
        </w:trPr>
        <w:tc>
          <w:tcPr>
            <w:tcW w:w="2016" w:type="dxa"/>
            <w:shd w:val="clear" w:color="auto" w:fill="F2F6FC"/>
            <w:tcMar>
              <w:top w:w="40" w:type="dxa"/>
              <w:left w:w="80" w:type="dxa"/>
              <w:bottom w:w="40" w:type="dxa"/>
              <w:right w:w="80" w:type="dxa"/>
            </w:tcMar>
            <w:vAlign w:val="center"/>
          </w:tcPr>
          <w:p w14:paraId="68F92B2B" w14:textId="77777777" w:rsidR="001D6D33" w:rsidRDefault="002D2DD4">
            <w:pPr>
              <w:spacing w:before="20" w:after="20"/>
            </w:pPr>
            <w:r>
              <w:rPr>
                <w:sz w:val="15"/>
              </w:rPr>
              <w:t>Cartera agencias</w:t>
            </w:r>
          </w:p>
        </w:tc>
        <w:tc>
          <w:tcPr>
            <w:tcW w:w="4896" w:type="dxa"/>
            <w:shd w:val="clear" w:color="auto" w:fill="F2F6FC"/>
            <w:tcMar>
              <w:top w:w="40" w:type="dxa"/>
              <w:left w:w="80" w:type="dxa"/>
              <w:bottom w:w="40" w:type="dxa"/>
              <w:right w:w="80" w:type="dxa"/>
            </w:tcMar>
            <w:vAlign w:val="center"/>
          </w:tcPr>
          <w:p w14:paraId="39FA0F2D" w14:textId="77777777" w:rsidR="001D6D33" w:rsidRDefault="002D2DD4">
            <w:pPr>
              <w:spacing w:before="20" w:after="20"/>
            </w:pPr>
            <w:r>
              <w:rPr>
                <w:sz w:val="15"/>
              </w:rPr>
              <w:t>Juego de cartera por agencia (80/20). Mejora: correr por jerarquía en SAC.</w:t>
            </w:r>
          </w:p>
        </w:tc>
        <w:tc>
          <w:tcPr>
            <w:tcW w:w="1584" w:type="dxa"/>
            <w:shd w:val="clear" w:color="auto" w:fill="F2F6FC"/>
            <w:tcMar>
              <w:top w:w="40" w:type="dxa"/>
              <w:left w:w="80" w:type="dxa"/>
              <w:bottom w:w="40" w:type="dxa"/>
              <w:right w:w="80" w:type="dxa"/>
            </w:tcMar>
            <w:vAlign w:val="center"/>
          </w:tcPr>
          <w:p w14:paraId="4925032B" w14:textId="77777777" w:rsidR="001D6D33" w:rsidRDefault="002D2DD4">
            <w:pPr>
              <w:spacing w:before="20" w:after="20"/>
            </w:pPr>
            <w:r>
              <w:rPr>
                <w:sz w:val="15"/>
              </w:rPr>
              <w:t>Ingresos</w:t>
            </w:r>
          </w:p>
        </w:tc>
        <w:tc>
          <w:tcPr>
            <w:tcW w:w="1008" w:type="dxa"/>
            <w:shd w:val="clear" w:color="auto" w:fill="F2F6FC"/>
            <w:tcMar>
              <w:top w:w="40" w:type="dxa"/>
              <w:left w:w="80" w:type="dxa"/>
              <w:bottom w:w="40" w:type="dxa"/>
              <w:right w:w="80" w:type="dxa"/>
            </w:tcMar>
            <w:vAlign w:val="center"/>
          </w:tcPr>
          <w:p w14:paraId="2BF76FF3" w14:textId="77777777" w:rsidR="001D6D33" w:rsidRDefault="002D2DD4">
            <w:pPr>
              <w:spacing w:before="20" w:after="20"/>
            </w:pPr>
            <w:r>
              <w:rPr>
                <w:sz w:val="15"/>
              </w:rPr>
              <w:t>Alta</w:t>
            </w:r>
          </w:p>
        </w:tc>
      </w:tr>
      <w:tr w:rsidR="001D6D33" w14:paraId="30E38171" w14:textId="77777777" w:rsidTr="001D6D33">
        <w:trPr>
          <w:jc w:val="center"/>
        </w:trPr>
        <w:tc>
          <w:tcPr>
            <w:tcW w:w="2016" w:type="dxa"/>
            <w:tcMar>
              <w:top w:w="40" w:type="dxa"/>
              <w:left w:w="80" w:type="dxa"/>
              <w:bottom w:w="40" w:type="dxa"/>
              <w:right w:w="80" w:type="dxa"/>
            </w:tcMar>
            <w:vAlign w:val="center"/>
          </w:tcPr>
          <w:p w14:paraId="4C4E6DD7" w14:textId="77777777" w:rsidR="001D6D33" w:rsidRDefault="002D2DD4">
            <w:pPr>
              <w:spacing w:before="20" w:after="20"/>
            </w:pPr>
            <w:r>
              <w:rPr>
                <w:sz w:val="15"/>
              </w:rPr>
              <w:t>Ingresos HPC + Talleres</w:t>
            </w:r>
          </w:p>
        </w:tc>
        <w:tc>
          <w:tcPr>
            <w:tcW w:w="4896" w:type="dxa"/>
            <w:tcMar>
              <w:top w:w="40" w:type="dxa"/>
              <w:left w:w="80" w:type="dxa"/>
              <w:bottom w:w="40" w:type="dxa"/>
              <w:right w:w="80" w:type="dxa"/>
            </w:tcMar>
            <w:vAlign w:val="center"/>
          </w:tcPr>
          <w:p w14:paraId="77D8BC66" w14:textId="77777777" w:rsidR="001D6D33" w:rsidRDefault="002D2DD4">
            <w:pPr>
              <w:spacing w:before="20" w:after="20"/>
            </w:pPr>
            <w:r>
              <w:rPr>
                <w:sz w:val="15"/>
              </w:rPr>
              <w:t>P×Q de HPC (margen 48%) e ingresos de talleres por tipo de servicio.</w:t>
            </w:r>
          </w:p>
        </w:tc>
        <w:tc>
          <w:tcPr>
            <w:tcW w:w="1584" w:type="dxa"/>
            <w:tcMar>
              <w:top w:w="40" w:type="dxa"/>
              <w:left w:w="80" w:type="dxa"/>
              <w:bottom w:w="40" w:type="dxa"/>
              <w:right w:w="80" w:type="dxa"/>
            </w:tcMar>
            <w:vAlign w:val="center"/>
          </w:tcPr>
          <w:p w14:paraId="50C09974" w14:textId="77777777" w:rsidR="001D6D33" w:rsidRDefault="002D2DD4">
            <w:pPr>
              <w:spacing w:before="20" w:after="20"/>
            </w:pPr>
            <w:r>
              <w:rPr>
                <w:sz w:val="15"/>
              </w:rPr>
              <w:t>Ingresos → EEFF</w:t>
            </w:r>
          </w:p>
        </w:tc>
        <w:tc>
          <w:tcPr>
            <w:tcW w:w="1008" w:type="dxa"/>
            <w:tcMar>
              <w:top w:w="40" w:type="dxa"/>
              <w:left w:w="80" w:type="dxa"/>
              <w:bottom w:w="40" w:type="dxa"/>
              <w:right w:w="80" w:type="dxa"/>
            </w:tcMar>
            <w:vAlign w:val="center"/>
          </w:tcPr>
          <w:p w14:paraId="07CBCF7C" w14:textId="77777777" w:rsidR="001D6D33" w:rsidRDefault="002D2DD4">
            <w:pPr>
              <w:spacing w:before="20" w:after="20"/>
            </w:pPr>
            <w:r>
              <w:rPr>
                <w:sz w:val="15"/>
              </w:rPr>
              <w:t>Alta</w:t>
            </w:r>
          </w:p>
        </w:tc>
      </w:tr>
      <w:tr w:rsidR="001D6D33" w14:paraId="01513D8B" w14:textId="77777777" w:rsidTr="001D6D33">
        <w:trPr>
          <w:jc w:val="center"/>
        </w:trPr>
        <w:tc>
          <w:tcPr>
            <w:tcW w:w="2016" w:type="dxa"/>
            <w:shd w:val="clear" w:color="auto" w:fill="F2F6FC"/>
            <w:tcMar>
              <w:top w:w="40" w:type="dxa"/>
              <w:left w:w="80" w:type="dxa"/>
              <w:bottom w:w="40" w:type="dxa"/>
              <w:right w:w="80" w:type="dxa"/>
            </w:tcMar>
            <w:vAlign w:val="center"/>
          </w:tcPr>
          <w:p w14:paraId="22E9AB23" w14:textId="77777777" w:rsidR="001D6D33" w:rsidRDefault="002D2DD4">
            <w:pPr>
              <w:spacing w:before="20" w:after="20"/>
            </w:pPr>
            <w:r>
              <w:rPr>
                <w:sz w:val="15"/>
              </w:rPr>
              <w:t>Costo de oportunidad</w:t>
            </w:r>
          </w:p>
        </w:tc>
        <w:tc>
          <w:tcPr>
            <w:tcW w:w="4896" w:type="dxa"/>
            <w:shd w:val="clear" w:color="auto" w:fill="F2F6FC"/>
            <w:tcMar>
              <w:top w:w="40" w:type="dxa"/>
              <w:left w:w="80" w:type="dxa"/>
              <w:bottom w:w="40" w:type="dxa"/>
              <w:right w:w="80" w:type="dxa"/>
            </w:tcMar>
            <w:vAlign w:val="center"/>
          </w:tcPr>
          <w:p w14:paraId="79572472" w14:textId="77777777" w:rsidR="001D6D33" w:rsidRDefault="002D2DD4">
            <w:pPr>
              <w:spacing w:before="20" w:after="20"/>
            </w:pPr>
            <w:r>
              <w:rPr>
                <w:sz w:val="15"/>
              </w:rPr>
              <w:t>(Cartera − Renting) × (IBR+spread) + (Inventario − Proveedores) × (SOFR+spread).</w:t>
            </w:r>
          </w:p>
        </w:tc>
        <w:tc>
          <w:tcPr>
            <w:tcW w:w="1584" w:type="dxa"/>
            <w:shd w:val="clear" w:color="auto" w:fill="F2F6FC"/>
            <w:tcMar>
              <w:top w:w="40" w:type="dxa"/>
              <w:left w:w="80" w:type="dxa"/>
              <w:bottom w:w="40" w:type="dxa"/>
              <w:right w:w="80" w:type="dxa"/>
            </w:tcMar>
            <w:vAlign w:val="center"/>
          </w:tcPr>
          <w:p w14:paraId="1F1E153D" w14:textId="77777777" w:rsidR="001D6D33" w:rsidRDefault="002D2DD4">
            <w:pPr>
              <w:spacing w:before="20" w:after="20"/>
            </w:pPr>
            <w:r>
              <w:rPr>
                <w:sz w:val="15"/>
              </w:rPr>
              <w:t>Ingresos → EEFF</w:t>
            </w:r>
          </w:p>
        </w:tc>
        <w:tc>
          <w:tcPr>
            <w:tcW w:w="1008" w:type="dxa"/>
            <w:shd w:val="clear" w:color="auto" w:fill="F2F6FC"/>
            <w:tcMar>
              <w:top w:w="40" w:type="dxa"/>
              <w:left w:w="80" w:type="dxa"/>
              <w:bottom w:w="40" w:type="dxa"/>
              <w:right w:w="80" w:type="dxa"/>
            </w:tcMar>
            <w:vAlign w:val="center"/>
          </w:tcPr>
          <w:p w14:paraId="60218752" w14:textId="324BFE72" w:rsidR="001D6D33" w:rsidRDefault="008E42CF">
            <w:pPr>
              <w:spacing w:before="20" w:after="20"/>
            </w:pPr>
            <w:r>
              <w:rPr>
                <w:sz w:val="15"/>
              </w:rPr>
              <w:t>Alta</w:t>
            </w:r>
          </w:p>
        </w:tc>
      </w:tr>
    </w:tbl>
    <w:p w14:paraId="6C1B94C7" w14:textId="77777777" w:rsidR="008E42CF" w:rsidRDefault="008E42CF">
      <w:pPr>
        <w:spacing w:after="60"/>
        <w:rPr>
          <w:b/>
        </w:rPr>
      </w:pPr>
    </w:p>
    <w:p w14:paraId="5B4B3B51" w14:textId="77777777" w:rsidR="00716936" w:rsidRDefault="00716936">
      <w:pPr>
        <w:spacing w:after="60"/>
        <w:rPr>
          <w:b/>
        </w:rPr>
      </w:pPr>
    </w:p>
    <w:p w14:paraId="245440CD" w14:textId="672E7BE8" w:rsidR="00716936" w:rsidRDefault="29087808">
      <w:pPr>
        <w:spacing w:after="80"/>
        <w:rPr>
          <w:ins w:id="62" w:author="Bermudez Giraldo Gustavo Adolfo" w:date="2026-07-01T16:21:00Z" w16du:dateUtc="2026-07-01T16:21:41Z"/>
          <w:rFonts w:eastAsia="Arial" w:cs="Arial"/>
          <w:color w:val="8764B8"/>
          <w:szCs w:val="20"/>
          <w:lang w:val="es-MX"/>
        </w:rPr>
        <w:pPrChange w:id="63" w:author="Bermudez Giraldo Gustavo Adolfo" w:date="2026-07-01T16:21:00Z">
          <w:pPr/>
        </w:pPrChange>
      </w:pPr>
      <w:ins w:id="64" w:author="Bermudez Giraldo Gustavo Adolfo" w:date="2026-07-01T16:21:00Z" w16du:dateUtc="2026-07-01T16:21:41Z">
        <w:r w:rsidRPr="3FEA4A0D">
          <w:rPr>
            <w:rFonts w:eastAsia="Arial" w:cs="Arial"/>
            <w:b/>
            <w:bCs/>
            <w:color w:val="8764B8"/>
            <w:szCs w:val="20"/>
            <w:u w:val="single"/>
          </w:rPr>
          <w:t>Scrips Autos</w:t>
        </w:r>
      </w:ins>
    </w:p>
    <w:p w14:paraId="36BC3869" w14:textId="2DDB672E" w:rsidR="00716936" w:rsidRDefault="00716936">
      <w:pPr>
        <w:spacing w:after="80"/>
        <w:rPr>
          <w:ins w:id="65" w:author="Bermudez Giraldo Gustavo Adolfo" w:date="2026-07-01T16:21:00Z" w16du:dateUtc="2026-07-01T16:21:41Z"/>
          <w:rFonts w:eastAsia="Arial" w:cs="Arial"/>
          <w:color w:val="8764B8"/>
          <w:szCs w:val="20"/>
          <w:lang w:val="es-MX"/>
        </w:rPr>
        <w:pPrChange w:id="66" w:author="Bermudez Giraldo Gustavo Adolfo" w:date="2026-07-01T16:21:00Z">
          <w:pPr/>
        </w:pPrChange>
      </w:pPr>
    </w:p>
    <w:p w14:paraId="2352FE0A" w14:textId="79197297" w:rsidR="00716936" w:rsidRDefault="29087808">
      <w:pPr>
        <w:spacing w:after="160" w:line="276" w:lineRule="auto"/>
        <w:rPr>
          <w:ins w:id="67" w:author="Bermudez Giraldo Gustavo Adolfo" w:date="2026-07-01T16:21:00Z" w16du:dateUtc="2026-07-01T16:21:41Z"/>
          <w:rFonts w:ascii="Aptos" w:eastAsia="Aptos" w:hAnsi="Aptos" w:cs="Aptos"/>
          <w:color w:val="8764B8"/>
          <w:sz w:val="24"/>
          <w:lang w:val="es-MX"/>
        </w:rPr>
        <w:pPrChange w:id="68" w:author="Bermudez Giraldo Gustavo Adolfo" w:date="2026-07-01T16:21:00Z">
          <w:pPr>
            <w:spacing w:after="160"/>
          </w:pPr>
        </w:pPrChange>
      </w:pPr>
      <w:ins w:id="69" w:author="Bermudez Giraldo Gustavo Adolfo" w:date="2026-07-01T16:21:00Z" w16du:dateUtc="2026-07-01T16:21:41Z">
        <w:r w:rsidRPr="3FEA4A0D">
          <w:rPr>
            <w:rFonts w:ascii="Aptos" w:eastAsia="Aptos" w:hAnsi="Aptos" w:cs="Aptos"/>
            <w:color w:val="8764B8"/>
            <w:sz w:val="24"/>
            <w:u w:val="single"/>
          </w:rPr>
          <w:t>LS_INGCOST_T01.LGF</w:t>
        </w:r>
      </w:ins>
    </w:p>
    <w:p w14:paraId="7ACBC453" w14:textId="6C585401" w:rsidR="00716936" w:rsidRDefault="29087808">
      <w:pPr>
        <w:spacing w:after="160" w:line="276" w:lineRule="auto"/>
        <w:rPr>
          <w:ins w:id="70" w:author="Bermudez Giraldo Gustavo Adolfo" w:date="2026-07-01T16:21:00Z" w16du:dateUtc="2026-07-01T16:21:41Z"/>
          <w:rFonts w:ascii="Aptos" w:eastAsia="Aptos" w:hAnsi="Aptos" w:cs="Aptos"/>
          <w:color w:val="8764B8"/>
          <w:sz w:val="24"/>
          <w:lang w:val="es-MX"/>
        </w:rPr>
        <w:pPrChange w:id="71" w:author="Bermudez Giraldo Gustavo Adolfo" w:date="2026-07-01T16:21:00Z">
          <w:pPr>
            <w:spacing w:after="160"/>
          </w:pPr>
        </w:pPrChange>
      </w:pPr>
      <w:ins w:id="72" w:author="Bermudez Giraldo Gustavo Adolfo" w:date="2026-07-01T16:21:00Z" w16du:dateUtc="2026-07-01T16:21:41Z">
        <w:r w:rsidRPr="3FEA4A0D">
          <w:rPr>
            <w:rFonts w:ascii="Aptos" w:eastAsia="Aptos" w:hAnsi="Aptos" w:cs="Aptos"/>
            <w:color w:val="8764B8"/>
            <w:sz w:val="24"/>
            <w:u w:val="single"/>
          </w:rPr>
          <w:t>LS_CART_FN.LGF</w:t>
        </w:r>
      </w:ins>
    </w:p>
    <w:p w14:paraId="7C35F060" w14:textId="70119387" w:rsidR="00716936" w:rsidRDefault="29087808">
      <w:pPr>
        <w:spacing w:after="160" w:line="276" w:lineRule="auto"/>
        <w:rPr>
          <w:ins w:id="73" w:author="Bermudez Giraldo Gustavo Adolfo" w:date="2026-07-01T16:21:00Z" w16du:dateUtc="2026-07-01T16:21:41Z"/>
          <w:rFonts w:ascii="Aptos" w:eastAsia="Aptos" w:hAnsi="Aptos" w:cs="Aptos"/>
          <w:color w:val="8764B8"/>
          <w:sz w:val="24"/>
          <w:lang w:val="es-MX"/>
        </w:rPr>
        <w:pPrChange w:id="74" w:author="Bermudez Giraldo Gustavo Adolfo" w:date="2026-07-01T16:21:00Z">
          <w:pPr>
            <w:spacing w:after="160"/>
          </w:pPr>
        </w:pPrChange>
      </w:pPr>
      <w:ins w:id="75" w:author="Bermudez Giraldo Gustavo Adolfo" w:date="2026-07-01T16:21:00Z" w16du:dateUtc="2026-07-01T16:21:41Z">
        <w:r w:rsidRPr="3FEA4A0D">
          <w:rPr>
            <w:rFonts w:ascii="Aptos" w:eastAsia="Aptos" w:hAnsi="Aptos" w:cs="Aptos"/>
            <w:color w:val="8764B8"/>
            <w:sz w:val="24"/>
            <w:u w:val="single"/>
          </w:rPr>
          <w:t>LS_INV_HAC_1.LGF</w:t>
        </w:r>
      </w:ins>
    </w:p>
    <w:p w14:paraId="5F5DE17C" w14:textId="418FAAD1" w:rsidR="00716936" w:rsidRDefault="29087808">
      <w:pPr>
        <w:spacing w:after="160" w:line="276" w:lineRule="auto"/>
        <w:rPr>
          <w:ins w:id="76" w:author="Bermudez Giraldo Gustavo Adolfo" w:date="2026-07-01T16:21:00Z" w16du:dateUtc="2026-07-01T16:21:41Z"/>
          <w:rFonts w:ascii="Aptos" w:eastAsia="Aptos" w:hAnsi="Aptos" w:cs="Aptos"/>
          <w:color w:val="8764B8"/>
          <w:sz w:val="24"/>
          <w:lang w:val="es-MX"/>
        </w:rPr>
        <w:pPrChange w:id="77" w:author="Bermudez Giraldo Gustavo Adolfo" w:date="2026-07-01T16:21:00Z">
          <w:pPr>
            <w:spacing w:after="160"/>
          </w:pPr>
        </w:pPrChange>
      </w:pPr>
      <w:ins w:id="78" w:author="Bermudez Giraldo Gustavo Adolfo" w:date="2026-07-01T16:21:00Z" w16du:dateUtc="2026-07-01T16:21:41Z">
        <w:r w:rsidRPr="3FEA4A0D">
          <w:rPr>
            <w:rFonts w:ascii="Aptos" w:eastAsia="Aptos" w:hAnsi="Aptos" w:cs="Aptos"/>
            <w:color w:val="8764B8"/>
            <w:sz w:val="24"/>
            <w:u w:val="single"/>
          </w:rPr>
          <w:t>LS_INGCOST_T04_UD.LGF</w:t>
        </w:r>
      </w:ins>
    </w:p>
    <w:p w14:paraId="7562762A" w14:textId="4AD9A356" w:rsidR="00716936" w:rsidRDefault="29087808">
      <w:pPr>
        <w:spacing w:after="160" w:line="276" w:lineRule="auto"/>
        <w:rPr>
          <w:ins w:id="79" w:author="Bermudez Giraldo Gustavo Adolfo" w:date="2026-07-01T16:21:00Z" w16du:dateUtc="2026-07-01T16:21:41Z"/>
          <w:rFonts w:ascii="Aptos" w:eastAsia="Aptos" w:hAnsi="Aptos" w:cs="Aptos"/>
          <w:color w:val="8764B8"/>
          <w:sz w:val="24"/>
          <w:lang w:val="es-MX"/>
        </w:rPr>
        <w:pPrChange w:id="80" w:author="Bermudez Giraldo Gustavo Adolfo" w:date="2026-07-01T16:21:00Z">
          <w:pPr>
            <w:spacing w:after="160"/>
          </w:pPr>
        </w:pPrChange>
      </w:pPr>
      <w:ins w:id="81" w:author="Bermudez Giraldo Gustavo Adolfo" w:date="2026-07-01T16:21:00Z" w16du:dateUtc="2026-07-01T16:21:41Z">
        <w:r w:rsidRPr="3FEA4A0D">
          <w:rPr>
            <w:rFonts w:ascii="Aptos" w:eastAsia="Aptos" w:hAnsi="Aptos" w:cs="Aptos"/>
            <w:color w:val="8764B8"/>
            <w:sz w:val="24"/>
            <w:u w:val="single"/>
          </w:rPr>
          <w:t>LS_VTAS_RED.LGF</w:t>
        </w:r>
      </w:ins>
    </w:p>
    <w:p w14:paraId="675B231D" w14:textId="12328BFA" w:rsidR="00716936" w:rsidRDefault="29087808">
      <w:pPr>
        <w:spacing w:after="160" w:line="276" w:lineRule="auto"/>
        <w:rPr>
          <w:ins w:id="82" w:author="Bermudez Giraldo Gustavo Adolfo" w:date="2026-07-01T16:21:00Z" w16du:dateUtc="2026-07-01T16:21:41Z"/>
          <w:rFonts w:ascii="Aptos" w:eastAsia="Aptos" w:hAnsi="Aptos" w:cs="Aptos"/>
          <w:color w:val="8764B8"/>
          <w:sz w:val="24"/>
          <w:lang w:val="es-MX"/>
        </w:rPr>
        <w:pPrChange w:id="83" w:author="Bermudez Giraldo Gustavo Adolfo" w:date="2026-07-01T16:21:00Z">
          <w:pPr>
            <w:spacing w:after="160"/>
          </w:pPr>
        </w:pPrChange>
      </w:pPr>
      <w:ins w:id="84" w:author="Bermudez Giraldo Gustavo Adolfo" w:date="2026-07-01T16:21:00Z" w16du:dateUtc="2026-07-01T16:21:41Z">
        <w:r w:rsidRPr="3FEA4A0D">
          <w:rPr>
            <w:rFonts w:ascii="Aptos" w:eastAsia="Aptos" w:hAnsi="Aptos" w:cs="Aptos"/>
            <w:color w:val="8764B8"/>
            <w:sz w:val="24"/>
            <w:u w:val="single"/>
          </w:rPr>
          <w:t>LS_CART_FN_AG.LGF</w:t>
        </w:r>
      </w:ins>
    </w:p>
    <w:p w14:paraId="08738669" w14:textId="3D5F881D" w:rsidR="00716936" w:rsidRDefault="29087808">
      <w:pPr>
        <w:spacing w:after="160" w:line="276" w:lineRule="auto"/>
        <w:rPr>
          <w:ins w:id="85" w:author="Bermudez Giraldo Gustavo Adolfo" w:date="2026-07-01T16:21:00Z" w16du:dateUtc="2026-07-01T16:21:41Z"/>
          <w:rFonts w:ascii="Aptos" w:eastAsia="Aptos" w:hAnsi="Aptos" w:cs="Aptos"/>
          <w:color w:val="8764B8"/>
          <w:sz w:val="24"/>
          <w:lang w:val="es-MX"/>
        </w:rPr>
        <w:pPrChange w:id="86" w:author="Bermudez Giraldo Gustavo Adolfo" w:date="2026-07-01T16:21:00Z">
          <w:pPr>
            <w:spacing w:after="160"/>
          </w:pPr>
        </w:pPrChange>
      </w:pPr>
      <w:ins w:id="87" w:author="Bermudez Giraldo Gustavo Adolfo" w:date="2026-07-01T16:21:00Z" w16du:dateUtc="2026-07-01T16:21:41Z">
        <w:r w:rsidRPr="3FEA4A0D">
          <w:rPr>
            <w:rFonts w:ascii="Aptos" w:eastAsia="Aptos" w:hAnsi="Aptos" w:cs="Aptos"/>
            <w:color w:val="8764B8"/>
            <w:sz w:val="24"/>
            <w:u w:val="single"/>
          </w:rPr>
          <w:t>LS_INGCOST_T03.LGF</w:t>
        </w:r>
      </w:ins>
    </w:p>
    <w:p w14:paraId="4AE5FF22" w14:textId="7398052F" w:rsidR="00716936" w:rsidRDefault="29087808">
      <w:pPr>
        <w:spacing w:after="160" w:line="276" w:lineRule="auto"/>
        <w:rPr>
          <w:ins w:id="88" w:author="Bermudez Giraldo Gustavo Adolfo" w:date="2026-07-01T16:21:00Z" w16du:dateUtc="2026-07-01T16:21:41Z"/>
          <w:rFonts w:ascii="Aptos" w:eastAsia="Aptos" w:hAnsi="Aptos" w:cs="Aptos"/>
          <w:color w:val="8764B8"/>
          <w:sz w:val="24"/>
          <w:lang w:val="es-MX"/>
        </w:rPr>
        <w:pPrChange w:id="89" w:author="Bermudez Giraldo Gustavo Adolfo" w:date="2026-07-01T16:21:00Z">
          <w:pPr>
            <w:spacing w:after="160"/>
          </w:pPr>
        </w:pPrChange>
      </w:pPr>
      <w:ins w:id="90" w:author="Bermudez Giraldo Gustavo Adolfo" w:date="2026-07-01T16:21:00Z" w16du:dateUtc="2026-07-01T16:21:41Z">
        <w:r w:rsidRPr="3FEA4A0D">
          <w:rPr>
            <w:rFonts w:ascii="Aptos" w:eastAsia="Aptos" w:hAnsi="Aptos" w:cs="Aptos"/>
            <w:color w:val="8764B8"/>
            <w:sz w:val="24"/>
            <w:u w:val="single"/>
          </w:rPr>
          <w:t>LS_ENVIOS_TLL.LGF</w:t>
        </w:r>
      </w:ins>
    </w:p>
    <w:p w14:paraId="28C03174" w14:textId="2F560ACD" w:rsidR="00716936" w:rsidRDefault="29087808">
      <w:pPr>
        <w:spacing w:after="160" w:line="276" w:lineRule="auto"/>
        <w:rPr>
          <w:ins w:id="91" w:author="Bermudez Giraldo Gustavo Adolfo" w:date="2026-07-01T16:21:00Z" w16du:dateUtc="2026-07-01T16:21:41Z"/>
          <w:rFonts w:ascii="Aptos" w:eastAsia="Aptos" w:hAnsi="Aptos" w:cs="Aptos"/>
          <w:color w:val="8764B8"/>
          <w:sz w:val="24"/>
          <w:lang w:val="es-MX"/>
        </w:rPr>
        <w:pPrChange w:id="92" w:author="Bermudez Giraldo Gustavo Adolfo" w:date="2026-07-01T16:21:00Z">
          <w:pPr>
            <w:spacing w:after="160"/>
          </w:pPr>
        </w:pPrChange>
      </w:pPr>
      <w:ins w:id="93" w:author="Bermudez Giraldo Gustavo Adolfo" w:date="2026-07-01T16:21:00Z" w16du:dateUtc="2026-07-01T16:21:41Z">
        <w:r w:rsidRPr="3FEA4A0D">
          <w:rPr>
            <w:rFonts w:ascii="Aptos" w:eastAsia="Aptos" w:hAnsi="Aptos" w:cs="Aptos"/>
            <w:color w:val="8764B8"/>
            <w:sz w:val="24"/>
            <w:u w:val="single"/>
          </w:rPr>
          <w:t>LS_JUEGO_INV_TLL.LGF</w:t>
        </w:r>
      </w:ins>
    </w:p>
    <w:p w14:paraId="280A197C" w14:textId="38229DC1" w:rsidR="00716936" w:rsidRDefault="00716936">
      <w:pPr>
        <w:spacing w:after="80"/>
        <w:rPr>
          <w:ins w:id="94" w:author="Bermudez Giraldo Gustavo Adolfo" w:date="2026-07-01T16:21:00Z" w16du:dateUtc="2026-07-01T16:21:41Z"/>
          <w:rFonts w:eastAsia="Arial" w:cs="Arial"/>
          <w:color w:val="8764B8"/>
          <w:szCs w:val="20"/>
          <w:lang w:val="es-MX"/>
        </w:rPr>
        <w:pPrChange w:id="95" w:author="Bermudez Giraldo Gustavo Adolfo" w:date="2026-07-01T16:21:00Z">
          <w:pPr/>
        </w:pPrChange>
      </w:pPr>
    </w:p>
    <w:p w14:paraId="7C83046B" w14:textId="519A791A" w:rsidR="00716936" w:rsidRDefault="29087808">
      <w:pPr>
        <w:spacing w:after="80"/>
        <w:rPr>
          <w:ins w:id="96" w:author="Bermudez Giraldo Gustavo Adolfo" w:date="2026-07-01T16:21:00Z" w16du:dateUtc="2026-07-01T16:21:41Z"/>
          <w:rFonts w:eastAsia="Arial" w:cs="Arial"/>
          <w:color w:val="8764B8"/>
          <w:szCs w:val="20"/>
          <w:lang w:val="es-MX"/>
        </w:rPr>
        <w:pPrChange w:id="97" w:author="Bermudez Giraldo Gustavo Adolfo" w:date="2026-07-01T16:21:00Z">
          <w:pPr/>
        </w:pPrChange>
      </w:pPr>
      <w:ins w:id="98" w:author="Bermudez Giraldo Gustavo Adolfo" w:date="2026-07-01T16:21:00Z" w16du:dateUtc="2026-07-01T16:21:41Z">
        <w:r w:rsidRPr="3FEA4A0D">
          <w:rPr>
            <w:rFonts w:eastAsia="Arial" w:cs="Arial"/>
            <w:b/>
            <w:bCs/>
            <w:color w:val="8764B8"/>
            <w:szCs w:val="20"/>
            <w:u w:val="single"/>
          </w:rPr>
          <w:t>Scripts Gastos</w:t>
        </w:r>
      </w:ins>
    </w:p>
    <w:p w14:paraId="4157EF65" w14:textId="66A72408" w:rsidR="00716936" w:rsidRDefault="00716936">
      <w:pPr>
        <w:spacing w:after="80"/>
        <w:rPr>
          <w:ins w:id="99" w:author="Bermudez Giraldo Gustavo Adolfo" w:date="2026-07-01T16:21:00Z" w16du:dateUtc="2026-07-01T16:21:41Z"/>
          <w:rFonts w:eastAsia="Arial" w:cs="Arial"/>
          <w:color w:val="8764B8"/>
          <w:szCs w:val="20"/>
          <w:lang w:val="es-MX"/>
        </w:rPr>
        <w:pPrChange w:id="100" w:author="Bermudez Giraldo Gustavo Adolfo" w:date="2026-07-01T16:21:00Z">
          <w:pPr/>
        </w:pPrChange>
      </w:pPr>
    </w:p>
    <w:p w14:paraId="323CE3A9" w14:textId="67344009" w:rsidR="00716936" w:rsidRDefault="29087808">
      <w:pPr>
        <w:spacing w:after="160" w:line="276" w:lineRule="auto"/>
        <w:rPr>
          <w:ins w:id="101" w:author="Bermudez Giraldo Gustavo Adolfo" w:date="2026-07-01T16:21:00Z" w16du:dateUtc="2026-07-01T16:21:41Z"/>
          <w:rFonts w:ascii="Aptos" w:eastAsia="Aptos" w:hAnsi="Aptos" w:cs="Aptos"/>
          <w:color w:val="8764B8"/>
          <w:sz w:val="24"/>
          <w:lang w:val="es-MX"/>
        </w:rPr>
        <w:pPrChange w:id="102" w:author="Bermudez Giraldo Gustavo Adolfo" w:date="2026-07-01T16:21:00Z">
          <w:pPr>
            <w:spacing w:after="160"/>
          </w:pPr>
        </w:pPrChange>
      </w:pPr>
      <w:ins w:id="103" w:author="Bermudez Giraldo Gustavo Adolfo" w:date="2026-07-01T16:21:00Z" w16du:dateUtc="2026-07-01T16:21:41Z">
        <w:r w:rsidRPr="3FEA4A0D">
          <w:rPr>
            <w:rFonts w:ascii="Aptos" w:eastAsia="Aptos" w:hAnsi="Aptos" w:cs="Aptos"/>
            <w:color w:val="8764B8"/>
            <w:sz w:val="24"/>
            <w:u w:val="single"/>
          </w:rPr>
          <w:t>LS_GASTOS_DIST_REC.LGF</w:t>
        </w:r>
      </w:ins>
    </w:p>
    <w:p w14:paraId="76551161" w14:textId="6CE9173C" w:rsidR="00716936" w:rsidRDefault="29087808">
      <w:pPr>
        <w:spacing w:after="160" w:line="276" w:lineRule="auto"/>
        <w:rPr>
          <w:ins w:id="104" w:author="Bermudez Giraldo Gustavo Adolfo" w:date="2026-07-01T16:21:00Z" w16du:dateUtc="2026-07-01T16:21:41Z"/>
          <w:rFonts w:ascii="Aptos" w:eastAsia="Aptos" w:hAnsi="Aptos" w:cs="Aptos"/>
          <w:color w:val="8764B8"/>
          <w:sz w:val="24"/>
          <w:lang w:val="es-MX"/>
        </w:rPr>
        <w:pPrChange w:id="105" w:author="Bermudez Giraldo Gustavo Adolfo" w:date="2026-07-01T16:21:00Z">
          <w:pPr>
            <w:spacing w:after="160"/>
          </w:pPr>
        </w:pPrChange>
      </w:pPr>
      <w:ins w:id="106" w:author="Bermudez Giraldo Gustavo Adolfo" w:date="2026-07-01T16:21:00Z" w16du:dateUtc="2026-07-01T16:21:41Z">
        <w:r w:rsidRPr="3FEA4A0D">
          <w:rPr>
            <w:rFonts w:ascii="Aptos" w:eastAsia="Aptos" w:hAnsi="Aptos" w:cs="Aptos"/>
            <w:color w:val="8764B8"/>
            <w:sz w:val="24"/>
            <w:u w:val="single"/>
          </w:rPr>
          <w:t>LS_GASTOS_REC_ENVIO.LGF</w:t>
        </w:r>
      </w:ins>
    </w:p>
    <w:p w14:paraId="1DE4DF8D" w14:textId="7241F3EF" w:rsidR="00716936" w:rsidRDefault="29087808">
      <w:pPr>
        <w:spacing w:after="160" w:line="276" w:lineRule="auto"/>
        <w:rPr>
          <w:ins w:id="107" w:author="Bermudez Giraldo Gustavo Adolfo" w:date="2026-07-01T16:21:00Z" w16du:dateUtc="2026-07-01T16:21:41Z"/>
          <w:rFonts w:ascii="Aptos" w:eastAsia="Aptos" w:hAnsi="Aptos" w:cs="Aptos"/>
          <w:color w:val="8764B8"/>
          <w:sz w:val="24"/>
          <w:lang w:val="es-MX"/>
        </w:rPr>
        <w:pPrChange w:id="108" w:author="Bermudez Giraldo Gustavo Adolfo" w:date="2026-07-01T16:21:00Z">
          <w:pPr>
            <w:spacing w:after="160"/>
          </w:pPr>
        </w:pPrChange>
      </w:pPr>
      <w:ins w:id="109" w:author="Bermudez Giraldo Gustavo Adolfo" w:date="2026-07-01T16:21:00Z" w16du:dateUtc="2026-07-01T16:21:41Z">
        <w:r w:rsidRPr="3FEA4A0D">
          <w:rPr>
            <w:rFonts w:ascii="Aptos" w:eastAsia="Aptos" w:hAnsi="Aptos" w:cs="Aptos"/>
            <w:color w:val="8764B8"/>
            <w:sz w:val="24"/>
            <w:u w:val="single"/>
          </w:rPr>
          <w:t>LS_GASTOS_EEFF.LGF</w:t>
        </w:r>
      </w:ins>
    </w:p>
    <w:p w14:paraId="4E51ACD5" w14:textId="3F7F71F3" w:rsidR="00716936" w:rsidRDefault="29087808">
      <w:pPr>
        <w:spacing w:after="160" w:line="276" w:lineRule="auto"/>
        <w:rPr>
          <w:ins w:id="110" w:author="Bermudez Giraldo Gustavo Adolfo" w:date="2026-07-01T16:21:00Z" w16du:dateUtc="2026-07-01T16:21:41Z"/>
          <w:rFonts w:ascii="Aptos" w:eastAsia="Aptos" w:hAnsi="Aptos" w:cs="Aptos"/>
          <w:color w:val="8764B8"/>
          <w:sz w:val="24"/>
          <w:lang w:val="es-MX"/>
        </w:rPr>
        <w:pPrChange w:id="111" w:author="Bermudez Giraldo Gustavo Adolfo" w:date="2026-07-01T16:21:00Z">
          <w:pPr>
            <w:spacing w:after="160"/>
          </w:pPr>
        </w:pPrChange>
      </w:pPr>
      <w:ins w:id="112" w:author="Bermudez Giraldo Gustavo Adolfo" w:date="2026-07-01T16:21:00Z" w16du:dateUtc="2026-07-01T16:21:41Z">
        <w:r w:rsidRPr="3FEA4A0D">
          <w:rPr>
            <w:rFonts w:ascii="Aptos" w:eastAsia="Aptos" w:hAnsi="Aptos" w:cs="Aptos"/>
            <w:color w:val="8764B8"/>
            <w:sz w:val="24"/>
            <w:u w:val="single"/>
          </w:rPr>
          <w:t>LS_GASTOS_OP_EXT.LGF</w:t>
        </w:r>
      </w:ins>
    </w:p>
    <w:p w14:paraId="0BDFC8C0" w14:textId="2BE8162A" w:rsidR="00716936" w:rsidRDefault="00716936">
      <w:pPr>
        <w:spacing w:after="80"/>
        <w:rPr>
          <w:ins w:id="113" w:author="Bermudez Giraldo Gustavo Adolfo" w:date="2026-07-01T16:21:00Z" w16du:dateUtc="2026-07-01T16:21:41Z"/>
          <w:rFonts w:eastAsia="Arial" w:cs="Arial"/>
          <w:color w:val="8764B8"/>
          <w:szCs w:val="20"/>
          <w:lang w:val="es-MX"/>
        </w:rPr>
        <w:pPrChange w:id="114" w:author="Bermudez Giraldo Gustavo Adolfo" w:date="2026-07-01T16:21:00Z">
          <w:pPr/>
        </w:pPrChange>
      </w:pPr>
    </w:p>
    <w:p w14:paraId="1C88D473" w14:textId="673B1BAB" w:rsidR="00716936" w:rsidRDefault="29087808">
      <w:pPr>
        <w:spacing w:after="80"/>
        <w:rPr>
          <w:ins w:id="115" w:author="Bermudez Giraldo Gustavo Adolfo" w:date="2026-07-01T16:21:00Z" w16du:dateUtc="2026-07-01T16:21:41Z"/>
          <w:rFonts w:eastAsia="Arial" w:cs="Arial"/>
          <w:color w:val="8764B8"/>
          <w:szCs w:val="20"/>
          <w:lang w:val="es-MX"/>
        </w:rPr>
        <w:pPrChange w:id="116" w:author="Bermudez Giraldo Gustavo Adolfo" w:date="2026-07-01T16:21:00Z">
          <w:pPr/>
        </w:pPrChange>
      </w:pPr>
      <w:ins w:id="117" w:author="Bermudez Giraldo Gustavo Adolfo" w:date="2026-07-01T16:21:00Z" w16du:dateUtc="2026-07-01T16:21:41Z">
        <w:r w:rsidRPr="3FEA4A0D">
          <w:rPr>
            <w:rFonts w:eastAsia="Arial" w:cs="Arial"/>
            <w:b/>
            <w:bCs/>
            <w:color w:val="8764B8"/>
            <w:szCs w:val="20"/>
            <w:u w:val="single"/>
          </w:rPr>
          <w:t>Scripts Flujo de caja</w:t>
        </w:r>
      </w:ins>
    </w:p>
    <w:p w14:paraId="3E14DB4B" w14:textId="1116C2A8" w:rsidR="00716936" w:rsidRDefault="00716936">
      <w:pPr>
        <w:spacing w:after="80"/>
        <w:rPr>
          <w:ins w:id="118" w:author="Bermudez Giraldo Gustavo Adolfo" w:date="2026-07-01T16:21:00Z" w16du:dateUtc="2026-07-01T16:21:41Z"/>
          <w:rFonts w:eastAsia="Arial" w:cs="Arial"/>
          <w:color w:val="8764B8"/>
          <w:szCs w:val="20"/>
          <w:lang w:val="es-MX"/>
        </w:rPr>
        <w:pPrChange w:id="119" w:author="Bermudez Giraldo Gustavo Adolfo" w:date="2026-07-01T16:21:00Z">
          <w:pPr/>
        </w:pPrChange>
      </w:pPr>
    </w:p>
    <w:p w14:paraId="12AE17EE" w14:textId="7DBEC287" w:rsidR="00716936" w:rsidRDefault="29087808">
      <w:pPr>
        <w:spacing w:after="80"/>
        <w:rPr>
          <w:ins w:id="120" w:author="Bermudez Giraldo Gustavo Adolfo" w:date="2026-07-01T16:21:00Z" w16du:dateUtc="2026-07-01T16:21:41Z"/>
          <w:rFonts w:eastAsia="Arial" w:cs="Arial"/>
          <w:color w:val="8764B8"/>
          <w:szCs w:val="20"/>
          <w:lang w:val="es-MX"/>
        </w:rPr>
        <w:pPrChange w:id="121" w:author="Bermudez Giraldo Gustavo Adolfo" w:date="2026-07-01T16:21:00Z">
          <w:pPr/>
        </w:pPrChange>
      </w:pPr>
      <w:ins w:id="122" w:author="Bermudez Giraldo Gustavo Adolfo" w:date="2026-07-01T16:21:00Z" w16du:dateUtc="2026-07-01T16:21:41Z">
        <w:r w:rsidRPr="3FEA4A0D">
          <w:rPr>
            <w:rFonts w:eastAsia="Arial" w:cs="Arial"/>
            <w:color w:val="8764B8"/>
            <w:szCs w:val="20"/>
            <w:u w:val="single"/>
          </w:rPr>
          <w:t>LS_VENTA_COSTO_INT.LGF</w:t>
        </w:r>
      </w:ins>
    </w:p>
    <w:p w14:paraId="0D163253" w14:textId="76679952" w:rsidR="00716936" w:rsidRDefault="29087808">
      <w:pPr>
        <w:spacing w:after="80"/>
        <w:rPr>
          <w:ins w:id="123" w:author="Bermudez Giraldo Gustavo Adolfo" w:date="2026-07-01T16:21:00Z" w16du:dateUtc="2026-07-01T16:21:41Z"/>
          <w:rFonts w:eastAsia="Arial" w:cs="Arial"/>
          <w:color w:val="8764B8"/>
          <w:szCs w:val="20"/>
          <w:lang w:val="es-MX"/>
        </w:rPr>
        <w:pPrChange w:id="124" w:author="Bermudez Giraldo Gustavo Adolfo" w:date="2026-07-01T16:21:00Z">
          <w:pPr/>
        </w:pPrChange>
      </w:pPr>
      <w:ins w:id="125" w:author="Bermudez Giraldo Gustavo Adolfo" w:date="2026-07-01T16:21:00Z" w16du:dateUtc="2026-07-01T16:21:41Z">
        <w:r w:rsidRPr="3FEA4A0D">
          <w:rPr>
            <w:rFonts w:eastAsia="Arial" w:cs="Arial"/>
            <w:color w:val="8764B8"/>
            <w:szCs w:val="20"/>
            <w:u w:val="single"/>
          </w:rPr>
          <w:t>LS_ENVIO_CART_BG.LGF</w:t>
        </w:r>
      </w:ins>
    </w:p>
    <w:p w14:paraId="0707CF9A" w14:textId="70828723" w:rsidR="00716936" w:rsidRDefault="29087808">
      <w:pPr>
        <w:spacing w:after="80"/>
        <w:rPr>
          <w:ins w:id="126" w:author="Bermudez Giraldo Gustavo Adolfo" w:date="2026-07-01T16:21:00Z" w16du:dateUtc="2026-07-01T16:21:41Z"/>
          <w:rFonts w:eastAsia="Arial" w:cs="Arial"/>
          <w:color w:val="8764B8"/>
          <w:szCs w:val="20"/>
          <w:lang w:val="es-MX"/>
        </w:rPr>
        <w:pPrChange w:id="127" w:author="Bermudez Giraldo Gustavo Adolfo" w:date="2026-07-01T16:21:00Z">
          <w:pPr/>
        </w:pPrChange>
      </w:pPr>
      <w:ins w:id="128" w:author="Bermudez Giraldo Gustavo Adolfo" w:date="2026-07-01T16:21:00Z" w16du:dateUtc="2026-07-01T16:21:41Z">
        <w:r w:rsidRPr="3FEA4A0D">
          <w:rPr>
            <w:rFonts w:eastAsia="Arial" w:cs="Arial"/>
            <w:color w:val="8764B8"/>
            <w:szCs w:val="20"/>
            <w:u w:val="single"/>
          </w:rPr>
          <w:t>LS_ING_COST_NIT.LGF</w:t>
        </w:r>
      </w:ins>
    </w:p>
    <w:p w14:paraId="034C284C" w14:textId="7E9F59B5" w:rsidR="00716936" w:rsidRDefault="29087808">
      <w:pPr>
        <w:spacing w:after="80"/>
        <w:rPr>
          <w:ins w:id="129" w:author="Bermudez Giraldo Gustavo Adolfo" w:date="2026-07-01T16:21:00Z" w16du:dateUtc="2026-07-01T16:21:41Z"/>
          <w:rFonts w:eastAsia="Arial" w:cs="Arial"/>
          <w:color w:val="8764B8"/>
          <w:szCs w:val="20"/>
          <w:lang w:val="es-MX"/>
        </w:rPr>
        <w:pPrChange w:id="130" w:author="Bermudez Giraldo Gustavo Adolfo" w:date="2026-07-01T16:21:00Z">
          <w:pPr/>
        </w:pPrChange>
      </w:pPr>
      <w:ins w:id="131" w:author="Bermudez Giraldo Gustavo Adolfo" w:date="2026-07-01T16:21:00Z" w16du:dateUtc="2026-07-01T16:21:41Z">
        <w:r w:rsidRPr="3FEA4A0D">
          <w:rPr>
            <w:rFonts w:eastAsia="Arial" w:cs="Arial"/>
            <w:color w:val="8764B8"/>
            <w:szCs w:val="20"/>
            <w:u w:val="single"/>
          </w:rPr>
          <w:t>LS_ENVIO_OI_ER2.LGF</w:t>
        </w:r>
      </w:ins>
    </w:p>
    <w:p w14:paraId="66136763" w14:textId="342C0F9F" w:rsidR="00716936" w:rsidRDefault="29087808">
      <w:pPr>
        <w:spacing w:after="80"/>
        <w:rPr>
          <w:ins w:id="132" w:author="Bermudez Giraldo Gustavo Adolfo" w:date="2026-07-01T16:21:00Z" w16du:dateUtc="2026-07-01T16:21:41Z"/>
          <w:rFonts w:eastAsia="Arial" w:cs="Arial"/>
          <w:color w:val="8764B8"/>
          <w:szCs w:val="20"/>
          <w:lang w:val="es-MX"/>
        </w:rPr>
        <w:pPrChange w:id="133" w:author="Bermudez Giraldo Gustavo Adolfo" w:date="2026-07-01T16:21:00Z">
          <w:pPr/>
        </w:pPrChange>
      </w:pPr>
      <w:ins w:id="134" w:author="Bermudez Giraldo Gustavo Adolfo" w:date="2026-07-01T16:21:00Z" w16du:dateUtc="2026-07-01T16:21:41Z">
        <w:r w:rsidRPr="3FEA4A0D">
          <w:rPr>
            <w:rFonts w:eastAsia="Arial" w:cs="Arial"/>
            <w:color w:val="8764B8"/>
            <w:szCs w:val="20"/>
            <w:u w:val="single"/>
          </w:rPr>
          <w:t>LS_ENVIO_EEFF.LGF</w:t>
        </w:r>
      </w:ins>
    </w:p>
    <w:p w14:paraId="60A4E840" w14:textId="350D04A6" w:rsidR="00716936" w:rsidRDefault="29087808">
      <w:pPr>
        <w:spacing w:after="80"/>
        <w:rPr>
          <w:ins w:id="135" w:author="Bermudez Giraldo Gustavo Adolfo" w:date="2026-07-01T16:21:00Z" w16du:dateUtc="2026-07-01T16:21:41Z"/>
          <w:rFonts w:eastAsia="Arial" w:cs="Arial"/>
          <w:color w:val="8764B8"/>
          <w:szCs w:val="20"/>
          <w:lang w:val="es-MX"/>
        </w:rPr>
        <w:pPrChange w:id="136" w:author="Bermudez Giraldo Gustavo Adolfo" w:date="2026-07-01T16:21:00Z">
          <w:pPr/>
        </w:pPrChange>
      </w:pPr>
      <w:ins w:id="137" w:author="Bermudez Giraldo Gustavo Adolfo" w:date="2026-07-01T16:21:00Z" w16du:dateUtc="2026-07-01T16:21:41Z">
        <w:r w:rsidRPr="3FEA4A0D">
          <w:rPr>
            <w:rFonts w:eastAsia="Arial" w:cs="Arial"/>
            <w:color w:val="8764B8"/>
            <w:szCs w:val="20"/>
            <w:u w:val="single"/>
          </w:rPr>
          <w:t>LC_ENVIO_PAGOS_FC</w:t>
        </w:r>
      </w:ins>
    </w:p>
    <w:p w14:paraId="270B25D2" w14:textId="6F2E77E9" w:rsidR="00716936" w:rsidRDefault="29087808">
      <w:pPr>
        <w:spacing w:after="80"/>
        <w:rPr>
          <w:ins w:id="138"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39" w:author="Bermudez Giraldo Gustavo Adolfo" w:date="2026-07-01T16:21:00Z">
          <w:pPr/>
        </w:pPrChange>
      </w:pPr>
      <w:ins w:id="140"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LS_ENVIO_GASTOS_NIT</w:t>
        </w:r>
      </w:ins>
    </w:p>
    <w:p w14:paraId="5CC67CDE" w14:textId="64B269AD" w:rsidR="00716936" w:rsidRDefault="29087808">
      <w:pPr>
        <w:spacing w:after="80"/>
        <w:rPr>
          <w:ins w:id="141"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42" w:author="Bermudez Giraldo Gustavo Adolfo" w:date="2026-07-01T16:21:00Z">
          <w:pPr/>
        </w:pPrChange>
      </w:pPr>
      <w:ins w:id="143"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LS_DIF_IVA.LGF</w:t>
        </w:r>
      </w:ins>
    </w:p>
    <w:p w14:paraId="726D38D8" w14:textId="28C1BECC" w:rsidR="00716936" w:rsidRDefault="29087808">
      <w:pPr>
        <w:spacing w:after="80"/>
        <w:rPr>
          <w:ins w:id="144"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45" w:author="Bermudez Giraldo Gustavo Adolfo" w:date="2026-07-01T16:21:00Z">
          <w:pPr/>
        </w:pPrChange>
      </w:pPr>
      <w:ins w:id="146"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LS_AUTORET.LGF</w:t>
        </w:r>
      </w:ins>
    </w:p>
    <w:p w14:paraId="13FD6242" w14:textId="6B408E41" w:rsidR="00716936" w:rsidRDefault="29087808">
      <w:pPr>
        <w:spacing w:after="80"/>
        <w:rPr>
          <w:ins w:id="147"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48" w:author="Bermudez Giraldo Gustavo Adolfo" w:date="2026-07-01T16:21:00Z">
          <w:pPr/>
        </w:pPrChange>
      </w:pPr>
      <w:ins w:id="149"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LS_GASTOS_ENV_FC</w:t>
        </w:r>
      </w:ins>
    </w:p>
    <w:p w14:paraId="1395A889" w14:textId="2CF6157C" w:rsidR="00716936" w:rsidRDefault="29087808">
      <w:pPr>
        <w:spacing w:after="80"/>
        <w:rPr>
          <w:ins w:id="150"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51" w:author="Bermudez Giraldo Gustavo Adolfo" w:date="2026-07-01T16:21:00Z">
          <w:pPr/>
        </w:pPrChange>
      </w:pPr>
      <w:ins w:id="152"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LS_SALDOSPF</w:t>
        </w:r>
      </w:ins>
    </w:p>
    <w:p w14:paraId="31D3F778" w14:textId="7292F118" w:rsidR="00716936" w:rsidRDefault="29087808">
      <w:pPr>
        <w:spacing w:after="80"/>
        <w:rPr>
          <w:ins w:id="153"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54" w:author="Bermudez Giraldo Gustavo Adolfo" w:date="2026-07-01T16:21:00Z">
          <w:pPr/>
        </w:pPrChange>
      </w:pPr>
      <w:ins w:id="155"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LS_GIROS_FIN</w:t>
        </w:r>
      </w:ins>
    </w:p>
    <w:p w14:paraId="4F47B91D" w14:textId="66F3AB54" w:rsidR="00716936" w:rsidRDefault="29087808">
      <w:pPr>
        <w:spacing w:after="80"/>
        <w:rPr>
          <w:ins w:id="156"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57" w:author="Bermudez Giraldo Gustavo Adolfo" w:date="2026-07-01T16:21:00Z">
          <w:pPr/>
        </w:pPrChange>
      </w:pPr>
      <w:ins w:id="158"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LS_ENVIO_INTERESES.LGF</w:t>
        </w:r>
      </w:ins>
    </w:p>
    <w:p w14:paraId="5050ACF4" w14:textId="196503F5" w:rsidR="00716936" w:rsidRDefault="29087808">
      <w:pPr>
        <w:spacing w:after="80"/>
        <w:rPr>
          <w:ins w:id="159"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60" w:author="Bermudez Giraldo Gustavo Adolfo" w:date="2026-07-01T16:21:00Z">
          <w:pPr/>
        </w:pPrChange>
      </w:pPr>
      <w:ins w:id="161"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LS_4XMIL.LGF</w:t>
        </w:r>
      </w:ins>
    </w:p>
    <w:p w14:paraId="644375AE" w14:textId="006DC0AF" w:rsidR="00716936" w:rsidRDefault="29087808">
      <w:pPr>
        <w:spacing w:after="80"/>
        <w:rPr>
          <w:ins w:id="162"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63" w:author="Bermudez Giraldo Gustavo Adolfo" w:date="2026-07-01T16:21:00Z">
          <w:pPr/>
        </w:pPrChange>
      </w:pPr>
      <w:ins w:id="164"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LS_CAJA_MINIMA.LGF</w:t>
        </w:r>
      </w:ins>
    </w:p>
    <w:p w14:paraId="0A2EA649" w14:textId="7703EE17" w:rsidR="00716936" w:rsidRDefault="29087808">
      <w:pPr>
        <w:spacing w:after="80"/>
        <w:rPr>
          <w:ins w:id="165"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66" w:author="Bermudez Giraldo Gustavo Adolfo" w:date="2026-07-01T16:21:00Z">
          <w:pPr/>
        </w:pPrChange>
      </w:pPr>
      <w:ins w:id="167"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LS_INTERESES_PYG.LGF</w:t>
        </w:r>
      </w:ins>
    </w:p>
    <w:p w14:paraId="116DC55F" w14:textId="61DADEAE" w:rsidR="00716936" w:rsidRDefault="29087808">
      <w:pPr>
        <w:spacing w:after="80"/>
        <w:rPr>
          <w:ins w:id="168"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69" w:author="Bermudez Giraldo Gustavo Adolfo" w:date="2026-07-01T16:21:00Z">
          <w:pPr/>
        </w:pPrChange>
      </w:pPr>
      <w:ins w:id="170"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FN_FCP.LGF</w:t>
        </w:r>
      </w:ins>
    </w:p>
    <w:p w14:paraId="07593B43" w14:textId="2C7E05FB" w:rsidR="00716936" w:rsidRDefault="29087808">
      <w:pPr>
        <w:spacing w:after="80"/>
        <w:rPr>
          <w:ins w:id="171" w:author="Bermudez Giraldo Gustavo Adolfo" w:date="2026-07-01T16:21:00Z" w16du:dateUtc="2026-07-01T16:21:41Z"/>
          <w:rFonts w:ascii="Microsoft Sans Serif" w:eastAsia="Microsoft Sans Serif" w:hAnsi="Microsoft Sans Serif" w:cs="Microsoft Sans Serif"/>
          <w:color w:val="8764B8"/>
          <w:sz w:val="16"/>
          <w:szCs w:val="16"/>
          <w:lang w:val="es-MX"/>
        </w:rPr>
        <w:pPrChange w:id="172" w:author="Bermudez Giraldo Gustavo Adolfo" w:date="2026-07-01T16:21:00Z">
          <w:pPr/>
        </w:pPrChange>
      </w:pPr>
      <w:ins w:id="173" w:author="Bermudez Giraldo Gustavo Adolfo" w:date="2026-07-01T16:21:00Z" w16du:dateUtc="2026-07-01T16:21:41Z">
        <w:r w:rsidRPr="3FEA4A0D">
          <w:rPr>
            <w:rFonts w:ascii="Microsoft Sans Serif" w:eastAsia="Microsoft Sans Serif" w:hAnsi="Microsoft Sans Serif" w:cs="Microsoft Sans Serif"/>
            <w:color w:val="8764B8"/>
            <w:sz w:val="16"/>
            <w:szCs w:val="16"/>
            <w:u w:val="single"/>
          </w:rPr>
          <w:t>LS_ENVIO_CAJA_BG.LGF</w:t>
        </w:r>
      </w:ins>
    </w:p>
    <w:p w14:paraId="66987B87" w14:textId="3B67DBBA" w:rsidR="00716936" w:rsidRDefault="00716936">
      <w:pPr>
        <w:spacing w:after="60"/>
        <w:rPr>
          <w:del w:id="174" w:author="Bermudez Giraldo Gustavo Adolfo" w:date="2026-07-01T16:21:00Z" w16du:dateUtc="2026-07-01T16:21:44Z"/>
          <w:b/>
        </w:rPr>
      </w:pPr>
    </w:p>
    <w:p w14:paraId="484A5D64" w14:textId="77777777" w:rsidR="00716936" w:rsidRDefault="00716936">
      <w:pPr>
        <w:spacing w:after="60"/>
        <w:rPr>
          <w:del w:id="175" w:author="Bermudez Giraldo Gustavo Adolfo" w:date="2026-07-01T16:21:00Z" w16du:dateUtc="2026-07-01T16:21:45Z"/>
          <w:b/>
        </w:rPr>
      </w:pPr>
    </w:p>
    <w:p w14:paraId="1FC6F6E8" w14:textId="77777777" w:rsidR="00716936" w:rsidRDefault="00716936">
      <w:pPr>
        <w:spacing w:after="60"/>
        <w:rPr>
          <w:b/>
        </w:rPr>
      </w:pPr>
    </w:p>
    <w:p w14:paraId="7F0774FB" w14:textId="77777777" w:rsidR="008E42CF" w:rsidRDefault="008E42CF">
      <w:pPr>
        <w:spacing w:after="60"/>
        <w:rPr>
          <w:b/>
        </w:rPr>
      </w:pPr>
    </w:p>
    <w:p w14:paraId="489E4C79" w14:textId="77777777" w:rsidR="008E42CF" w:rsidRDefault="008E42CF">
      <w:pPr>
        <w:spacing w:after="60"/>
        <w:rPr>
          <w:b/>
        </w:rPr>
      </w:pPr>
    </w:p>
    <w:p w14:paraId="7D84941B" w14:textId="77777777" w:rsidR="008E42CF" w:rsidRDefault="008E42CF">
      <w:pPr>
        <w:spacing w:after="60"/>
        <w:rPr>
          <w:b/>
        </w:rPr>
      </w:pPr>
    </w:p>
    <w:p w14:paraId="50EA45B4" w14:textId="77777777" w:rsidR="008E42CF" w:rsidRDefault="008E42CF">
      <w:pPr>
        <w:spacing w:after="60"/>
        <w:rPr>
          <w:b/>
        </w:rPr>
      </w:pPr>
    </w:p>
    <w:p w14:paraId="75DA5686" w14:textId="6232C632" w:rsidR="001D6D33" w:rsidRDefault="002D2DD4">
      <w:pPr>
        <w:spacing w:after="60"/>
      </w:pPr>
      <w:r>
        <w:rPr>
          <w:b/>
        </w:rPr>
        <w:t>Actividades de configuración en SAC</w:t>
      </w:r>
    </w:p>
    <w:tbl>
      <w:tblPr>
        <w:tblStyle w:val="Fanalca"/>
        <w:tblW w:w="9504" w:type="dxa"/>
        <w:jc w:val="center"/>
        <w:tblLayout w:type="fixed"/>
        <w:tblLook w:val="04A0" w:firstRow="1" w:lastRow="0" w:firstColumn="1" w:lastColumn="0" w:noHBand="0" w:noVBand="1"/>
      </w:tblPr>
      <w:tblGrid>
        <w:gridCol w:w="4896"/>
        <w:gridCol w:w="2016"/>
        <w:gridCol w:w="1440"/>
        <w:gridCol w:w="1152"/>
      </w:tblGrid>
      <w:tr w:rsidR="001D6D33" w14:paraId="340FB6C2"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4896" w:type="dxa"/>
            <w:tcMar>
              <w:top w:w="40" w:type="dxa"/>
              <w:left w:w="80" w:type="dxa"/>
              <w:bottom w:w="40" w:type="dxa"/>
              <w:right w:w="80" w:type="dxa"/>
            </w:tcMar>
            <w:vAlign w:val="center"/>
          </w:tcPr>
          <w:p w14:paraId="54365099" w14:textId="77777777" w:rsidR="001D6D33" w:rsidRDefault="002D2DD4">
            <w:pPr>
              <w:spacing w:before="20" w:after="20"/>
              <w:jc w:val="center"/>
            </w:pPr>
            <w:r>
              <w:rPr>
                <w:b/>
                <w:color w:val="FFFFFF"/>
                <w:sz w:val="17"/>
              </w:rPr>
              <w:t>Actividad</w:t>
            </w:r>
          </w:p>
        </w:tc>
        <w:tc>
          <w:tcPr>
            <w:tcW w:w="2016" w:type="dxa"/>
            <w:tcMar>
              <w:top w:w="40" w:type="dxa"/>
              <w:left w:w="80" w:type="dxa"/>
              <w:bottom w:w="40" w:type="dxa"/>
              <w:right w:w="80" w:type="dxa"/>
            </w:tcMar>
            <w:vAlign w:val="center"/>
          </w:tcPr>
          <w:p w14:paraId="42BECDD5" w14:textId="77777777" w:rsidR="001D6D33" w:rsidRDefault="002D2DD4">
            <w:pPr>
              <w:spacing w:before="20" w:after="20"/>
              <w:jc w:val="center"/>
            </w:pPr>
            <w:r>
              <w:rPr>
                <w:b/>
                <w:color w:val="FFFFFF"/>
                <w:sz w:val="17"/>
              </w:rPr>
              <w:t>Área</w:t>
            </w:r>
          </w:p>
        </w:tc>
        <w:tc>
          <w:tcPr>
            <w:tcW w:w="1440" w:type="dxa"/>
            <w:tcMar>
              <w:top w:w="40" w:type="dxa"/>
              <w:left w:w="80" w:type="dxa"/>
              <w:bottom w:w="40" w:type="dxa"/>
              <w:right w:w="80" w:type="dxa"/>
            </w:tcMar>
            <w:vAlign w:val="center"/>
          </w:tcPr>
          <w:p w14:paraId="2CEB2C76" w14:textId="77777777" w:rsidR="001D6D33" w:rsidRDefault="002D2DD4">
            <w:pPr>
              <w:spacing w:before="20" w:after="20"/>
              <w:jc w:val="center"/>
            </w:pPr>
            <w:r>
              <w:rPr>
                <w:b/>
                <w:color w:val="FFFFFF"/>
                <w:sz w:val="17"/>
              </w:rPr>
              <w:t>Estado</w:t>
            </w:r>
          </w:p>
        </w:tc>
        <w:tc>
          <w:tcPr>
            <w:tcW w:w="1152" w:type="dxa"/>
            <w:tcMar>
              <w:top w:w="40" w:type="dxa"/>
              <w:left w:w="80" w:type="dxa"/>
              <w:bottom w:w="40" w:type="dxa"/>
              <w:right w:w="80" w:type="dxa"/>
            </w:tcMar>
            <w:vAlign w:val="center"/>
          </w:tcPr>
          <w:p w14:paraId="55157AAA" w14:textId="77777777" w:rsidR="001D6D33" w:rsidRDefault="002D2DD4">
            <w:pPr>
              <w:spacing w:before="20" w:after="20"/>
              <w:jc w:val="center"/>
            </w:pPr>
            <w:r>
              <w:rPr>
                <w:b/>
                <w:color w:val="FFFFFF"/>
                <w:sz w:val="17"/>
              </w:rPr>
              <w:t>Prioridad</w:t>
            </w:r>
          </w:p>
        </w:tc>
      </w:tr>
      <w:tr w:rsidR="001D6D33" w14:paraId="37EF5918" w14:textId="77777777" w:rsidTr="6B982EE3">
        <w:trPr>
          <w:jc w:val="center"/>
        </w:trPr>
        <w:tc>
          <w:tcPr>
            <w:tcW w:w="4896" w:type="dxa"/>
            <w:tcMar>
              <w:top w:w="40" w:type="dxa"/>
              <w:left w:w="80" w:type="dxa"/>
              <w:bottom w:w="40" w:type="dxa"/>
              <w:right w:w="80" w:type="dxa"/>
            </w:tcMar>
            <w:vAlign w:val="center"/>
          </w:tcPr>
          <w:p w14:paraId="59E2F2A3" w14:textId="77777777" w:rsidR="001D6D33" w:rsidRDefault="002D2DD4">
            <w:pPr>
              <w:spacing w:before="20" w:after="20"/>
            </w:pPr>
            <w:r>
              <w:rPr>
                <w:sz w:val="16"/>
              </w:rPr>
              <w:t>Creación de los 3 modelos SAC Planning</w:t>
            </w:r>
          </w:p>
        </w:tc>
        <w:tc>
          <w:tcPr>
            <w:tcW w:w="2016" w:type="dxa"/>
            <w:tcMar>
              <w:top w:w="40" w:type="dxa"/>
              <w:left w:w="80" w:type="dxa"/>
              <w:bottom w:w="40" w:type="dxa"/>
              <w:right w:w="80" w:type="dxa"/>
            </w:tcMar>
            <w:vAlign w:val="center"/>
          </w:tcPr>
          <w:p w14:paraId="72833FF6" w14:textId="77777777" w:rsidR="001D6D33" w:rsidRDefault="002D2DD4">
            <w:pPr>
              <w:spacing w:before="20" w:after="20"/>
            </w:pPr>
            <w:r>
              <w:rPr>
                <w:sz w:val="16"/>
              </w:rPr>
              <w:t>Modelado SAC</w:t>
            </w:r>
          </w:p>
        </w:tc>
        <w:tc>
          <w:tcPr>
            <w:tcW w:w="1440" w:type="dxa"/>
            <w:tcMar>
              <w:top w:w="40" w:type="dxa"/>
              <w:left w:w="80" w:type="dxa"/>
              <w:bottom w:w="40" w:type="dxa"/>
              <w:right w:w="80" w:type="dxa"/>
            </w:tcMar>
            <w:vAlign w:val="center"/>
          </w:tcPr>
          <w:p w14:paraId="3039BE06" w14:textId="1C61AE4D" w:rsidR="001D6D33" w:rsidRDefault="00DD29C9">
            <w:pPr>
              <w:spacing w:before="20" w:after="20"/>
            </w:pPr>
            <w:r w:rsidRPr="00DD29C9">
              <w:rPr>
                <w:sz w:val="16"/>
              </w:rPr>
              <w:t>Pendiente</w:t>
            </w:r>
          </w:p>
        </w:tc>
        <w:tc>
          <w:tcPr>
            <w:tcW w:w="1152" w:type="dxa"/>
            <w:tcMar>
              <w:top w:w="40" w:type="dxa"/>
              <w:left w:w="80" w:type="dxa"/>
              <w:bottom w:w="40" w:type="dxa"/>
              <w:right w:w="80" w:type="dxa"/>
            </w:tcMar>
            <w:vAlign w:val="center"/>
          </w:tcPr>
          <w:p w14:paraId="323BB72F" w14:textId="77777777" w:rsidR="001D6D33" w:rsidRDefault="002D2DD4">
            <w:pPr>
              <w:spacing w:before="20" w:after="20"/>
            </w:pPr>
            <w:r>
              <w:rPr>
                <w:sz w:val="16"/>
              </w:rPr>
              <w:t>Alta</w:t>
            </w:r>
          </w:p>
        </w:tc>
      </w:tr>
      <w:tr w:rsidR="001D6D33" w14:paraId="2BA6A3EF" w14:textId="77777777" w:rsidTr="6B982EE3">
        <w:trPr>
          <w:jc w:val="center"/>
        </w:trPr>
        <w:tc>
          <w:tcPr>
            <w:tcW w:w="4896" w:type="dxa"/>
            <w:shd w:val="clear" w:color="auto" w:fill="F2F6FC"/>
            <w:tcMar>
              <w:top w:w="40" w:type="dxa"/>
              <w:left w:w="80" w:type="dxa"/>
              <w:bottom w:w="40" w:type="dxa"/>
              <w:right w:w="80" w:type="dxa"/>
            </w:tcMar>
            <w:vAlign w:val="center"/>
          </w:tcPr>
          <w:p w14:paraId="7439D172" w14:textId="77777777" w:rsidR="001D6D33" w:rsidRDefault="002D2DD4">
            <w:pPr>
              <w:spacing w:before="20" w:after="20"/>
            </w:pPr>
            <w:r>
              <w:rPr>
                <w:sz w:val="16"/>
              </w:rPr>
              <w:t>Separación del script T01 (motos / autos)</w:t>
            </w:r>
          </w:p>
        </w:tc>
        <w:tc>
          <w:tcPr>
            <w:tcW w:w="2016" w:type="dxa"/>
            <w:shd w:val="clear" w:color="auto" w:fill="F2F6FC"/>
            <w:tcMar>
              <w:top w:w="40" w:type="dxa"/>
              <w:left w:w="80" w:type="dxa"/>
              <w:bottom w:w="40" w:type="dxa"/>
              <w:right w:w="80" w:type="dxa"/>
            </w:tcMar>
            <w:vAlign w:val="center"/>
          </w:tcPr>
          <w:p w14:paraId="6924F98C" w14:textId="77777777" w:rsidR="001D6D33" w:rsidRDefault="002D2DD4">
            <w:pPr>
              <w:spacing w:before="20" w:after="20"/>
            </w:pPr>
            <w:r>
              <w:rPr>
                <w:sz w:val="16"/>
              </w:rPr>
              <w:t>Data Actions</w:t>
            </w:r>
          </w:p>
        </w:tc>
        <w:tc>
          <w:tcPr>
            <w:tcW w:w="1440" w:type="dxa"/>
            <w:shd w:val="clear" w:color="auto" w:fill="F2F6FC"/>
            <w:tcMar>
              <w:top w:w="40" w:type="dxa"/>
              <w:left w:w="80" w:type="dxa"/>
              <w:bottom w:w="40" w:type="dxa"/>
              <w:right w:w="80" w:type="dxa"/>
            </w:tcMar>
            <w:vAlign w:val="center"/>
          </w:tcPr>
          <w:p w14:paraId="4A8668DE" w14:textId="77777777" w:rsidR="001D6D33" w:rsidRDefault="002D2DD4">
            <w:pPr>
              <w:spacing w:before="20" w:after="20"/>
            </w:pPr>
            <w:r>
              <w:rPr>
                <w:sz w:val="16"/>
              </w:rPr>
              <w:t>Pendiente</w:t>
            </w:r>
          </w:p>
        </w:tc>
        <w:tc>
          <w:tcPr>
            <w:tcW w:w="1152" w:type="dxa"/>
            <w:shd w:val="clear" w:color="auto" w:fill="F2F6FC"/>
            <w:tcMar>
              <w:top w:w="40" w:type="dxa"/>
              <w:left w:w="80" w:type="dxa"/>
              <w:bottom w:w="40" w:type="dxa"/>
              <w:right w:w="80" w:type="dxa"/>
            </w:tcMar>
            <w:vAlign w:val="center"/>
          </w:tcPr>
          <w:p w14:paraId="2171F3E7" w14:textId="4D67B167" w:rsidR="001D6D33" w:rsidRDefault="00DD29C9">
            <w:pPr>
              <w:spacing w:before="20" w:after="20"/>
            </w:pPr>
            <w:r w:rsidRPr="00DD29C9">
              <w:rPr>
                <w:sz w:val="16"/>
              </w:rPr>
              <w:t>Alta</w:t>
            </w:r>
          </w:p>
        </w:tc>
      </w:tr>
      <w:tr w:rsidR="001D6D33" w14:paraId="65AB7619" w14:textId="77777777" w:rsidTr="6B982EE3">
        <w:trPr>
          <w:jc w:val="center"/>
        </w:trPr>
        <w:tc>
          <w:tcPr>
            <w:tcW w:w="4896" w:type="dxa"/>
            <w:tcMar>
              <w:top w:w="40" w:type="dxa"/>
              <w:left w:w="80" w:type="dxa"/>
              <w:bottom w:w="40" w:type="dxa"/>
              <w:right w:w="80" w:type="dxa"/>
            </w:tcMar>
            <w:vAlign w:val="center"/>
          </w:tcPr>
          <w:p w14:paraId="32EBD873" w14:textId="77777777" w:rsidR="001D6D33" w:rsidRDefault="002D2DD4">
            <w:pPr>
              <w:spacing w:before="20" w:after="20"/>
            </w:pPr>
            <w:r>
              <w:rPr>
                <w:sz w:val="16"/>
              </w:rPr>
              <w:t>Apertura de HOC en HOD / HON</w:t>
            </w:r>
          </w:p>
        </w:tc>
        <w:tc>
          <w:tcPr>
            <w:tcW w:w="2016" w:type="dxa"/>
            <w:tcMar>
              <w:top w:w="40" w:type="dxa"/>
              <w:left w:w="80" w:type="dxa"/>
              <w:bottom w:w="40" w:type="dxa"/>
              <w:right w:w="80" w:type="dxa"/>
            </w:tcMar>
            <w:vAlign w:val="center"/>
          </w:tcPr>
          <w:p w14:paraId="1CDB7857" w14:textId="77777777" w:rsidR="001D6D33" w:rsidRDefault="002D2DD4">
            <w:pPr>
              <w:spacing w:before="20" w:after="20"/>
            </w:pPr>
            <w:r>
              <w:rPr>
                <w:sz w:val="16"/>
              </w:rPr>
              <w:t>Modelado SAC</w:t>
            </w:r>
          </w:p>
        </w:tc>
        <w:tc>
          <w:tcPr>
            <w:tcW w:w="1440" w:type="dxa"/>
            <w:tcMar>
              <w:top w:w="40" w:type="dxa"/>
              <w:left w:w="80" w:type="dxa"/>
              <w:bottom w:w="40" w:type="dxa"/>
              <w:right w:w="80" w:type="dxa"/>
            </w:tcMar>
            <w:vAlign w:val="center"/>
          </w:tcPr>
          <w:p w14:paraId="2AA45CCD" w14:textId="77777777" w:rsidR="001D6D33" w:rsidRDefault="002D2DD4">
            <w:pPr>
              <w:spacing w:before="20" w:after="20"/>
            </w:pPr>
            <w:r>
              <w:rPr>
                <w:sz w:val="16"/>
              </w:rPr>
              <w:t>Pendiente</w:t>
            </w:r>
          </w:p>
        </w:tc>
        <w:tc>
          <w:tcPr>
            <w:tcW w:w="1152" w:type="dxa"/>
            <w:tcMar>
              <w:top w:w="40" w:type="dxa"/>
              <w:left w:w="80" w:type="dxa"/>
              <w:bottom w:w="40" w:type="dxa"/>
              <w:right w:w="80" w:type="dxa"/>
            </w:tcMar>
            <w:vAlign w:val="center"/>
          </w:tcPr>
          <w:p w14:paraId="7E88EAFA" w14:textId="77777777" w:rsidR="001D6D33" w:rsidRDefault="002D2DD4">
            <w:pPr>
              <w:spacing w:before="20" w:after="20"/>
            </w:pPr>
            <w:r>
              <w:rPr>
                <w:sz w:val="16"/>
              </w:rPr>
              <w:t>Alta</w:t>
            </w:r>
          </w:p>
        </w:tc>
      </w:tr>
      <w:tr w:rsidR="001D6D33" w14:paraId="070809FE" w14:textId="77777777" w:rsidTr="6B982EE3">
        <w:trPr>
          <w:jc w:val="center"/>
        </w:trPr>
        <w:tc>
          <w:tcPr>
            <w:tcW w:w="4896" w:type="dxa"/>
            <w:shd w:val="clear" w:color="auto" w:fill="F2F6FC"/>
            <w:tcMar>
              <w:top w:w="40" w:type="dxa"/>
              <w:left w:w="80" w:type="dxa"/>
              <w:bottom w:w="40" w:type="dxa"/>
              <w:right w:w="80" w:type="dxa"/>
            </w:tcMar>
            <w:vAlign w:val="center"/>
          </w:tcPr>
          <w:p w14:paraId="7DDE91E4" w14:textId="77777777" w:rsidR="001D6D33" w:rsidRDefault="61D21D5B" w:rsidP="6B982EE3">
            <w:pPr>
              <w:spacing w:before="20" w:after="20"/>
              <w:rPr>
                <w:sz w:val="16"/>
                <w:szCs w:val="16"/>
              </w:rPr>
            </w:pPr>
            <w:commentRangeStart w:id="176"/>
            <w:r w:rsidRPr="6B982EE3">
              <w:rPr>
                <w:sz w:val="16"/>
                <w:szCs w:val="16"/>
              </w:rPr>
              <w:t>Migración BPC → SAC (17+ scripts)</w:t>
            </w:r>
            <w:commentRangeEnd w:id="176"/>
            <w:r w:rsidR="002D2DD4">
              <w:rPr>
                <w:rStyle w:val="CommentReference"/>
              </w:rPr>
              <w:commentReference w:id="176"/>
            </w:r>
          </w:p>
        </w:tc>
        <w:tc>
          <w:tcPr>
            <w:tcW w:w="2016" w:type="dxa"/>
            <w:shd w:val="clear" w:color="auto" w:fill="F2F6FC"/>
            <w:tcMar>
              <w:top w:w="40" w:type="dxa"/>
              <w:left w:w="80" w:type="dxa"/>
              <w:bottom w:w="40" w:type="dxa"/>
              <w:right w:w="80" w:type="dxa"/>
            </w:tcMar>
            <w:vAlign w:val="center"/>
          </w:tcPr>
          <w:p w14:paraId="5E8FDED9" w14:textId="77777777" w:rsidR="001D6D33" w:rsidRDefault="002D2DD4">
            <w:pPr>
              <w:spacing w:before="20" w:after="20"/>
            </w:pPr>
            <w:r>
              <w:rPr>
                <w:sz w:val="16"/>
              </w:rPr>
              <w:t>Data Actions</w:t>
            </w:r>
          </w:p>
        </w:tc>
        <w:tc>
          <w:tcPr>
            <w:tcW w:w="1440" w:type="dxa"/>
            <w:shd w:val="clear" w:color="auto" w:fill="F2F6FC"/>
            <w:tcMar>
              <w:top w:w="40" w:type="dxa"/>
              <w:left w:w="80" w:type="dxa"/>
              <w:bottom w:w="40" w:type="dxa"/>
              <w:right w:w="80" w:type="dxa"/>
            </w:tcMar>
            <w:vAlign w:val="center"/>
          </w:tcPr>
          <w:p w14:paraId="506510F5" w14:textId="009F2E19" w:rsidR="001D6D33" w:rsidRDefault="00DD29C9">
            <w:pPr>
              <w:spacing w:before="20" w:after="20"/>
            </w:pPr>
            <w:r w:rsidRPr="00DD29C9">
              <w:rPr>
                <w:sz w:val="16"/>
              </w:rPr>
              <w:t>Pendiente</w:t>
            </w:r>
          </w:p>
        </w:tc>
        <w:tc>
          <w:tcPr>
            <w:tcW w:w="1152" w:type="dxa"/>
            <w:shd w:val="clear" w:color="auto" w:fill="F2F6FC"/>
            <w:tcMar>
              <w:top w:w="40" w:type="dxa"/>
              <w:left w:w="80" w:type="dxa"/>
              <w:bottom w:w="40" w:type="dxa"/>
              <w:right w:w="80" w:type="dxa"/>
            </w:tcMar>
            <w:vAlign w:val="center"/>
          </w:tcPr>
          <w:p w14:paraId="504876F2" w14:textId="77777777" w:rsidR="001D6D33" w:rsidRDefault="002D2DD4">
            <w:pPr>
              <w:spacing w:before="20" w:after="20"/>
            </w:pPr>
            <w:r>
              <w:rPr>
                <w:sz w:val="16"/>
              </w:rPr>
              <w:t>Alta</w:t>
            </w:r>
          </w:p>
        </w:tc>
      </w:tr>
      <w:tr w:rsidR="001D6D33" w14:paraId="5C95CF2A" w14:textId="77777777" w:rsidTr="6B982EE3">
        <w:trPr>
          <w:jc w:val="center"/>
        </w:trPr>
        <w:tc>
          <w:tcPr>
            <w:tcW w:w="4896" w:type="dxa"/>
            <w:tcMar>
              <w:top w:w="40" w:type="dxa"/>
              <w:left w:w="80" w:type="dxa"/>
              <w:bottom w:w="40" w:type="dxa"/>
              <w:right w:w="80" w:type="dxa"/>
            </w:tcMar>
            <w:vAlign w:val="center"/>
          </w:tcPr>
          <w:p w14:paraId="48D30B71" w14:textId="77777777" w:rsidR="001D6D33" w:rsidRPr="00DD29C9" w:rsidRDefault="002D2DD4">
            <w:pPr>
              <w:spacing w:before="20" w:after="20"/>
            </w:pPr>
            <w:r w:rsidRPr="00DD29C9">
              <w:rPr>
                <w:sz w:val="16"/>
              </w:rPr>
              <w:t>Integración S/4HANA → DataSphere → SAC</w:t>
            </w:r>
          </w:p>
        </w:tc>
        <w:tc>
          <w:tcPr>
            <w:tcW w:w="2016" w:type="dxa"/>
            <w:tcMar>
              <w:top w:w="40" w:type="dxa"/>
              <w:left w:w="80" w:type="dxa"/>
              <w:bottom w:w="40" w:type="dxa"/>
              <w:right w:w="80" w:type="dxa"/>
            </w:tcMar>
            <w:vAlign w:val="center"/>
          </w:tcPr>
          <w:p w14:paraId="636ABAA0" w14:textId="77777777" w:rsidR="001D6D33" w:rsidRPr="00DD29C9" w:rsidRDefault="002D2DD4">
            <w:pPr>
              <w:spacing w:before="20" w:after="20"/>
            </w:pPr>
            <w:r w:rsidRPr="00DD29C9">
              <w:rPr>
                <w:sz w:val="16"/>
              </w:rPr>
              <w:t>Integración</w:t>
            </w:r>
          </w:p>
        </w:tc>
        <w:tc>
          <w:tcPr>
            <w:tcW w:w="1440" w:type="dxa"/>
            <w:tcMar>
              <w:top w:w="40" w:type="dxa"/>
              <w:left w:w="80" w:type="dxa"/>
              <w:bottom w:w="40" w:type="dxa"/>
              <w:right w:w="80" w:type="dxa"/>
            </w:tcMar>
            <w:vAlign w:val="center"/>
          </w:tcPr>
          <w:p w14:paraId="10867E65" w14:textId="765C2F05" w:rsidR="001D6D33" w:rsidRPr="00DD29C9" w:rsidRDefault="00DD29C9">
            <w:pPr>
              <w:spacing w:before="20" w:after="20"/>
            </w:pPr>
            <w:r w:rsidRPr="00DD29C9">
              <w:rPr>
                <w:sz w:val="16"/>
              </w:rPr>
              <w:t>Pendiente</w:t>
            </w:r>
          </w:p>
        </w:tc>
        <w:tc>
          <w:tcPr>
            <w:tcW w:w="1152" w:type="dxa"/>
            <w:tcMar>
              <w:top w:w="40" w:type="dxa"/>
              <w:left w:w="80" w:type="dxa"/>
              <w:bottom w:w="40" w:type="dxa"/>
              <w:right w:w="80" w:type="dxa"/>
            </w:tcMar>
            <w:vAlign w:val="center"/>
          </w:tcPr>
          <w:p w14:paraId="12AB9C3F" w14:textId="77777777" w:rsidR="001D6D33" w:rsidRPr="00DD29C9" w:rsidRDefault="002D2DD4">
            <w:pPr>
              <w:spacing w:before="20" w:after="20"/>
            </w:pPr>
            <w:r w:rsidRPr="00DD29C9">
              <w:rPr>
                <w:sz w:val="16"/>
              </w:rPr>
              <w:t>Alta</w:t>
            </w:r>
          </w:p>
        </w:tc>
      </w:tr>
      <w:tr w:rsidR="001D6D33" w14:paraId="14F024CF" w14:textId="77777777" w:rsidTr="6B982EE3">
        <w:trPr>
          <w:jc w:val="center"/>
        </w:trPr>
        <w:tc>
          <w:tcPr>
            <w:tcW w:w="4896" w:type="dxa"/>
            <w:shd w:val="clear" w:color="auto" w:fill="F2F6FC"/>
            <w:tcMar>
              <w:top w:w="40" w:type="dxa"/>
              <w:left w:w="80" w:type="dxa"/>
              <w:bottom w:w="40" w:type="dxa"/>
              <w:right w:w="80" w:type="dxa"/>
            </w:tcMar>
            <w:vAlign w:val="center"/>
          </w:tcPr>
          <w:p w14:paraId="1E113F10" w14:textId="77777777" w:rsidR="001D6D33" w:rsidRDefault="002D2DD4">
            <w:pPr>
              <w:spacing w:before="20" w:after="20"/>
            </w:pPr>
            <w:r>
              <w:rPr>
                <w:sz w:val="16"/>
              </w:rPr>
              <w:t>Definición de jerarquías SD/FI/CO en S/4HANA</w:t>
            </w:r>
          </w:p>
        </w:tc>
        <w:tc>
          <w:tcPr>
            <w:tcW w:w="2016" w:type="dxa"/>
            <w:shd w:val="clear" w:color="auto" w:fill="F2F6FC"/>
            <w:tcMar>
              <w:top w:w="40" w:type="dxa"/>
              <w:left w:w="80" w:type="dxa"/>
              <w:bottom w:w="40" w:type="dxa"/>
              <w:right w:w="80" w:type="dxa"/>
            </w:tcMar>
            <w:vAlign w:val="center"/>
          </w:tcPr>
          <w:p w14:paraId="16AD00A3" w14:textId="77777777" w:rsidR="001D6D33" w:rsidRDefault="002D2DD4">
            <w:pPr>
              <w:spacing w:before="20" w:after="20"/>
            </w:pPr>
            <w:r>
              <w:rPr>
                <w:sz w:val="16"/>
              </w:rPr>
              <w:t>Maestros</w:t>
            </w:r>
          </w:p>
        </w:tc>
        <w:tc>
          <w:tcPr>
            <w:tcW w:w="1440" w:type="dxa"/>
            <w:shd w:val="clear" w:color="auto" w:fill="F2F6FC"/>
            <w:tcMar>
              <w:top w:w="40" w:type="dxa"/>
              <w:left w:w="80" w:type="dxa"/>
              <w:bottom w:w="40" w:type="dxa"/>
              <w:right w:w="80" w:type="dxa"/>
            </w:tcMar>
            <w:vAlign w:val="center"/>
          </w:tcPr>
          <w:p w14:paraId="05FE2D0F" w14:textId="77777777" w:rsidR="001D6D33" w:rsidRDefault="002D2DD4">
            <w:pPr>
              <w:spacing w:before="20" w:after="20"/>
            </w:pPr>
            <w:r>
              <w:rPr>
                <w:sz w:val="16"/>
              </w:rPr>
              <w:t>Pendiente</w:t>
            </w:r>
          </w:p>
        </w:tc>
        <w:tc>
          <w:tcPr>
            <w:tcW w:w="1152" w:type="dxa"/>
            <w:shd w:val="clear" w:color="auto" w:fill="F2F6FC"/>
            <w:tcMar>
              <w:top w:w="40" w:type="dxa"/>
              <w:left w:w="80" w:type="dxa"/>
              <w:bottom w:w="40" w:type="dxa"/>
              <w:right w:w="80" w:type="dxa"/>
            </w:tcMar>
            <w:vAlign w:val="center"/>
          </w:tcPr>
          <w:p w14:paraId="031342A3" w14:textId="77777777" w:rsidR="001D6D33" w:rsidRDefault="002D2DD4">
            <w:pPr>
              <w:spacing w:before="20" w:after="20"/>
            </w:pPr>
            <w:r>
              <w:rPr>
                <w:sz w:val="16"/>
              </w:rPr>
              <w:t>Alta</w:t>
            </w:r>
          </w:p>
        </w:tc>
      </w:tr>
      <w:tr w:rsidR="001D6D33" w14:paraId="4AFE1D7D" w14:textId="77777777" w:rsidTr="6B982EE3">
        <w:trPr>
          <w:jc w:val="center"/>
        </w:trPr>
        <w:tc>
          <w:tcPr>
            <w:tcW w:w="4896" w:type="dxa"/>
            <w:tcMar>
              <w:top w:w="40" w:type="dxa"/>
              <w:left w:w="80" w:type="dxa"/>
              <w:bottom w:w="40" w:type="dxa"/>
              <w:right w:w="80" w:type="dxa"/>
            </w:tcMar>
            <w:vAlign w:val="center"/>
          </w:tcPr>
          <w:p w14:paraId="5BC0D884" w14:textId="77777777" w:rsidR="001D6D33" w:rsidRDefault="002D2DD4">
            <w:pPr>
              <w:spacing w:before="20" w:after="20"/>
            </w:pPr>
            <w:r>
              <w:rPr>
                <w:sz w:val="16"/>
              </w:rPr>
              <w:t>Perfilamiento de acceso y roles SAC (DAC por sociedad)</w:t>
            </w:r>
          </w:p>
        </w:tc>
        <w:tc>
          <w:tcPr>
            <w:tcW w:w="2016" w:type="dxa"/>
            <w:tcMar>
              <w:top w:w="40" w:type="dxa"/>
              <w:left w:w="80" w:type="dxa"/>
              <w:bottom w:w="40" w:type="dxa"/>
              <w:right w:w="80" w:type="dxa"/>
            </w:tcMar>
            <w:vAlign w:val="center"/>
          </w:tcPr>
          <w:p w14:paraId="103F1D18" w14:textId="77777777" w:rsidR="001D6D33" w:rsidRDefault="002D2DD4">
            <w:pPr>
              <w:spacing w:before="20" w:after="20"/>
            </w:pPr>
            <w:r>
              <w:rPr>
                <w:sz w:val="16"/>
              </w:rPr>
              <w:t>Seguridad</w:t>
            </w:r>
          </w:p>
        </w:tc>
        <w:tc>
          <w:tcPr>
            <w:tcW w:w="1440" w:type="dxa"/>
            <w:tcMar>
              <w:top w:w="40" w:type="dxa"/>
              <w:left w:w="80" w:type="dxa"/>
              <w:bottom w:w="40" w:type="dxa"/>
              <w:right w:w="80" w:type="dxa"/>
            </w:tcMar>
            <w:vAlign w:val="center"/>
          </w:tcPr>
          <w:p w14:paraId="604BCCBA" w14:textId="77777777" w:rsidR="001D6D33" w:rsidRDefault="002D2DD4">
            <w:pPr>
              <w:spacing w:before="20" w:after="20"/>
            </w:pPr>
            <w:r>
              <w:rPr>
                <w:sz w:val="16"/>
              </w:rPr>
              <w:t>Pendiente</w:t>
            </w:r>
          </w:p>
        </w:tc>
        <w:tc>
          <w:tcPr>
            <w:tcW w:w="1152" w:type="dxa"/>
            <w:tcMar>
              <w:top w:w="40" w:type="dxa"/>
              <w:left w:w="80" w:type="dxa"/>
              <w:bottom w:w="40" w:type="dxa"/>
              <w:right w:w="80" w:type="dxa"/>
            </w:tcMar>
            <w:vAlign w:val="center"/>
          </w:tcPr>
          <w:p w14:paraId="56F9DF73" w14:textId="77777777" w:rsidR="001D6D33" w:rsidRDefault="002D2DD4">
            <w:pPr>
              <w:spacing w:before="20" w:after="20"/>
            </w:pPr>
            <w:r>
              <w:rPr>
                <w:sz w:val="16"/>
              </w:rPr>
              <w:t>Alta</w:t>
            </w:r>
          </w:p>
        </w:tc>
      </w:tr>
    </w:tbl>
    <w:p w14:paraId="11BE0EAB" w14:textId="77777777" w:rsidR="001D6D33" w:rsidRDefault="001D6D33">
      <w:pPr>
        <w:spacing w:after="80"/>
      </w:pPr>
    </w:p>
    <w:p w14:paraId="434569D2" w14:textId="77777777" w:rsidR="001D6D33" w:rsidRDefault="002D2DD4">
      <w:pPr>
        <w:pStyle w:val="Heading3"/>
        <w:spacing w:before="160"/>
      </w:pPr>
      <w:bookmarkStart w:id="177" w:name="_Toc231905252"/>
      <w:r>
        <w:t>Roles</w:t>
      </w:r>
      <w:bookmarkEnd w:id="177"/>
    </w:p>
    <w:tbl>
      <w:tblPr>
        <w:tblStyle w:val="Fanalca"/>
        <w:tblW w:w="9504" w:type="dxa"/>
        <w:jc w:val="center"/>
        <w:tblLayout w:type="fixed"/>
        <w:tblLook w:val="04A0" w:firstRow="1" w:lastRow="0" w:firstColumn="1" w:lastColumn="0" w:noHBand="0" w:noVBand="1"/>
      </w:tblPr>
      <w:tblGrid>
        <w:gridCol w:w="2448"/>
        <w:gridCol w:w="4320"/>
        <w:gridCol w:w="1728"/>
        <w:gridCol w:w="1008"/>
      </w:tblGrid>
      <w:tr w:rsidR="001D6D33" w14:paraId="165EBC3E" w14:textId="77777777" w:rsidTr="008E42CF">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shd w:val="clear" w:color="auto" w:fill="1F3864"/>
            <w:tcMar>
              <w:top w:w="40" w:type="dxa"/>
              <w:left w:w="80" w:type="dxa"/>
              <w:bottom w:w="40" w:type="dxa"/>
              <w:right w:w="80" w:type="dxa"/>
            </w:tcMar>
            <w:vAlign w:val="center"/>
          </w:tcPr>
          <w:p w14:paraId="58F983DD" w14:textId="77777777" w:rsidR="001D6D33" w:rsidRDefault="002D2DD4">
            <w:pPr>
              <w:spacing w:before="20" w:after="20"/>
              <w:jc w:val="center"/>
            </w:pPr>
            <w:r>
              <w:rPr>
                <w:b/>
                <w:color w:val="FFFFFF"/>
                <w:sz w:val="17"/>
              </w:rPr>
              <w:t>Perfil</w:t>
            </w:r>
          </w:p>
        </w:tc>
        <w:tc>
          <w:tcPr>
            <w:tcW w:w="4320" w:type="dxa"/>
            <w:shd w:val="clear" w:color="auto" w:fill="1F3864"/>
            <w:tcMar>
              <w:top w:w="40" w:type="dxa"/>
              <w:left w:w="80" w:type="dxa"/>
              <w:bottom w:w="40" w:type="dxa"/>
              <w:right w:w="80" w:type="dxa"/>
            </w:tcMar>
            <w:vAlign w:val="center"/>
          </w:tcPr>
          <w:p w14:paraId="7744A8AC" w14:textId="77777777" w:rsidR="001D6D33" w:rsidRDefault="002D2DD4">
            <w:pPr>
              <w:spacing w:before="20" w:after="20"/>
              <w:jc w:val="center"/>
            </w:pPr>
            <w:r>
              <w:rPr>
                <w:b/>
                <w:color w:val="FFFFFF"/>
                <w:sz w:val="17"/>
              </w:rPr>
              <w:t>Responsabilidad en SAC</w:t>
            </w:r>
          </w:p>
        </w:tc>
        <w:tc>
          <w:tcPr>
            <w:tcW w:w="1728" w:type="dxa"/>
            <w:shd w:val="clear" w:color="auto" w:fill="1F3864"/>
            <w:tcMar>
              <w:top w:w="40" w:type="dxa"/>
              <w:left w:w="80" w:type="dxa"/>
              <w:bottom w:w="40" w:type="dxa"/>
              <w:right w:w="80" w:type="dxa"/>
            </w:tcMar>
            <w:vAlign w:val="center"/>
          </w:tcPr>
          <w:p w14:paraId="2007C433" w14:textId="77777777" w:rsidR="001D6D33" w:rsidRDefault="002D2DD4">
            <w:pPr>
              <w:spacing w:before="20" w:after="20"/>
              <w:jc w:val="center"/>
            </w:pPr>
            <w:r>
              <w:rPr>
                <w:b/>
                <w:color w:val="FFFFFF"/>
                <w:sz w:val="17"/>
              </w:rPr>
              <w:t>Unidad</w:t>
            </w:r>
          </w:p>
        </w:tc>
        <w:tc>
          <w:tcPr>
            <w:tcW w:w="1008" w:type="dxa"/>
            <w:shd w:val="clear" w:color="auto" w:fill="1F3864"/>
            <w:tcMar>
              <w:top w:w="40" w:type="dxa"/>
              <w:left w:w="80" w:type="dxa"/>
              <w:bottom w:w="40" w:type="dxa"/>
              <w:right w:w="80" w:type="dxa"/>
            </w:tcMar>
            <w:vAlign w:val="center"/>
          </w:tcPr>
          <w:p w14:paraId="64FE99CA" w14:textId="77777777" w:rsidR="001D6D33" w:rsidRDefault="002D2DD4">
            <w:pPr>
              <w:spacing w:before="20" w:after="20"/>
              <w:jc w:val="center"/>
            </w:pPr>
            <w:r>
              <w:rPr>
                <w:b/>
                <w:color w:val="FFFFFF"/>
                <w:sz w:val="17"/>
              </w:rPr>
              <w:t>Acceso SAC</w:t>
            </w:r>
          </w:p>
        </w:tc>
      </w:tr>
      <w:tr w:rsidR="001D6D33" w14:paraId="59E180A2" w14:textId="77777777" w:rsidTr="008E42CF">
        <w:trPr>
          <w:jc w:val="center"/>
        </w:trPr>
        <w:tc>
          <w:tcPr>
            <w:tcW w:w="2448" w:type="dxa"/>
            <w:tcMar>
              <w:top w:w="40" w:type="dxa"/>
              <w:left w:w="80" w:type="dxa"/>
              <w:bottom w:w="40" w:type="dxa"/>
              <w:right w:w="80" w:type="dxa"/>
            </w:tcMar>
            <w:vAlign w:val="center"/>
          </w:tcPr>
          <w:p w14:paraId="4B68528A" w14:textId="77777777" w:rsidR="001D6D33" w:rsidRDefault="002D2DD4">
            <w:pPr>
              <w:spacing w:before="20" w:after="20"/>
            </w:pPr>
            <w:r>
              <w:rPr>
                <w:sz w:val="15"/>
              </w:rPr>
              <w:t>Key User Motos</w:t>
            </w:r>
          </w:p>
        </w:tc>
        <w:tc>
          <w:tcPr>
            <w:tcW w:w="4320" w:type="dxa"/>
            <w:tcMar>
              <w:top w:w="40" w:type="dxa"/>
              <w:left w:w="80" w:type="dxa"/>
              <w:bottom w:w="40" w:type="dxa"/>
              <w:right w:w="80" w:type="dxa"/>
            </w:tcMar>
            <w:vAlign w:val="center"/>
          </w:tcPr>
          <w:p w14:paraId="7C3364ED" w14:textId="77777777" w:rsidR="001D6D33" w:rsidRDefault="002D2DD4">
            <w:pPr>
              <w:spacing w:before="20" w:after="20"/>
            </w:pPr>
            <w:r>
              <w:rPr>
                <w:sz w:val="15"/>
              </w:rPr>
              <w:t>Mantiene datos de motos (CKD, CBU, repuestos, motopartes); valida plantillas y scripts.</w:t>
            </w:r>
          </w:p>
        </w:tc>
        <w:tc>
          <w:tcPr>
            <w:tcW w:w="1728" w:type="dxa"/>
            <w:tcMar>
              <w:top w:w="40" w:type="dxa"/>
              <w:left w:w="80" w:type="dxa"/>
              <w:bottom w:w="40" w:type="dxa"/>
              <w:right w:w="80" w:type="dxa"/>
            </w:tcMar>
            <w:vAlign w:val="center"/>
          </w:tcPr>
          <w:p w14:paraId="5AB3CE68" w14:textId="77777777" w:rsidR="001D6D33" w:rsidRDefault="002D2DD4">
            <w:pPr>
              <w:spacing w:before="20" w:after="20"/>
            </w:pPr>
            <w:r>
              <w:rPr>
                <w:sz w:val="15"/>
              </w:rPr>
              <w:t>Supermotos / Motos</w:t>
            </w:r>
          </w:p>
        </w:tc>
        <w:tc>
          <w:tcPr>
            <w:tcW w:w="1008" w:type="dxa"/>
            <w:tcMar>
              <w:top w:w="40" w:type="dxa"/>
              <w:left w:w="80" w:type="dxa"/>
              <w:bottom w:w="40" w:type="dxa"/>
              <w:right w:w="80" w:type="dxa"/>
            </w:tcMar>
            <w:vAlign w:val="center"/>
          </w:tcPr>
          <w:p w14:paraId="3F0264CA" w14:textId="77777777" w:rsidR="001D6D33" w:rsidRDefault="002D2DD4">
            <w:pPr>
              <w:spacing w:before="20" w:after="20"/>
            </w:pPr>
            <w:r>
              <w:rPr>
                <w:sz w:val="15"/>
              </w:rPr>
              <w:t>Read/Write</w:t>
            </w:r>
          </w:p>
        </w:tc>
      </w:tr>
      <w:tr w:rsidR="001D6D33" w14:paraId="0CF04508" w14:textId="77777777" w:rsidTr="008E42CF">
        <w:trPr>
          <w:jc w:val="center"/>
        </w:trPr>
        <w:tc>
          <w:tcPr>
            <w:tcW w:w="2448" w:type="dxa"/>
            <w:shd w:val="clear" w:color="auto" w:fill="F2F6FC"/>
            <w:tcMar>
              <w:top w:w="40" w:type="dxa"/>
              <w:left w:w="80" w:type="dxa"/>
              <w:bottom w:w="40" w:type="dxa"/>
              <w:right w:w="80" w:type="dxa"/>
            </w:tcMar>
            <w:vAlign w:val="center"/>
          </w:tcPr>
          <w:p w14:paraId="3B10AC3B" w14:textId="77777777" w:rsidR="001D6D33" w:rsidRDefault="002D2DD4">
            <w:pPr>
              <w:spacing w:before="20" w:after="20"/>
            </w:pPr>
            <w:r>
              <w:rPr>
                <w:sz w:val="15"/>
              </w:rPr>
              <w:t>Key User Autos</w:t>
            </w:r>
          </w:p>
        </w:tc>
        <w:tc>
          <w:tcPr>
            <w:tcW w:w="4320" w:type="dxa"/>
            <w:shd w:val="clear" w:color="auto" w:fill="F2F6FC"/>
            <w:tcMar>
              <w:top w:w="40" w:type="dxa"/>
              <w:left w:w="80" w:type="dxa"/>
              <w:bottom w:w="40" w:type="dxa"/>
              <w:right w:w="80" w:type="dxa"/>
            </w:tcMar>
            <w:vAlign w:val="center"/>
          </w:tcPr>
          <w:p w14:paraId="09AC240F" w14:textId="77777777" w:rsidR="001D6D33" w:rsidRDefault="002D2DD4">
            <w:pPr>
              <w:spacing w:before="20" w:after="20"/>
            </w:pPr>
            <w:r>
              <w:rPr>
                <w:sz w:val="15"/>
              </w:rPr>
              <w:t>Mantiene datos de HAC, agencias, HPC, talleres y renting.</w:t>
            </w:r>
          </w:p>
        </w:tc>
        <w:tc>
          <w:tcPr>
            <w:tcW w:w="1728" w:type="dxa"/>
            <w:shd w:val="clear" w:color="auto" w:fill="F2F6FC"/>
            <w:tcMar>
              <w:top w:w="40" w:type="dxa"/>
              <w:left w:w="80" w:type="dxa"/>
              <w:bottom w:w="40" w:type="dxa"/>
              <w:right w:w="80" w:type="dxa"/>
            </w:tcMar>
            <w:vAlign w:val="center"/>
          </w:tcPr>
          <w:p w14:paraId="2BF01803" w14:textId="77777777" w:rsidR="001D6D33" w:rsidRDefault="002D2DD4">
            <w:pPr>
              <w:spacing w:before="20" w:after="20"/>
            </w:pPr>
            <w:r>
              <w:rPr>
                <w:sz w:val="15"/>
              </w:rPr>
              <w:t>Honda Autos</w:t>
            </w:r>
          </w:p>
        </w:tc>
        <w:tc>
          <w:tcPr>
            <w:tcW w:w="1008" w:type="dxa"/>
            <w:shd w:val="clear" w:color="auto" w:fill="F2F6FC"/>
            <w:tcMar>
              <w:top w:w="40" w:type="dxa"/>
              <w:left w:w="80" w:type="dxa"/>
              <w:bottom w:w="40" w:type="dxa"/>
              <w:right w:w="80" w:type="dxa"/>
            </w:tcMar>
            <w:vAlign w:val="center"/>
          </w:tcPr>
          <w:p w14:paraId="34D5E649" w14:textId="77777777" w:rsidR="001D6D33" w:rsidRDefault="002D2DD4">
            <w:pPr>
              <w:spacing w:before="20" w:after="20"/>
            </w:pPr>
            <w:r>
              <w:rPr>
                <w:sz w:val="15"/>
              </w:rPr>
              <w:t>Read/Write</w:t>
            </w:r>
          </w:p>
        </w:tc>
      </w:tr>
      <w:tr w:rsidR="001D6D33" w14:paraId="3A804E35" w14:textId="77777777" w:rsidTr="008E42CF">
        <w:trPr>
          <w:jc w:val="center"/>
        </w:trPr>
        <w:tc>
          <w:tcPr>
            <w:tcW w:w="2448" w:type="dxa"/>
            <w:tcMar>
              <w:top w:w="40" w:type="dxa"/>
              <w:left w:w="80" w:type="dxa"/>
              <w:bottom w:w="40" w:type="dxa"/>
              <w:right w:w="80" w:type="dxa"/>
            </w:tcMar>
            <w:vAlign w:val="center"/>
          </w:tcPr>
          <w:p w14:paraId="7894F475" w14:textId="77777777" w:rsidR="001D6D33" w:rsidRDefault="002D2DD4">
            <w:pPr>
              <w:spacing w:before="20" w:after="20"/>
            </w:pPr>
            <w:r>
              <w:rPr>
                <w:sz w:val="15"/>
              </w:rPr>
              <w:t>Líder funcional del proyecto</w:t>
            </w:r>
          </w:p>
        </w:tc>
        <w:tc>
          <w:tcPr>
            <w:tcW w:w="4320" w:type="dxa"/>
            <w:tcMar>
              <w:top w:w="40" w:type="dxa"/>
              <w:left w:w="80" w:type="dxa"/>
              <w:bottom w:w="40" w:type="dxa"/>
              <w:right w:w="80" w:type="dxa"/>
            </w:tcMar>
            <w:vAlign w:val="center"/>
          </w:tcPr>
          <w:p w14:paraId="05732152" w14:textId="77777777" w:rsidR="001D6D33" w:rsidRDefault="002D2DD4">
            <w:pPr>
              <w:spacing w:before="20" w:after="20"/>
            </w:pPr>
            <w:r>
              <w:rPr>
                <w:sz w:val="15"/>
              </w:rPr>
              <w:t>Coordina sesiones técnicas, valida la arquitectura y define mejoras de configuración.</w:t>
            </w:r>
          </w:p>
        </w:tc>
        <w:tc>
          <w:tcPr>
            <w:tcW w:w="1728" w:type="dxa"/>
            <w:tcMar>
              <w:top w:w="40" w:type="dxa"/>
              <w:left w:w="80" w:type="dxa"/>
              <w:bottom w:w="40" w:type="dxa"/>
              <w:right w:w="80" w:type="dxa"/>
            </w:tcMar>
            <w:vAlign w:val="center"/>
          </w:tcPr>
          <w:p w14:paraId="2CD20129" w14:textId="77777777" w:rsidR="001D6D33" w:rsidRDefault="002D2DD4">
            <w:pPr>
              <w:spacing w:before="20" w:after="20"/>
            </w:pPr>
            <w:r>
              <w:rPr>
                <w:sz w:val="15"/>
              </w:rPr>
              <w:t>Programa SAP BUILD</w:t>
            </w:r>
          </w:p>
        </w:tc>
        <w:tc>
          <w:tcPr>
            <w:tcW w:w="1008" w:type="dxa"/>
            <w:tcMar>
              <w:top w:w="40" w:type="dxa"/>
              <w:left w:w="80" w:type="dxa"/>
              <w:bottom w:w="40" w:type="dxa"/>
              <w:right w:w="80" w:type="dxa"/>
            </w:tcMar>
            <w:vAlign w:val="center"/>
          </w:tcPr>
          <w:p w14:paraId="0F83487B" w14:textId="77777777" w:rsidR="001D6D33" w:rsidRDefault="002D2DD4">
            <w:pPr>
              <w:spacing w:before="20" w:after="20"/>
            </w:pPr>
            <w:r>
              <w:rPr>
                <w:sz w:val="15"/>
              </w:rPr>
              <w:t>Modeler / Admin</w:t>
            </w:r>
          </w:p>
        </w:tc>
      </w:tr>
      <w:tr w:rsidR="001D6D33" w14:paraId="5306D5FC" w14:textId="77777777" w:rsidTr="008E42CF">
        <w:trPr>
          <w:jc w:val="center"/>
        </w:trPr>
        <w:tc>
          <w:tcPr>
            <w:tcW w:w="2448" w:type="dxa"/>
            <w:shd w:val="clear" w:color="auto" w:fill="F2F6FC"/>
            <w:tcMar>
              <w:top w:w="40" w:type="dxa"/>
              <w:left w:w="80" w:type="dxa"/>
              <w:bottom w:w="40" w:type="dxa"/>
              <w:right w:w="80" w:type="dxa"/>
            </w:tcMar>
            <w:vAlign w:val="center"/>
          </w:tcPr>
          <w:p w14:paraId="67451195" w14:textId="77777777" w:rsidR="001D6D33" w:rsidRDefault="002D2DD4">
            <w:pPr>
              <w:spacing w:before="20" w:after="20"/>
            </w:pPr>
            <w:r>
              <w:rPr>
                <w:sz w:val="15"/>
              </w:rPr>
              <w:t>Key Users Transformación de Acero</w:t>
            </w:r>
          </w:p>
        </w:tc>
        <w:tc>
          <w:tcPr>
            <w:tcW w:w="4320" w:type="dxa"/>
            <w:shd w:val="clear" w:color="auto" w:fill="F2F6FC"/>
            <w:tcMar>
              <w:top w:w="40" w:type="dxa"/>
              <w:left w:w="80" w:type="dxa"/>
              <w:bottom w:w="40" w:type="dxa"/>
              <w:right w:w="80" w:type="dxa"/>
            </w:tcMar>
            <w:vAlign w:val="center"/>
          </w:tcPr>
          <w:p w14:paraId="5FC06229" w14:textId="77777777" w:rsidR="001D6D33" w:rsidRDefault="002D2DD4">
            <w:pPr>
              <w:spacing w:before="20" w:after="20"/>
            </w:pPr>
            <w:r>
              <w:rPr>
                <w:sz w:val="15"/>
              </w:rPr>
              <w:t>Responsables de tubería, Metal Sur, PMF, ensamble Medellín, autopartes, defensas y ambiental.</w:t>
            </w:r>
          </w:p>
        </w:tc>
        <w:tc>
          <w:tcPr>
            <w:tcW w:w="1728" w:type="dxa"/>
            <w:shd w:val="clear" w:color="auto" w:fill="F2F6FC"/>
            <w:tcMar>
              <w:top w:w="40" w:type="dxa"/>
              <w:left w:w="80" w:type="dxa"/>
              <w:bottom w:w="40" w:type="dxa"/>
              <w:right w:w="80" w:type="dxa"/>
            </w:tcMar>
            <w:vAlign w:val="center"/>
          </w:tcPr>
          <w:p w14:paraId="7282A159" w14:textId="77777777" w:rsidR="001D6D33" w:rsidRDefault="002D2DD4">
            <w:pPr>
              <w:spacing w:before="20" w:after="20"/>
            </w:pPr>
            <w:r>
              <w:rPr>
                <w:sz w:val="15"/>
              </w:rPr>
              <w:t>Metalmecánica</w:t>
            </w:r>
          </w:p>
        </w:tc>
        <w:tc>
          <w:tcPr>
            <w:tcW w:w="1008" w:type="dxa"/>
            <w:shd w:val="clear" w:color="auto" w:fill="F2F6FC"/>
            <w:tcMar>
              <w:top w:w="40" w:type="dxa"/>
              <w:left w:w="80" w:type="dxa"/>
              <w:bottom w:w="40" w:type="dxa"/>
              <w:right w:w="80" w:type="dxa"/>
            </w:tcMar>
            <w:vAlign w:val="center"/>
          </w:tcPr>
          <w:p w14:paraId="1874C719" w14:textId="77777777" w:rsidR="001D6D33" w:rsidRDefault="002D2DD4">
            <w:pPr>
              <w:spacing w:before="20" w:after="20"/>
            </w:pPr>
            <w:r>
              <w:rPr>
                <w:sz w:val="15"/>
              </w:rPr>
              <w:t>Read/Write</w:t>
            </w:r>
          </w:p>
        </w:tc>
      </w:tr>
      <w:tr w:rsidR="001D6D33" w14:paraId="77EA9403" w14:textId="77777777" w:rsidTr="008E42CF">
        <w:trPr>
          <w:jc w:val="center"/>
        </w:trPr>
        <w:tc>
          <w:tcPr>
            <w:tcW w:w="2448" w:type="dxa"/>
            <w:tcMar>
              <w:top w:w="40" w:type="dxa"/>
              <w:left w:w="80" w:type="dxa"/>
              <w:bottom w:w="40" w:type="dxa"/>
              <w:right w:w="80" w:type="dxa"/>
            </w:tcMar>
            <w:vAlign w:val="center"/>
          </w:tcPr>
          <w:p w14:paraId="274D0C27" w14:textId="77777777" w:rsidR="001D6D33" w:rsidRDefault="002D2DD4">
            <w:pPr>
              <w:spacing w:before="20" w:after="20"/>
            </w:pPr>
            <w:r>
              <w:rPr>
                <w:sz w:val="15"/>
              </w:rPr>
              <w:t>Consultor SAP / SAC</w:t>
            </w:r>
          </w:p>
        </w:tc>
        <w:tc>
          <w:tcPr>
            <w:tcW w:w="4320" w:type="dxa"/>
            <w:tcMar>
              <w:top w:w="40" w:type="dxa"/>
              <w:left w:w="80" w:type="dxa"/>
              <w:bottom w:w="40" w:type="dxa"/>
              <w:right w:w="80" w:type="dxa"/>
            </w:tcMar>
            <w:vAlign w:val="center"/>
          </w:tcPr>
          <w:p w14:paraId="51D7FD26" w14:textId="77777777" w:rsidR="001D6D33" w:rsidRDefault="002D2DD4">
            <w:pPr>
              <w:spacing w:before="20" w:after="20"/>
            </w:pPr>
            <w:r>
              <w:rPr>
                <w:sz w:val="15"/>
              </w:rPr>
              <w:t>Diseño y construcción de modelos, Data Actions y Stories; soporte técnico.</w:t>
            </w:r>
          </w:p>
        </w:tc>
        <w:tc>
          <w:tcPr>
            <w:tcW w:w="1728" w:type="dxa"/>
            <w:tcMar>
              <w:top w:w="40" w:type="dxa"/>
              <w:left w:w="80" w:type="dxa"/>
              <w:bottom w:w="40" w:type="dxa"/>
              <w:right w:w="80" w:type="dxa"/>
            </w:tcMar>
            <w:vAlign w:val="center"/>
          </w:tcPr>
          <w:p w14:paraId="6617717F" w14:textId="77777777" w:rsidR="001D6D33" w:rsidRDefault="002D2DD4">
            <w:pPr>
              <w:spacing w:before="20" w:after="20"/>
            </w:pPr>
            <w:r>
              <w:rPr>
                <w:sz w:val="15"/>
              </w:rPr>
              <w:t>Programa SAP BUILD</w:t>
            </w:r>
          </w:p>
        </w:tc>
        <w:tc>
          <w:tcPr>
            <w:tcW w:w="1008" w:type="dxa"/>
            <w:tcMar>
              <w:top w:w="40" w:type="dxa"/>
              <w:left w:w="80" w:type="dxa"/>
              <w:bottom w:w="40" w:type="dxa"/>
              <w:right w:w="80" w:type="dxa"/>
            </w:tcMar>
            <w:vAlign w:val="center"/>
          </w:tcPr>
          <w:p w14:paraId="2C69F50C" w14:textId="77777777" w:rsidR="001D6D33" w:rsidRDefault="002D2DD4">
            <w:pPr>
              <w:spacing w:before="20" w:after="20"/>
            </w:pPr>
            <w:r>
              <w:rPr>
                <w:sz w:val="15"/>
              </w:rPr>
              <w:t>Admin / Developer</w:t>
            </w:r>
          </w:p>
        </w:tc>
      </w:tr>
    </w:tbl>
    <w:p w14:paraId="7D3D424E" w14:textId="77777777" w:rsidR="001D6D33" w:rsidRDefault="001D6D33">
      <w:pPr>
        <w:spacing w:after="80"/>
      </w:pPr>
    </w:p>
    <w:p w14:paraId="3225970F" w14:textId="77777777" w:rsidR="001D6D33" w:rsidRDefault="002D2DD4">
      <w:pPr>
        <w:pStyle w:val="Heading3"/>
        <w:spacing w:before="160"/>
        <w:rPr>
          <w:lang w:val="es-AR"/>
        </w:rPr>
      </w:pPr>
      <w:bookmarkStart w:id="178" w:name="_Toc231905253"/>
      <w:r w:rsidRPr="00BB583F">
        <w:rPr>
          <w:lang w:val="es-AR"/>
        </w:rPr>
        <w:t>Inventario de datos maestros susceptibles de migración</w:t>
      </w:r>
      <w:bookmarkEnd w:id="178"/>
    </w:p>
    <w:p w14:paraId="18242B48" w14:textId="77777777" w:rsidR="00D42401" w:rsidRPr="00D42401" w:rsidRDefault="00D42401" w:rsidP="00D42401">
      <w:pPr>
        <w:rPr>
          <w:lang w:val="es-AR"/>
        </w:rPr>
      </w:pPr>
    </w:p>
    <w:p w14:paraId="6720E381" w14:textId="77777777" w:rsidR="001D6D33" w:rsidRDefault="002D2DD4">
      <w:pPr>
        <w:spacing w:after="120"/>
        <w:jc w:val="both"/>
      </w:pPr>
      <w:r>
        <w:t>Los datos maestros se cargan en SAC desde los sistemas SAP (S/4HANA, FI, CO, SD, MM) mediante archivos CSV o conectores OData. Nota crítica: los identificadores de referencias en BPC no coinciden con los códigos del ERP; se requiere una tabla de mapeo antes de la carga.</w:t>
      </w:r>
    </w:p>
    <w:p w14:paraId="2D62F8E3" w14:textId="77777777" w:rsidR="00D42401" w:rsidRDefault="00D42401">
      <w:pPr>
        <w:spacing w:after="120"/>
        <w:jc w:val="both"/>
      </w:pPr>
    </w:p>
    <w:tbl>
      <w:tblPr>
        <w:tblStyle w:val="Fanalca"/>
        <w:tblW w:w="0" w:type="auto"/>
        <w:jc w:val="center"/>
        <w:tblLayout w:type="fixed"/>
        <w:tblLook w:val="04A0" w:firstRow="1" w:lastRow="0" w:firstColumn="1" w:lastColumn="0" w:noHBand="0" w:noVBand="1"/>
      </w:tblPr>
      <w:tblGrid>
        <w:gridCol w:w="2736"/>
        <w:gridCol w:w="1872"/>
        <w:gridCol w:w="1872"/>
        <w:gridCol w:w="1872"/>
        <w:gridCol w:w="1152"/>
      </w:tblGrid>
      <w:tr w:rsidR="001D6D33" w14:paraId="381D3114"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shd w:val="clear" w:color="auto" w:fill="1F3864"/>
            <w:tcMar>
              <w:top w:w="40" w:type="dxa"/>
              <w:left w:w="80" w:type="dxa"/>
              <w:bottom w:w="40" w:type="dxa"/>
              <w:right w:w="80" w:type="dxa"/>
            </w:tcMar>
            <w:vAlign w:val="center"/>
          </w:tcPr>
          <w:p w14:paraId="73C4A985" w14:textId="77777777" w:rsidR="001D6D33" w:rsidRDefault="002D2DD4">
            <w:pPr>
              <w:spacing w:before="20" w:after="20"/>
              <w:jc w:val="center"/>
            </w:pPr>
            <w:r>
              <w:rPr>
                <w:b/>
                <w:color w:val="FFFFFF"/>
                <w:sz w:val="17"/>
              </w:rPr>
              <w:t>Dato maestro / dimensión</w:t>
            </w:r>
          </w:p>
        </w:tc>
        <w:tc>
          <w:tcPr>
            <w:tcW w:w="1872" w:type="dxa"/>
            <w:shd w:val="clear" w:color="auto" w:fill="1F3864"/>
            <w:tcMar>
              <w:top w:w="40" w:type="dxa"/>
              <w:left w:w="80" w:type="dxa"/>
              <w:bottom w:w="40" w:type="dxa"/>
              <w:right w:w="80" w:type="dxa"/>
            </w:tcMar>
            <w:vAlign w:val="center"/>
          </w:tcPr>
          <w:p w14:paraId="5AA85577" w14:textId="77777777" w:rsidR="001D6D33" w:rsidRDefault="002D2DD4">
            <w:pPr>
              <w:spacing w:before="20" w:after="20"/>
              <w:jc w:val="center"/>
            </w:pPr>
            <w:r>
              <w:rPr>
                <w:b/>
                <w:color w:val="FFFFFF"/>
                <w:sz w:val="17"/>
              </w:rPr>
              <w:t>Fuente SAP</w:t>
            </w:r>
          </w:p>
        </w:tc>
        <w:tc>
          <w:tcPr>
            <w:tcW w:w="1872" w:type="dxa"/>
            <w:shd w:val="clear" w:color="auto" w:fill="1F3864"/>
            <w:tcMar>
              <w:top w:w="40" w:type="dxa"/>
              <w:left w:w="80" w:type="dxa"/>
              <w:bottom w:w="40" w:type="dxa"/>
              <w:right w:w="80" w:type="dxa"/>
            </w:tcMar>
            <w:vAlign w:val="center"/>
          </w:tcPr>
          <w:p w14:paraId="06E3A3B4" w14:textId="77777777" w:rsidR="001D6D33" w:rsidRDefault="002D2DD4">
            <w:pPr>
              <w:spacing w:before="20" w:after="20"/>
              <w:jc w:val="center"/>
            </w:pPr>
            <w:r>
              <w:rPr>
                <w:b/>
                <w:color w:val="FFFFFF"/>
                <w:sz w:val="17"/>
              </w:rPr>
              <w:t>Método de carga</w:t>
            </w:r>
          </w:p>
        </w:tc>
        <w:tc>
          <w:tcPr>
            <w:tcW w:w="1872" w:type="dxa"/>
            <w:shd w:val="clear" w:color="auto" w:fill="1F3864"/>
            <w:tcMar>
              <w:top w:w="40" w:type="dxa"/>
              <w:left w:w="80" w:type="dxa"/>
              <w:bottom w:w="40" w:type="dxa"/>
              <w:right w:w="80" w:type="dxa"/>
            </w:tcMar>
            <w:vAlign w:val="center"/>
          </w:tcPr>
          <w:p w14:paraId="660BF253" w14:textId="77777777" w:rsidR="001D6D33" w:rsidRDefault="002D2DD4">
            <w:pPr>
              <w:spacing w:before="20" w:after="20"/>
              <w:jc w:val="center"/>
            </w:pPr>
            <w:r>
              <w:rPr>
                <w:b/>
                <w:color w:val="FFFFFF"/>
                <w:sz w:val="17"/>
              </w:rPr>
              <w:t>Volumen</w:t>
            </w:r>
          </w:p>
        </w:tc>
        <w:tc>
          <w:tcPr>
            <w:tcW w:w="1152" w:type="dxa"/>
            <w:shd w:val="clear" w:color="auto" w:fill="1F3864"/>
            <w:tcMar>
              <w:top w:w="40" w:type="dxa"/>
              <w:left w:w="80" w:type="dxa"/>
              <w:bottom w:w="40" w:type="dxa"/>
              <w:right w:w="80" w:type="dxa"/>
            </w:tcMar>
            <w:vAlign w:val="center"/>
          </w:tcPr>
          <w:p w14:paraId="735C545C" w14:textId="77777777" w:rsidR="001D6D33" w:rsidRDefault="002D2DD4">
            <w:pPr>
              <w:spacing w:before="20" w:after="20"/>
              <w:jc w:val="center"/>
            </w:pPr>
            <w:r>
              <w:rPr>
                <w:b/>
                <w:color w:val="FFFFFF"/>
                <w:sz w:val="17"/>
              </w:rPr>
              <w:t>Complejidad</w:t>
            </w:r>
          </w:p>
        </w:tc>
      </w:tr>
      <w:tr w:rsidR="001D6D33" w14:paraId="1B1291BB" w14:textId="77777777" w:rsidTr="001D6D33">
        <w:trPr>
          <w:jc w:val="center"/>
        </w:trPr>
        <w:tc>
          <w:tcPr>
            <w:tcW w:w="2736" w:type="dxa"/>
            <w:tcMar>
              <w:top w:w="40" w:type="dxa"/>
              <w:left w:w="80" w:type="dxa"/>
              <w:bottom w:w="40" w:type="dxa"/>
              <w:right w:w="80" w:type="dxa"/>
            </w:tcMar>
            <w:vAlign w:val="center"/>
          </w:tcPr>
          <w:p w14:paraId="52F09638" w14:textId="77777777" w:rsidR="001D6D33" w:rsidRDefault="002D2DD4">
            <w:pPr>
              <w:spacing w:before="20" w:after="20"/>
            </w:pPr>
            <w:r>
              <w:rPr>
                <w:sz w:val="15"/>
              </w:rPr>
              <w:t>SOCIEDAD</w:t>
            </w:r>
          </w:p>
        </w:tc>
        <w:tc>
          <w:tcPr>
            <w:tcW w:w="1872" w:type="dxa"/>
            <w:tcMar>
              <w:top w:w="40" w:type="dxa"/>
              <w:left w:w="80" w:type="dxa"/>
              <w:bottom w:w="40" w:type="dxa"/>
              <w:right w:w="80" w:type="dxa"/>
            </w:tcMar>
            <w:vAlign w:val="center"/>
          </w:tcPr>
          <w:p w14:paraId="72BFC6E5" w14:textId="77777777" w:rsidR="001D6D33" w:rsidRDefault="002D2DD4">
            <w:pPr>
              <w:spacing w:before="20" w:after="20"/>
            </w:pPr>
            <w:r>
              <w:rPr>
                <w:sz w:val="15"/>
              </w:rPr>
              <w:t>FI · T001</w:t>
            </w:r>
          </w:p>
        </w:tc>
        <w:tc>
          <w:tcPr>
            <w:tcW w:w="1872" w:type="dxa"/>
            <w:tcMar>
              <w:top w:w="40" w:type="dxa"/>
              <w:left w:w="80" w:type="dxa"/>
              <w:bottom w:w="40" w:type="dxa"/>
              <w:right w:w="80" w:type="dxa"/>
            </w:tcMar>
            <w:vAlign w:val="center"/>
          </w:tcPr>
          <w:p w14:paraId="423E3641" w14:textId="77777777" w:rsidR="001D6D33" w:rsidRDefault="002D2DD4">
            <w:pPr>
              <w:spacing w:before="20" w:after="20"/>
            </w:pPr>
            <w:r>
              <w:rPr>
                <w:sz w:val="15"/>
              </w:rPr>
              <w:t>CSV manual</w:t>
            </w:r>
          </w:p>
        </w:tc>
        <w:tc>
          <w:tcPr>
            <w:tcW w:w="1872" w:type="dxa"/>
            <w:tcMar>
              <w:top w:w="40" w:type="dxa"/>
              <w:left w:w="80" w:type="dxa"/>
              <w:bottom w:w="40" w:type="dxa"/>
              <w:right w:w="80" w:type="dxa"/>
            </w:tcMar>
            <w:vAlign w:val="center"/>
          </w:tcPr>
          <w:p w14:paraId="67B42737" w14:textId="48F2DC3B" w:rsidR="001D6D33" w:rsidRDefault="002D2DD4">
            <w:pPr>
              <w:spacing w:before="20" w:after="20"/>
            </w:pPr>
            <w:r>
              <w:rPr>
                <w:sz w:val="15"/>
              </w:rPr>
              <w:t>7 sociedades</w:t>
            </w:r>
          </w:p>
        </w:tc>
        <w:tc>
          <w:tcPr>
            <w:tcW w:w="1152" w:type="dxa"/>
            <w:tcMar>
              <w:top w:w="40" w:type="dxa"/>
              <w:left w:w="80" w:type="dxa"/>
              <w:bottom w:w="40" w:type="dxa"/>
              <w:right w:w="80" w:type="dxa"/>
            </w:tcMar>
            <w:vAlign w:val="center"/>
          </w:tcPr>
          <w:p w14:paraId="05514D63" w14:textId="1C6DC732" w:rsidR="001D6D33" w:rsidRDefault="00D42401">
            <w:pPr>
              <w:spacing w:before="20" w:after="20"/>
            </w:pPr>
            <w:r w:rsidRPr="00D42401">
              <w:rPr>
                <w:sz w:val="15"/>
              </w:rPr>
              <w:t>Baja</w:t>
            </w:r>
          </w:p>
        </w:tc>
      </w:tr>
      <w:tr w:rsidR="001D6D33" w14:paraId="3FDBB4CA" w14:textId="77777777" w:rsidTr="001D6D33">
        <w:trPr>
          <w:jc w:val="center"/>
        </w:trPr>
        <w:tc>
          <w:tcPr>
            <w:tcW w:w="2736" w:type="dxa"/>
            <w:shd w:val="clear" w:color="auto" w:fill="F2F6FC"/>
            <w:tcMar>
              <w:top w:w="40" w:type="dxa"/>
              <w:left w:w="80" w:type="dxa"/>
              <w:bottom w:w="40" w:type="dxa"/>
              <w:right w:w="80" w:type="dxa"/>
            </w:tcMar>
            <w:vAlign w:val="center"/>
          </w:tcPr>
          <w:p w14:paraId="326D6057" w14:textId="77777777" w:rsidR="001D6D33" w:rsidRDefault="002D2DD4">
            <w:pPr>
              <w:spacing w:before="20" w:after="20"/>
            </w:pPr>
            <w:r>
              <w:rPr>
                <w:sz w:val="15"/>
              </w:rPr>
              <w:t>CEBES</w:t>
            </w:r>
          </w:p>
        </w:tc>
        <w:tc>
          <w:tcPr>
            <w:tcW w:w="1872" w:type="dxa"/>
            <w:shd w:val="clear" w:color="auto" w:fill="F2F6FC"/>
            <w:tcMar>
              <w:top w:w="40" w:type="dxa"/>
              <w:left w:w="80" w:type="dxa"/>
              <w:bottom w:w="40" w:type="dxa"/>
              <w:right w:w="80" w:type="dxa"/>
            </w:tcMar>
            <w:vAlign w:val="center"/>
          </w:tcPr>
          <w:p w14:paraId="2915C64B" w14:textId="77777777" w:rsidR="001D6D33" w:rsidRDefault="002D2DD4">
            <w:pPr>
              <w:spacing w:before="20" w:after="20"/>
            </w:pPr>
            <w:r>
              <w:rPr>
                <w:sz w:val="15"/>
              </w:rPr>
              <w:t>CO-PCA · CEPC</w:t>
            </w:r>
          </w:p>
        </w:tc>
        <w:tc>
          <w:tcPr>
            <w:tcW w:w="1872" w:type="dxa"/>
            <w:shd w:val="clear" w:color="auto" w:fill="F2F6FC"/>
            <w:tcMar>
              <w:top w:w="40" w:type="dxa"/>
              <w:left w:w="80" w:type="dxa"/>
              <w:bottom w:w="40" w:type="dxa"/>
              <w:right w:w="80" w:type="dxa"/>
            </w:tcMar>
            <w:vAlign w:val="center"/>
          </w:tcPr>
          <w:p w14:paraId="4364F92C" w14:textId="77777777" w:rsidR="001D6D33" w:rsidRDefault="002D2DD4">
            <w:pPr>
              <w:spacing w:before="20" w:after="20"/>
            </w:pPr>
            <w:r>
              <w:rPr>
                <w:sz w:val="15"/>
              </w:rPr>
              <w:t>CSV / OData</w:t>
            </w:r>
          </w:p>
        </w:tc>
        <w:tc>
          <w:tcPr>
            <w:tcW w:w="1872" w:type="dxa"/>
            <w:shd w:val="clear" w:color="auto" w:fill="F2F6FC"/>
            <w:tcMar>
              <w:top w:w="40" w:type="dxa"/>
              <w:left w:w="80" w:type="dxa"/>
              <w:bottom w:w="40" w:type="dxa"/>
              <w:right w:w="80" w:type="dxa"/>
            </w:tcMar>
            <w:vAlign w:val="center"/>
          </w:tcPr>
          <w:p w14:paraId="13B7E33B" w14:textId="27F78D04" w:rsidR="001D6D33" w:rsidRDefault="002D2DD4">
            <w:pPr>
              <w:spacing w:before="20" w:after="20"/>
            </w:pPr>
            <w:r>
              <w:rPr>
                <w:sz w:val="15"/>
              </w:rPr>
              <w:t>50+ CEBEs</w:t>
            </w:r>
          </w:p>
        </w:tc>
        <w:tc>
          <w:tcPr>
            <w:tcW w:w="1152" w:type="dxa"/>
            <w:shd w:val="clear" w:color="auto" w:fill="F2F6FC"/>
            <w:tcMar>
              <w:top w:w="40" w:type="dxa"/>
              <w:left w:w="80" w:type="dxa"/>
              <w:bottom w:w="40" w:type="dxa"/>
              <w:right w:w="80" w:type="dxa"/>
            </w:tcMar>
            <w:vAlign w:val="center"/>
          </w:tcPr>
          <w:p w14:paraId="10950489" w14:textId="00ABBACC" w:rsidR="001D6D33" w:rsidRDefault="00D42401">
            <w:pPr>
              <w:spacing w:before="20" w:after="20"/>
            </w:pPr>
            <w:r w:rsidRPr="00D42401">
              <w:rPr>
                <w:sz w:val="15"/>
              </w:rPr>
              <w:t>Baja</w:t>
            </w:r>
          </w:p>
        </w:tc>
      </w:tr>
      <w:tr w:rsidR="001D6D33" w14:paraId="3A64E0D4" w14:textId="77777777" w:rsidTr="001D6D33">
        <w:trPr>
          <w:jc w:val="center"/>
        </w:trPr>
        <w:tc>
          <w:tcPr>
            <w:tcW w:w="2736" w:type="dxa"/>
            <w:tcMar>
              <w:top w:w="40" w:type="dxa"/>
              <w:left w:w="80" w:type="dxa"/>
              <w:bottom w:w="40" w:type="dxa"/>
              <w:right w:w="80" w:type="dxa"/>
            </w:tcMar>
            <w:vAlign w:val="center"/>
          </w:tcPr>
          <w:p w14:paraId="6AB38BFC" w14:textId="77777777" w:rsidR="001D6D33" w:rsidRDefault="002D2DD4">
            <w:pPr>
              <w:spacing w:before="20" w:after="20"/>
            </w:pPr>
            <w:r>
              <w:rPr>
                <w:sz w:val="15"/>
              </w:rPr>
              <w:t>CECOS</w:t>
            </w:r>
          </w:p>
        </w:tc>
        <w:tc>
          <w:tcPr>
            <w:tcW w:w="1872" w:type="dxa"/>
            <w:tcMar>
              <w:top w:w="40" w:type="dxa"/>
              <w:left w:w="80" w:type="dxa"/>
              <w:bottom w:w="40" w:type="dxa"/>
              <w:right w:w="80" w:type="dxa"/>
            </w:tcMar>
            <w:vAlign w:val="center"/>
          </w:tcPr>
          <w:p w14:paraId="050E4440" w14:textId="77777777" w:rsidR="001D6D33" w:rsidRDefault="002D2DD4">
            <w:pPr>
              <w:spacing w:before="20" w:after="20"/>
            </w:pPr>
            <w:r>
              <w:rPr>
                <w:sz w:val="15"/>
              </w:rPr>
              <w:t>CO-CCA · CSKS</w:t>
            </w:r>
          </w:p>
        </w:tc>
        <w:tc>
          <w:tcPr>
            <w:tcW w:w="1872" w:type="dxa"/>
            <w:tcMar>
              <w:top w:w="40" w:type="dxa"/>
              <w:left w:w="80" w:type="dxa"/>
              <w:bottom w:w="40" w:type="dxa"/>
              <w:right w:w="80" w:type="dxa"/>
            </w:tcMar>
            <w:vAlign w:val="center"/>
          </w:tcPr>
          <w:p w14:paraId="0F5D0ED7" w14:textId="77777777" w:rsidR="001D6D33" w:rsidRDefault="002D2DD4">
            <w:pPr>
              <w:spacing w:before="20" w:after="20"/>
            </w:pPr>
            <w:r>
              <w:rPr>
                <w:sz w:val="15"/>
              </w:rPr>
              <w:t>CSV / OData</w:t>
            </w:r>
          </w:p>
        </w:tc>
        <w:tc>
          <w:tcPr>
            <w:tcW w:w="1872" w:type="dxa"/>
            <w:tcMar>
              <w:top w:w="40" w:type="dxa"/>
              <w:left w:w="80" w:type="dxa"/>
              <w:bottom w:w="40" w:type="dxa"/>
              <w:right w:w="80" w:type="dxa"/>
            </w:tcMar>
            <w:vAlign w:val="center"/>
          </w:tcPr>
          <w:p w14:paraId="000EFB71" w14:textId="5EE9942A" w:rsidR="001D6D33" w:rsidRDefault="002D2DD4">
            <w:pPr>
              <w:spacing w:before="20" w:after="20"/>
            </w:pPr>
            <w:r>
              <w:rPr>
                <w:sz w:val="15"/>
              </w:rPr>
              <w:t>40+ CECOS</w:t>
            </w:r>
          </w:p>
        </w:tc>
        <w:tc>
          <w:tcPr>
            <w:tcW w:w="1152" w:type="dxa"/>
            <w:tcMar>
              <w:top w:w="40" w:type="dxa"/>
              <w:left w:w="80" w:type="dxa"/>
              <w:bottom w:w="40" w:type="dxa"/>
              <w:right w:w="80" w:type="dxa"/>
            </w:tcMar>
            <w:vAlign w:val="center"/>
          </w:tcPr>
          <w:p w14:paraId="59D0CD67" w14:textId="48B5EAC3" w:rsidR="001D6D33" w:rsidRDefault="00D42401">
            <w:pPr>
              <w:spacing w:before="20" w:after="20"/>
            </w:pPr>
            <w:r w:rsidRPr="00D42401">
              <w:rPr>
                <w:sz w:val="15"/>
              </w:rPr>
              <w:t>Baja</w:t>
            </w:r>
          </w:p>
        </w:tc>
      </w:tr>
      <w:tr w:rsidR="001D6D33" w14:paraId="638F70AE" w14:textId="77777777" w:rsidTr="001D6D33">
        <w:trPr>
          <w:jc w:val="center"/>
        </w:trPr>
        <w:tc>
          <w:tcPr>
            <w:tcW w:w="2736" w:type="dxa"/>
            <w:shd w:val="clear" w:color="auto" w:fill="F2F6FC"/>
            <w:tcMar>
              <w:top w:w="40" w:type="dxa"/>
              <w:left w:w="80" w:type="dxa"/>
              <w:bottom w:w="40" w:type="dxa"/>
              <w:right w:w="80" w:type="dxa"/>
            </w:tcMar>
            <w:vAlign w:val="center"/>
          </w:tcPr>
          <w:p w14:paraId="4B120885" w14:textId="77777777" w:rsidR="001D6D33" w:rsidRDefault="002D2DD4">
            <w:pPr>
              <w:spacing w:before="20" w:after="20"/>
            </w:pPr>
            <w:r>
              <w:rPr>
                <w:sz w:val="15"/>
              </w:rPr>
              <w:t>CUENTA (EEFF)</w:t>
            </w:r>
          </w:p>
        </w:tc>
        <w:tc>
          <w:tcPr>
            <w:tcW w:w="1872" w:type="dxa"/>
            <w:shd w:val="clear" w:color="auto" w:fill="F2F6FC"/>
            <w:tcMar>
              <w:top w:w="40" w:type="dxa"/>
              <w:left w:w="80" w:type="dxa"/>
              <w:bottom w:w="40" w:type="dxa"/>
              <w:right w:w="80" w:type="dxa"/>
            </w:tcMar>
            <w:vAlign w:val="center"/>
          </w:tcPr>
          <w:p w14:paraId="0DDDB88D" w14:textId="77777777" w:rsidR="001D6D33" w:rsidRDefault="002D2DD4">
            <w:pPr>
              <w:spacing w:before="20" w:after="20"/>
            </w:pPr>
            <w:r>
              <w:rPr>
                <w:sz w:val="15"/>
              </w:rPr>
              <w:t>FI · SKA1/SKB1</w:t>
            </w:r>
          </w:p>
        </w:tc>
        <w:tc>
          <w:tcPr>
            <w:tcW w:w="1872" w:type="dxa"/>
            <w:shd w:val="clear" w:color="auto" w:fill="F2F6FC"/>
            <w:tcMar>
              <w:top w:w="40" w:type="dxa"/>
              <w:left w:w="80" w:type="dxa"/>
              <w:bottom w:w="40" w:type="dxa"/>
              <w:right w:w="80" w:type="dxa"/>
            </w:tcMar>
            <w:vAlign w:val="center"/>
          </w:tcPr>
          <w:p w14:paraId="0DFDB1B9" w14:textId="77777777" w:rsidR="001D6D33" w:rsidRDefault="002D2DD4">
            <w:pPr>
              <w:spacing w:before="20" w:after="20"/>
            </w:pPr>
            <w:r>
              <w:rPr>
                <w:sz w:val="15"/>
              </w:rPr>
              <w:t>CSV / BW</w:t>
            </w:r>
          </w:p>
        </w:tc>
        <w:tc>
          <w:tcPr>
            <w:tcW w:w="1872" w:type="dxa"/>
            <w:shd w:val="clear" w:color="auto" w:fill="F2F6FC"/>
            <w:tcMar>
              <w:top w:w="40" w:type="dxa"/>
              <w:left w:w="80" w:type="dxa"/>
              <w:bottom w:w="40" w:type="dxa"/>
              <w:right w:w="80" w:type="dxa"/>
            </w:tcMar>
            <w:vAlign w:val="center"/>
          </w:tcPr>
          <w:p w14:paraId="5897B808" w14:textId="77777777" w:rsidR="001D6D33" w:rsidRDefault="002D2DD4">
            <w:pPr>
              <w:spacing w:before="20" w:after="20"/>
            </w:pPr>
            <w:r>
              <w:rPr>
                <w:sz w:val="15"/>
              </w:rPr>
              <w:t>Plan de cuentas FI</w:t>
            </w:r>
          </w:p>
        </w:tc>
        <w:tc>
          <w:tcPr>
            <w:tcW w:w="1152" w:type="dxa"/>
            <w:shd w:val="clear" w:color="auto" w:fill="F2F6FC"/>
            <w:tcMar>
              <w:top w:w="40" w:type="dxa"/>
              <w:left w:w="80" w:type="dxa"/>
              <w:bottom w:w="40" w:type="dxa"/>
              <w:right w:w="80" w:type="dxa"/>
            </w:tcMar>
            <w:vAlign w:val="center"/>
          </w:tcPr>
          <w:p w14:paraId="4F7C0317" w14:textId="66136D62" w:rsidR="001D6D33" w:rsidRDefault="00D42401">
            <w:pPr>
              <w:spacing w:before="20" w:after="20"/>
            </w:pPr>
            <w:r w:rsidRPr="00D42401">
              <w:rPr>
                <w:sz w:val="15"/>
              </w:rPr>
              <w:t>Baja</w:t>
            </w:r>
          </w:p>
        </w:tc>
      </w:tr>
      <w:tr w:rsidR="001D6D33" w14:paraId="50FD7414" w14:textId="77777777" w:rsidTr="001D6D33">
        <w:trPr>
          <w:jc w:val="center"/>
        </w:trPr>
        <w:tc>
          <w:tcPr>
            <w:tcW w:w="2736" w:type="dxa"/>
            <w:tcMar>
              <w:top w:w="40" w:type="dxa"/>
              <w:left w:w="80" w:type="dxa"/>
              <w:bottom w:w="40" w:type="dxa"/>
              <w:right w:w="80" w:type="dxa"/>
            </w:tcMar>
            <w:vAlign w:val="center"/>
          </w:tcPr>
          <w:p w14:paraId="10E2AF8F" w14:textId="77777777" w:rsidR="001D6D33" w:rsidRDefault="002D2DD4">
            <w:pPr>
              <w:spacing w:before="20" w:after="20"/>
            </w:pPr>
            <w:r>
              <w:rPr>
                <w:sz w:val="15"/>
              </w:rPr>
              <w:t>CUENTAS (C&amp;G)</w:t>
            </w:r>
          </w:p>
        </w:tc>
        <w:tc>
          <w:tcPr>
            <w:tcW w:w="1872" w:type="dxa"/>
            <w:tcMar>
              <w:top w:w="40" w:type="dxa"/>
              <w:left w:w="80" w:type="dxa"/>
              <w:bottom w:w="40" w:type="dxa"/>
              <w:right w:w="80" w:type="dxa"/>
            </w:tcMar>
            <w:vAlign w:val="center"/>
          </w:tcPr>
          <w:p w14:paraId="6375CD73" w14:textId="77777777" w:rsidR="001D6D33" w:rsidRDefault="002D2DD4">
            <w:pPr>
              <w:spacing w:before="20" w:after="20"/>
            </w:pPr>
            <w:r>
              <w:rPr>
                <w:sz w:val="15"/>
              </w:rPr>
              <w:t>CO · CSKA/CSKB</w:t>
            </w:r>
          </w:p>
        </w:tc>
        <w:tc>
          <w:tcPr>
            <w:tcW w:w="1872" w:type="dxa"/>
            <w:tcMar>
              <w:top w:w="40" w:type="dxa"/>
              <w:left w:w="80" w:type="dxa"/>
              <w:bottom w:w="40" w:type="dxa"/>
              <w:right w:w="80" w:type="dxa"/>
            </w:tcMar>
            <w:vAlign w:val="center"/>
          </w:tcPr>
          <w:p w14:paraId="3957A013" w14:textId="77777777" w:rsidR="001D6D33" w:rsidRDefault="002D2DD4">
            <w:pPr>
              <w:spacing w:before="20" w:after="20"/>
            </w:pPr>
            <w:r>
              <w:rPr>
                <w:sz w:val="15"/>
              </w:rPr>
              <w:t>CSV / BW</w:t>
            </w:r>
          </w:p>
        </w:tc>
        <w:tc>
          <w:tcPr>
            <w:tcW w:w="1872" w:type="dxa"/>
            <w:tcMar>
              <w:top w:w="40" w:type="dxa"/>
              <w:left w:w="80" w:type="dxa"/>
              <w:bottom w:w="40" w:type="dxa"/>
              <w:right w:w="80" w:type="dxa"/>
            </w:tcMar>
            <w:vAlign w:val="center"/>
          </w:tcPr>
          <w:p w14:paraId="71A4D6EF" w14:textId="77777777" w:rsidR="001D6D33" w:rsidRDefault="002D2DD4">
            <w:pPr>
              <w:spacing w:before="20" w:after="20"/>
            </w:pPr>
            <w:r>
              <w:rPr>
                <w:sz w:val="15"/>
              </w:rPr>
              <w:t>Plan de cuentas CO</w:t>
            </w:r>
          </w:p>
        </w:tc>
        <w:tc>
          <w:tcPr>
            <w:tcW w:w="1152" w:type="dxa"/>
            <w:tcMar>
              <w:top w:w="40" w:type="dxa"/>
              <w:left w:w="80" w:type="dxa"/>
              <w:bottom w:w="40" w:type="dxa"/>
              <w:right w:w="80" w:type="dxa"/>
            </w:tcMar>
            <w:vAlign w:val="center"/>
          </w:tcPr>
          <w:p w14:paraId="5BD68D74" w14:textId="7594F6D8" w:rsidR="001D6D33" w:rsidRDefault="00D42401">
            <w:pPr>
              <w:spacing w:before="20" w:after="20"/>
            </w:pPr>
            <w:r w:rsidRPr="00D42401">
              <w:rPr>
                <w:sz w:val="15"/>
              </w:rPr>
              <w:t>Baja</w:t>
            </w:r>
          </w:p>
        </w:tc>
      </w:tr>
      <w:tr w:rsidR="001D6D33" w14:paraId="091042C7" w14:textId="77777777" w:rsidTr="001D6D33">
        <w:trPr>
          <w:jc w:val="center"/>
        </w:trPr>
        <w:tc>
          <w:tcPr>
            <w:tcW w:w="2736" w:type="dxa"/>
            <w:shd w:val="clear" w:color="auto" w:fill="F2F6FC"/>
            <w:tcMar>
              <w:top w:w="40" w:type="dxa"/>
              <w:left w:w="80" w:type="dxa"/>
              <w:bottom w:w="40" w:type="dxa"/>
              <w:right w:w="80" w:type="dxa"/>
            </w:tcMar>
            <w:vAlign w:val="center"/>
          </w:tcPr>
          <w:p w14:paraId="265B1469" w14:textId="77777777" w:rsidR="001D6D33" w:rsidRDefault="002D2DD4">
            <w:pPr>
              <w:spacing w:before="20" w:after="20"/>
            </w:pPr>
            <w:r>
              <w:rPr>
                <w:sz w:val="15"/>
              </w:rPr>
              <w:t>CLIENTES</w:t>
            </w:r>
          </w:p>
        </w:tc>
        <w:tc>
          <w:tcPr>
            <w:tcW w:w="1872" w:type="dxa"/>
            <w:shd w:val="clear" w:color="auto" w:fill="F2F6FC"/>
            <w:tcMar>
              <w:top w:w="40" w:type="dxa"/>
              <w:left w:w="80" w:type="dxa"/>
              <w:bottom w:w="40" w:type="dxa"/>
              <w:right w:w="80" w:type="dxa"/>
            </w:tcMar>
            <w:vAlign w:val="center"/>
          </w:tcPr>
          <w:p w14:paraId="0F2ABE43" w14:textId="77777777" w:rsidR="001D6D33" w:rsidRDefault="002D2DD4">
            <w:pPr>
              <w:spacing w:before="20" w:after="20"/>
            </w:pPr>
            <w:r>
              <w:rPr>
                <w:sz w:val="15"/>
              </w:rPr>
              <w:t>SD · KNA1</w:t>
            </w:r>
          </w:p>
        </w:tc>
        <w:tc>
          <w:tcPr>
            <w:tcW w:w="1872" w:type="dxa"/>
            <w:shd w:val="clear" w:color="auto" w:fill="F2F6FC"/>
            <w:tcMar>
              <w:top w:w="40" w:type="dxa"/>
              <w:left w:w="80" w:type="dxa"/>
              <w:bottom w:w="40" w:type="dxa"/>
              <w:right w:w="80" w:type="dxa"/>
            </w:tcMar>
            <w:vAlign w:val="center"/>
          </w:tcPr>
          <w:p w14:paraId="75D1DA11" w14:textId="77777777" w:rsidR="001D6D33" w:rsidRDefault="002D2DD4">
            <w:pPr>
              <w:spacing w:before="20" w:after="20"/>
            </w:pPr>
            <w:r>
              <w:rPr>
                <w:sz w:val="15"/>
              </w:rPr>
              <w:t>OData / CSV</w:t>
            </w:r>
          </w:p>
        </w:tc>
        <w:tc>
          <w:tcPr>
            <w:tcW w:w="1872" w:type="dxa"/>
            <w:shd w:val="clear" w:color="auto" w:fill="F2F6FC"/>
            <w:tcMar>
              <w:top w:w="40" w:type="dxa"/>
              <w:left w:w="80" w:type="dxa"/>
              <w:bottom w:w="40" w:type="dxa"/>
              <w:right w:w="80" w:type="dxa"/>
            </w:tcMar>
            <w:vAlign w:val="center"/>
          </w:tcPr>
          <w:p w14:paraId="0EA7B431" w14:textId="77777777" w:rsidR="001D6D33" w:rsidRDefault="002D2DD4">
            <w:pPr>
              <w:spacing w:before="20" w:after="20"/>
            </w:pPr>
            <w:r>
              <w:rPr>
                <w:sz w:val="15"/>
              </w:rPr>
              <w:t>Red de distribuidores + agencias</w:t>
            </w:r>
          </w:p>
        </w:tc>
        <w:tc>
          <w:tcPr>
            <w:tcW w:w="1152" w:type="dxa"/>
            <w:shd w:val="clear" w:color="auto" w:fill="F2F6FC"/>
            <w:tcMar>
              <w:top w:w="40" w:type="dxa"/>
              <w:left w:w="80" w:type="dxa"/>
              <w:bottom w:w="40" w:type="dxa"/>
              <w:right w:w="80" w:type="dxa"/>
            </w:tcMar>
            <w:vAlign w:val="center"/>
          </w:tcPr>
          <w:p w14:paraId="52B87293" w14:textId="6D13DB06" w:rsidR="001D6D33" w:rsidRDefault="00D42401">
            <w:pPr>
              <w:spacing w:before="20" w:after="20"/>
            </w:pPr>
            <w:r w:rsidRPr="00D42401">
              <w:rPr>
                <w:sz w:val="15"/>
              </w:rPr>
              <w:t>Baja</w:t>
            </w:r>
          </w:p>
        </w:tc>
      </w:tr>
      <w:tr w:rsidR="001D6D33" w14:paraId="7699EFEB" w14:textId="77777777" w:rsidTr="001D6D33">
        <w:trPr>
          <w:jc w:val="center"/>
        </w:trPr>
        <w:tc>
          <w:tcPr>
            <w:tcW w:w="2736" w:type="dxa"/>
            <w:tcMar>
              <w:top w:w="40" w:type="dxa"/>
              <w:left w:w="80" w:type="dxa"/>
              <w:bottom w:w="40" w:type="dxa"/>
              <w:right w:w="80" w:type="dxa"/>
            </w:tcMar>
            <w:vAlign w:val="center"/>
          </w:tcPr>
          <w:p w14:paraId="4FDE89CF" w14:textId="77777777" w:rsidR="001D6D33" w:rsidRDefault="002D2DD4">
            <w:pPr>
              <w:spacing w:before="20" w:after="20"/>
            </w:pPr>
            <w:r>
              <w:rPr>
                <w:sz w:val="15"/>
              </w:rPr>
              <w:t>REFERENCIA</w:t>
            </w:r>
          </w:p>
        </w:tc>
        <w:tc>
          <w:tcPr>
            <w:tcW w:w="1872" w:type="dxa"/>
            <w:tcMar>
              <w:top w:w="40" w:type="dxa"/>
              <w:left w:w="80" w:type="dxa"/>
              <w:bottom w:w="40" w:type="dxa"/>
              <w:right w:w="80" w:type="dxa"/>
            </w:tcMar>
            <w:vAlign w:val="center"/>
          </w:tcPr>
          <w:p w14:paraId="2759A8E9" w14:textId="77777777" w:rsidR="001D6D33" w:rsidRDefault="002D2DD4">
            <w:pPr>
              <w:spacing w:before="20" w:after="20"/>
            </w:pPr>
            <w:r>
              <w:rPr>
                <w:sz w:val="15"/>
              </w:rPr>
              <w:t>MM · MARA/MVKE</w:t>
            </w:r>
          </w:p>
        </w:tc>
        <w:tc>
          <w:tcPr>
            <w:tcW w:w="1872" w:type="dxa"/>
            <w:tcMar>
              <w:top w:w="40" w:type="dxa"/>
              <w:left w:w="80" w:type="dxa"/>
              <w:bottom w:w="40" w:type="dxa"/>
              <w:right w:w="80" w:type="dxa"/>
            </w:tcMar>
            <w:vAlign w:val="center"/>
          </w:tcPr>
          <w:p w14:paraId="35B1BCE6" w14:textId="77777777" w:rsidR="001D6D33" w:rsidRDefault="002D2DD4">
            <w:pPr>
              <w:spacing w:before="20" w:after="20"/>
            </w:pPr>
            <w:r>
              <w:rPr>
                <w:sz w:val="15"/>
              </w:rPr>
              <w:t>CSV / BW</w:t>
            </w:r>
          </w:p>
        </w:tc>
        <w:tc>
          <w:tcPr>
            <w:tcW w:w="1872" w:type="dxa"/>
            <w:tcMar>
              <w:top w:w="40" w:type="dxa"/>
              <w:left w:w="80" w:type="dxa"/>
              <w:bottom w:w="40" w:type="dxa"/>
              <w:right w:w="80" w:type="dxa"/>
            </w:tcMar>
            <w:vAlign w:val="center"/>
          </w:tcPr>
          <w:p w14:paraId="7EA89D9D" w14:textId="77777777" w:rsidR="001D6D33" w:rsidRDefault="002D2DD4">
            <w:pPr>
              <w:spacing w:before="20" w:after="20"/>
            </w:pPr>
            <w:r>
              <w:rPr>
                <w:sz w:val="15"/>
              </w:rPr>
              <w:t>158+ SKUs (mapeo BPC→SAP)</w:t>
            </w:r>
          </w:p>
        </w:tc>
        <w:tc>
          <w:tcPr>
            <w:tcW w:w="1152" w:type="dxa"/>
            <w:tcMar>
              <w:top w:w="40" w:type="dxa"/>
              <w:left w:w="80" w:type="dxa"/>
              <w:bottom w:w="40" w:type="dxa"/>
              <w:right w:w="80" w:type="dxa"/>
            </w:tcMar>
            <w:vAlign w:val="center"/>
          </w:tcPr>
          <w:p w14:paraId="25B39CFA" w14:textId="5BCCBC7A" w:rsidR="001D6D33" w:rsidRDefault="00D42401">
            <w:pPr>
              <w:spacing w:before="20" w:after="20"/>
            </w:pPr>
            <w:r>
              <w:rPr>
                <w:sz w:val="15"/>
              </w:rPr>
              <w:t>Alta</w:t>
            </w:r>
          </w:p>
        </w:tc>
      </w:tr>
      <w:tr w:rsidR="001D6D33" w14:paraId="122E4A5E" w14:textId="77777777" w:rsidTr="001D6D33">
        <w:trPr>
          <w:jc w:val="center"/>
        </w:trPr>
        <w:tc>
          <w:tcPr>
            <w:tcW w:w="2736" w:type="dxa"/>
            <w:shd w:val="clear" w:color="auto" w:fill="F2F6FC"/>
            <w:tcMar>
              <w:top w:w="40" w:type="dxa"/>
              <w:left w:w="80" w:type="dxa"/>
              <w:bottom w:w="40" w:type="dxa"/>
              <w:right w:w="80" w:type="dxa"/>
            </w:tcMar>
            <w:vAlign w:val="center"/>
          </w:tcPr>
          <w:p w14:paraId="0A96070E" w14:textId="77777777" w:rsidR="001D6D33" w:rsidRDefault="002D2DD4">
            <w:pPr>
              <w:spacing w:before="20" w:after="20"/>
            </w:pPr>
            <w:r>
              <w:rPr>
                <w:sz w:val="15"/>
              </w:rPr>
              <w:t>MONEDA</w:t>
            </w:r>
          </w:p>
        </w:tc>
        <w:tc>
          <w:tcPr>
            <w:tcW w:w="1872" w:type="dxa"/>
            <w:shd w:val="clear" w:color="auto" w:fill="F2F6FC"/>
            <w:tcMar>
              <w:top w:w="40" w:type="dxa"/>
              <w:left w:w="80" w:type="dxa"/>
              <w:bottom w:w="40" w:type="dxa"/>
              <w:right w:w="80" w:type="dxa"/>
            </w:tcMar>
            <w:vAlign w:val="center"/>
          </w:tcPr>
          <w:p w14:paraId="38996127" w14:textId="77777777" w:rsidR="001D6D33" w:rsidRDefault="002D2DD4">
            <w:pPr>
              <w:spacing w:before="20" w:after="20"/>
            </w:pPr>
            <w:r>
              <w:rPr>
                <w:sz w:val="15"/>
              </w:rPr>
              <w:t>FI · TCURC</w:t>
            </w:r>
          </w:p>
        </w:tc>
        <w:tc>
          <w:tcPr>
            <w:tcW w:w="1872" w:type="dxa"/>
            <w:shd w:val="clear" w:color="auto" w:fill="F2F6FC"/>
            <w:tcMar>
              <w:top w:w="40" w:type="dxa"/>
              <w:left w:w="80" w:type="dxa"/>
              <w:bottom w:w="40" w:type="dxa"/>
              <w:right w:w="80" w:type="dxa"/>
            </w:tcMar>
            <w:vAlign w:val="center"/>
          </w:tcPr>
          <w:p w14:paraId="6F30F06E" w14:textId="77777777" w:rsidR="001D6D33" w:rsidRDefault="002D2DD4">
            <w:pPr>
              <w:spacing w:before="20" w:after="20"/>
            </w:pPr>
            <w:r>
              <w:rPr>
                <w:sz w:val="15"/>
              </w:rPr>
              <w:t>CSV manual</w:t>
            </w:r>
          </w:p>
        </w:tc>
        <w:tc>
          <w:tcPr>
            <w:tcW w:w="1872" w:type="dxa"/>
            <w:shd w:val="clear" w:color="auto" w:fill="F2F6FC"/>
            <w:tcMar>
              <w:top w:w="40" w:type="dxa"/>
              <w:left w:w="80" w:type="dxa"/>
              <w:bottom w:w="40" w:type="dxa"/>
              <w:right w:w="80" w:type="dxa"/>
            </w:tcMar>
            <w:vAlign w:val="center"/>
          </w:tcPr>
          <w:p w14:paraId="43848EF1" w14:textId="77777777" w:rsidR="001D6D33" w:rsidRDefault="002D2DD4">
            <w:pPr>
              <w:spacing w:before="20" w:after="20"/>
            </w:pPr>
            <w:r>
              <w:rPr>
                <w:sz w:val="15"/>
              </w:rPr>
              <w:t>COP · USD · EUR</w:t>
            </w:r>
          </w:p>
        </w:tc>
        <w:tc>
          <w:tcPr>
            <w:tcW w:w="1152" w:type="dxa"/>
            <w:shd w:val="clear" w:color="auto" w:fill="F2F6FC"/>
            <w:tcMar>
              <w:top w:w="40" w:type="dxa"/>
              <w:left w:w="80" w:type="dxa"/>
              <w:bottom w:w="40" w:type="dxa"/>
              <w:right w:w="80" w:type="dxa"/>
            </w:tcMar>
            <w:vAlign w:val="center"/>
          </w:tcPr>
          <w:p w14:paraId="4F6C8B71" w14:textId="77777777" w:rsidR="001D6D33" w:rsidRDefault="002D2DD4">
            <w:pPr>
              <w:spacing w:before="20" w:after="20"/>
            </w:pPr>
            <w:r>
              <w:rPr>
                <w:sz w:val="15"/>
              </w:rPr>
              <w:t>Baja</w:t>
            </w:r>
          </w:p>
        </w:tc>
      </w:tr>
      <w:tr w:rsidR="001D6D33" w14:paraId="73E2129B" w14:textId="77777777" w:rsidTr="001D6D33">
        <w:trPr>
          <w:jc w:val="center"/>
        </w:trPr>
        <w:tc>
          <w:tcPr>
            <w:tcW w:w="2736" w:type="dxa"/>
            <w:tcMar>
              <w:top w:w="40" w:type="dxa"/>
              <w:left w:w="80" w:type="dxa"/>
              <w:bottom w:w="40" w:type="dxa"/>
              <w:right w:w="80" w:type="dxa"/>
            </w:tcMar>
            <w:vAlign w:val="center"/>
          </w:tcPr>
          <w:p w14:paraId="14E7A33C" w14:textId="77777777" w:rsidR="001D6D33" w:rsidRDefault="002D2DD4">
            <w:pPr>
              <w:spacing w:before="20" w:after="20"/>
            </w:pPr>
            <w:r>
              <w:rPr>
                <w:sz w:val="15"/>
              </w:rPr>
              <w:t>TRM / Macroeconómicas</w:t>
            </w:r>
          </w:p>
        </w:tc>
        <w:tc>
          <w:tcPr>
            <w:tcW w:w="1872" w:type="dxa"/>
            <w:tcMar>
              <w:top w:w="40" w:type="dxa"/>
              <w:left w:w="80" w:type="dxa"/>
              <w:bottom w:w="40" w:type="dxa"/>
              <w:right w:w="80" w:type="dxa"/>
            </w:tcMar>
            <w:vAlign w:val="center"/>
          </w:tcPr>
          <w:p w14:paraId="156DF949" w14:textId="77777777" w:rsidR="001D6D33" w:rsidRDefault="002D2DD4">
            <w:pPr>
              <w:spacing w:before="20" w:after="20"/>
            </w:pPr>
            <w:r>
              <w:rPr>
                <w:sz w:val="15"/>
              </w:rPr>
              <w:t>Tesorería / DIAN</w:t>
            </w:r>
          </w:p>
        </w:tc>
        <w:tc>
          <w:tcPr>
            <w:tcW w:w="1872" w:type="dxa"/>
            <w:tcMar>
              <w:top w:w="40" w:type="dxa"/>
              <w:left w:w="80" w:type="dxa"/>
              <w:bottom w:w="40" w:type="dxa"/>
              <w:right w:w="80" w:type="dxa"/>
            </w:tcMar>
            <w:vAlign w:val="center"/>
          </w:tcPr>
          <w:p w14:paraId="370119BF" w14:textId="77777777" w:rsidR="001D6D33" w:rsidRDefault="002D2DD4">
            <w:pPr>
              <w:spacing w:before="20" w:after="20"/>
            </w:pPr>
            <w:r>
              <w:rPr>
                <w:sz w:val="15"/>
              </w:rPr>
              <w:t>CSV por escenario</w:t>
            </w:r>
          </w:p>
        </w:tc>
        <w:tc>
          <w:tcPr>
            <w:tcW w:w="1872" w:type="dxa"/>
            <w:tcMar>
              <w:top w:w="40" w:type="dxa"/>
              <w:left w:w="80" w:type="dxa"/>
              <w:bottom w:w="40" w:type="dxa"/>
              <w:right w:w="80" w:type="dxa"/>
            </w:tcMar>
            <w:vAlign w:val="center"/>
          </w:tcPr>
          <w:p w14:paraId="40457F04" w14:textId="77777777" w:rsidR="001D6D33" w:rsidRDefault="002D2DD4">
            <w:pPr>
              <w:spacing w:before="20" w:after="20"/>
            </w:pPr>
            <w:r>
              <w:rPr>
                <w:sz w:val="15"/>
              </w:rPr>
              <w:t>TRM · IBR · SOFR · IPC</w:t>
            </w:r>
          </w:p>
        </w:tc>
        <w:tc>
          <w:tcPr>
            <w:tcW w:w="1152" w:type="dxa"/>
            <w:tcMar>
              <w:top w:w="40" w:type="dxa"/>
              <w:left w:w="80" w:type="dxa"/>
              <w:bottom w:w="40" w:type="dxa"/>
              <w:right w:w="80" w:type="dxa"/>
            </w:tcMar>
            <w:vAlign w:val="center"/>
          </w:tcPr>
          <w:p w14:paraId="452692FF" w14:textId="4047FC65" w:rsidR="001D6D33" w:rsidRDefault="00D42401">
            <w:pPr>
              <w:spacing w:before="20" w:after="20"/>
            </w:pPr>
            <w:r w:rsidRPr="00D42401">
              <w:rPr>
                <w:sz w:val="15"/>
              </w:rPr>
              <w:t>Baja</w:t>
            </w:r>
          </w:p>
        </w:tc>
      </w:tr>
    </w:tbl>
    <w:p w14:paraId="42F0B992" w14:textId="77777777" w:rsidR="001D6D33" w:rsidRDefault="001D6D33">
      <w:pPr>
        <w:spacing w:after="80"/>
      </w:pPr>
    </w:p>
    <w:p w14:paraId="4EFC6E76" w14:textId="77777777" w:rsidR="00D42401" w:rsidRDefault="00D42401">
      <w:pPr>
        <w:spacing w:after="80"/>
      </w:pPr>
    </w:p>
    <w:tbl>
      <w:tblPr>
        <w:tblStyle w:val="TableGrid"/>
        <w:tblW w:w="0" w:type="auto"/>
        <w:jc w:val="center"/>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Layout w:type="fixed"/>
        <w:tblLook w:val="04A0" w:firstRow="1" w:lastRow="0" w:firstColumn="1" w:lastColumn="0" w:noHBand="0" w:noVBand="1"/>
      </w:tblPr>
      <w:tblGrid>
        <w:gridCol w:w="9504"/>
      </w:tblGrid>
      <w:tr w:rsidR="001D6D33" w14:paraId="6E8B0A90" w14:textId="77777777">
        <w:trPr>
          <w:jc w:val="center"/>
        </w:trPr>
        <w:tc>
          <w:tcPr>
            <w:tcW w:w="9504" w:type="dxa"/>
            <w:shd w:val="clear" w:color="auto" w:fill="1F3864"/>
            <w:tcMar>
              <w:top w:w="50" w:type="dxa"/>
              <w:left w:w="80" w:type="dxa"/>
              <w:bottom w:w="50" w:type="dxa"/>
              <w:right w:w="80" w:type="dxa"/>
            </w:tcMar>
            <w:vAlign w:val="center"/>
          </w:tcPr>
          <w:p w14:paraId="280BFA38" w14:textId="118769C1" w:rsidR="001D6D33" w:rsidRDefault="005014F0">
            <w:pPr>
              <w:spacing w:before="20" w:after="20"/>
            </w:pPr>
            <w:r>
              <w:rPr>
                <w:b/>
                <w:color w:val="FFFFFF"/>
                <w:sz w:val="18"/>
              </w:rPr>
              <w:t>● Prioridad de carga de datos maestros — Fanalca S.A.</w:t>
            </w:r>
          </w:p>
        </w:tc>
      </w:tr>
      <w:tr w:rsidR="001D6D33" w14:paraId="104AEA7B" w14:textId="77777777">
        <w:trPr>
          <w:jc w:val="center"/>
        </w:trPr>
        <w:tc>
          <w:tcPr>
            <w:tcW w:w="9504" w:type="dxa"/>
            <w:shd w:val="clear" w:color="auto" w:fill="EAF1FB"/>
            <w:tcMar>
              <w:top w:w="60" w:type="dxa"/>
              <w:left w:w="80" w:type="dxa"/>
              <w:bottom w:w="60" w:type="dxa"/>
              <w:right w:w="80" w:type="dxa"/>
            </w:tcMar>
            <w:vAlign w:val="center"/>
          </w:tcPr>
          <w:p w14:paraId="67211672" w14:textId="364ED372" w:rsidR="001D6D33" w:rsidRDefault="005014F0">
            <w:pPr>
              <w:spacing w:after="40"/>
            </w:pPr>
            <w:r>
              <w:rPr>
                <w:rFonts w:ascii="Cambria Math" w:hAnsi="Cambria Math" w:cs="Cambria Math"/>
                <w:sz w:val="17"/>
              </w:rPr>
              <w:t>▸</w:t>
            </w:r>
            <w:r>
              <w:rPr>
                <w:sz w:val="17"/>
              </w:rPr>
              <w:t xml:space="preserve"> Fase 1 (crítica, pre Go-Live): SOCIEDAD, CEBES, MONEDA, </w:t>
            </w:r>
            <w:r w:rsidR="00740F52">
              <w:rPr>
                <w:sz w:val="17"/>
              </w:rPr>
              <w:t>Versión</w:t>
            </w:r>
            <w:r>
              <w:rPr>
                <w:sz w:val="17"/>
              </w:rPr>
              <w:t xml:space="preserve"> y </w:t>
            </w:r>
            <w:r w:rsidR="00740F52">
              <w:rPr>
                <w:sz w:val="17"/>
              </w:rPr>
              <w:t>AUDITORIA sin</w:t>
            </w:r>
            <w:r>
              <w:rPr>
                <w:sz w:val="17"/>
              </w:rPr>
              <w:t xml:space="preserve"> estas no corren los scripts.</w:t>
            </w:r>
          </w:p>
          <w:p w14:paraId="7B66EF0C" w14:textId="601070B4" w:rsidR="001D6D33" w:rsidRDefault="005014F0">
            <w:pPr>
              <w:spacing w:after="40"/>
            </w:pPr>
            <w:r>
              <w:rPr>
                <w:rFonts w:ascii="Cambria Math" w:hAnsi="Cambria Math" w:cs="Cambria Math"/>
                <w:sz w:val="17"/>
              </w:rPr>
              <w:t>▸</w:t>
            </w:r>
            <w:r>
              <w:rPr>
                <w:sz w:val="17"/>
              </w:rPr>
              <w:t xml:space="preserve"> Fase 2 (configuración de modelos): CECOS, CUENTA, CUENTAS y CLIENTES.</w:t>
            </w:r>
          </w:p>
          <w:p w14:paraId="36EDA52F" w14:textId="3919E3EB" w:rsidR="001D6D33" w:rsidRDefault="005014F0">
            <w:pPr>
              <w:spacing w:after="40"/>
            </w:pPr>
            <w:r>
              <w:rPr>
                <w:rFonts w:ascii="Cambria Math" w:hAnsi="Cambria Math" w:cs="Cambria Math"/>
                <w:sz w:val="17"/>
              </w:rPr>
              <w:t>▸</w:t>
            </w:r>
            <w:r>
              <w:rPr>
                <w:sz w:val="17"/>
              </w:rPr>
              <w:t xml:space="preserve"> Fase 3 (transaccionales 202</w:t>
            </w:r>
            <w:r w:rsidR="00740F52">
              <w:rPr>
                <w:sz w:val="17"/>
              </w:rPr>
              <w:t>6</w:t>
            </w:r>
            <w:r>
              <w:rPr>
                <w:sz w:val="17"/>
              </w:rPr>
              <w:t>): REFERENCIA, RATIO y datos reales.</w:t>
            </w:r>
          </w:p>
          <w:p w14:paraId="55E6BF6F" w14:textId="220A9E30" w:rsidR="001D6D33" w:rsidRDefault="005014F0">
            <w:pPr>
              <w:spacing w:after="40"/>
            </w:pPr>
            <w:r>
              <w:rPr>
                <w:rFonts w:ascii="Cambria Math" w:hAnsi="Cambria Math" w:cs="Cambria Math"/>
                <w:sz w:val="17"/>
              </w:rPr>
              <w:t>▸</w:t>
            </w:r>
            <w:r>
              <w:rPr>
                <w:sz w:val="17"/>
              </w:rPr>
              <w:t xml:space="preserve"> Habilitador clave: tabla de mapeo entre los identificadores BPC y los códigos del ERP S/4HANA.</w:t>
            </w:r>
          </w:p>
        </w:tc>
      </w:tr>
    </w:tbl>
    <w:p w14:paraId="25122C67" w14:textId="77777777" w:rsidR="001D6D33" w:rsidRDefault="001D6D33">
      <w:pPr>
        <w:spacing w:after="120"/>
      </w:pPr>
    </w:p>
    <w:p w14:paraId="453E3C57" w14:textId="77777777" w:rsidR="001D6D33" w:rsidRDefault="002D2DD4">
      <w:pPr>
        <w:pStyle w:val="Heading3"/>
        <w:spacing w:before="160"/>
      </w:pPr>
      <w:bookmarkStart w:id="179" w:name="_Toc231905254"/>
      <w:r>
        <w:t>Componentes de solución técnica</w:t>
      </w:r>
      <w:bookmarkEnd w:id="179"/>
    </w:p>
    <w:p w14:paraId="7F9DB609" w14:textId="77777777" w:rsidR="001D6D33" w:rsidRDefault="002D2DD4">
      <w:pPr>
        <w:spacing w:after="120"/>
        <w:jc w:val="both"/>
      </w:pPr>
      <w:r>
        <w:t>La arquitectura técnica se basa en SAP BTP como plataforma central, con SAP DataSphere como capa de integración y transformación entre SAP S/4HANA y SAC. La migración desde SAP BPC implica replicar la lógica de scripts y plantillas en sus equivalentes de SAC.</w:t>
      </w:r>
    </w:p>
    <w:tbl>
      <w:tblPr>
        <w:tblStyle w:val="Fanalca"/>
        <w:tblW w:w="9504" w:type="dxa"/>
        <w:jc w:val="center"/>
        <w:tblLayout w:type="fixed"/>
        <w:tblLook w:val="04A0" w:firstRow="1" w:lastRow="0" w:firstColumn="1" w:lastColumn="0" w:noHBand="0" w:noVBand="1"/>
      </w:tblPr>
      <w:tblGrid>
        <w:gridCol w:w="2592"/>
        <w:gridCol w:w="5472"/>
        <w:gridCol w:w="1440"/>
      </w:tblGrid>
      <w:tr w:rsidR="001D6D33" w14:paraId="3CBE452C"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2592" w:type="dxa"/>
            <w:tcMar>
              <w:top w:w="40" w:type="dxa"/>
              <w:left w:w="80" w:type="dxa"/>
              <w:bottom w:w="40" w:type="dxa"/>
              <w:right w:w="80" w:type="dxa"/>
            </w:tcMar>
            <w:vAlign w:val="center"/>
          </w:tcPr>
          <w:p w14:paraId="605D6EB4" w14:textId="77777777" w:rsidR="001D6D33" w:rsidRDefault="002D2DD4">
            <w:pPr>
              <w:spacing w:before="20" w:after="20"/>
              <w:jc w:val="center"/>
            </w:pPr>
            <w:r>
              <w:rPr>
                <w:b/>
                <w:color w:val="FFFFFF"/>
                <w:sz w:val="17"/>
              </w:rPr>
              <w:t>Componente</w:t>
            </w:r>
          </w:p>
        </w:tc>
        <w:tc>
          <w:tcPr>
            <w:tcW w:w="5472" w:type="dxa"/>
            <w:tcMar>
              <w:top w:w="40" w:type="dxa"/>
              <w:left w:w="80" w:type="dxa"/>
              <w:bottom w:w="40" w:type="dxa"/>
              <w:right w:w="80" w:type="dxa"/>
            </w:tcMar>
            <w:vAlign w:val="center"/>
          </w:tcPr>
          <w:p w14:paraId="7B6CDDE8" w14:textId="77777777" w:rsidR="001D6D33" w:rsidRDefault="002D2DD4">
            <w:pPr>
              <w:spacing w:before="20" w:after="20"/>
              <w:jc w:val="center"/>
            </w:pPr>
            <w:r>
              <w:rPr>
                <w:b/>
                <w:color w:val="FFFFFF"/>
                <w:sz w:val="17"/>
              </w:rPr>
              <w:t>Descripción</w:t>
            </w:r>
          </w:p>
        </w:tc>
        <w:tc>
          <w:tcPr>
            <w:tcW w:w="1440" w:type="dxa"/>
            <w:tcMar>
              <w:top w:w="40" w:type="dxa"/>
              <w:left w:w="80" w:type="dxa"/>
              <w:bottom w:w="40" w:type="dxa"/>
              <w:right w:w="80" w:type="dxa"/>
            </w:tcMar>
            <w:vAlign w:val="center"/>
          </w:tcPr>
          <w:p w14:paraId="1A8A0A6A" w14:textId="77777777" w:rsidR="001D6D33" w:rsidRDefault="002D2DD4">
            <w:pPr>
              <w:spacing w:before="20" w:after="20"/>
              <w:jc w:val="center"/>
            </w:pPr>
            <w:r>
              <w:rPr>
                <w:b/>
                <w:color w:val="FFFFFF"/>
                <w:sz w:val="17"/>
              </w:rPr>
              <w:t>Estado</w:t>
            </w:r>
          </w:p>
        </w:tc>
      </w:tr>
      <w:tr w:rsidR="001D6D33" w14:paraId="6C3A7860" w14:textId="77777777" w:rsidTr="6B982EE3">
        <w:trPr>
          <w:jc w:val="center"/>
        </w:trPr>
        <w:tc>
          <w:tcPr>
            <w:tcW w:w="2592" w:type="dxa"/>
            <w:tcMar>
              <w:top w:w="40" w:type="dxa"/>
              <w:left w:w="80" w:type="dxa"/>
              <w:bottom w:w="40" w:type="dxa"/>
              <w:right w:w="80" w:type="dxa"/>
            </w:tcMar>
            <w:vAlign w:val="center"/>
          </w:tcPr>
          <w:p w14:paraId="6A707975" w14:textId="77777777" w:rsidR="001D6D33" w:rsidRDefault="002D2DD4">
            <w:pPr>
              <w:spacing w:before="20" w:after="20"/>
            </w:pPr>
            <w:r>
              <w:rPr>
                <w:sz w:val="15"/>
              </w:rPr>
              <w:t>SAP Analytics Cloud (SAC)</w:t>
            </w:r>
          </w:p>
        </w:tc>
        <w:tc>
          <w:tcPr>
            <w:tcW w:w="5472" w:type="dxa"/>
            <w:tcMar>
              <w:top w:w="40" w:type="dxa"/>
              <w:left w:w="80" w:type="dxa"/>
              <w:bottom w:w="40" w:type="dxa"/>
              <w:right w:w="80" w:type="dxa"/>
            </w:tcMar>
            <w:vAlign w:val="center"/>
          </w:tcPr>
          <w:p w14:paraId="77F05A7D" w14:textId="77777777" w:rsidR="001D6D33" w:rsidRPr="00BB583F" w:rsidRDefault="002D2DD4">
            <w:pPr>
              <w:spacing w:before="20" w:after="20"/>
              <w:rPr>
                <w:lang w:val="en-US"/>
              </w:rPr>
            </w:pPr>
            <w:r>
              <w:rPr>
                <w:sz w:val="15"/>
              </w:rPr>
              <w:t xml:space="preserve">Plataforma SaaS en SAP BTP (DEV/QA/PRD). </w:t>
            </w:r>
            <w:r w:rsidRPr="00BB583F">
              <w:rPr>
                <w:sz w:val="15"/>
                <w:lang w:val="en-US"/>
              </w:rPr>
              <w:t>Planning, Stories, Data Actions y BPF.</w:t>
            </w:r>
          </w:p>
        </w:tc>
        <w:tc>
          <w:tcPr>
            <w:tcW w:w="1440" w:type="dxa"/>
            <w:tcMar>
              <w:top w:w="40" w:type="dxa"/>
              <w:left w:w="80" w:type="dxa"/>
              <w:bottom w:w="40" w:type="dxa"/>
              <w:right w:w="80" w:type="dxa"/>
            </w:tcMar>
            <w:vAlign w:val="center"/>
          </w:tcPr>
          <w:p w14:paraId="5ACC5735" w14:textId="77777777" w:rsidR="001D6D33" w:rsidRDefault="002D2DD4">
            <w:pPr>
              <w:spacing w:before="20" w:after="20"/>
            </w:pPr>
            <w:r>
              <w:rPr>
                <w:sz w:val="15"/>
              </w:rPr>
              <w:t>Activo (2024.Q4+)</w:t>
            </w:r>
          </w:p>
        </w:tc>
      </w:tr>
      <w:tr w:rsidR="001D6D33" w14:paraId="37EF6A1C" w14:textId="77777777" w:rsidTr="6B982EE3">
        <w:trPr>
          <w:jc w:val="center"/>
        </w:trPr>
        <w:tc>
          <w:tcPr>
            <w:tcW w:w="2592" w:type="dxa"/>
            <w:shd w:val="clear" w:color="auto" w:fill="F2F6FC"/>
            <w:tcMar>
              <w:top w:w="40" w:type="dxa"/>
              <w:left w:w="80" w:type="dxa"/>
              <w:bottom w:w="40" w:type="dxa"/>
              <w:right w:w="80" w:type="dxa"/>
            </w:tcMar>
            <w:vAlign w:val="center"/>
          </w:tcPr>
          <w:p w14:paraId="1A28D8D6" w14:textId="77777777" w:rsidR="001D6D33" w:rsidRDefault="002D2DD4">
            <w:pPr>
              <w:spacing w:before="20" w:after="20"/>
            </w:pPr>
            <w:r>
              <w:rPr>
                <w:sz w:val="15"/>
              </w:rPr>
              <w:t>SAP S/4HANA</w:t>
            </w:r>
          </w:p>
        </w:tc>
        <w:tc>
          <w:tcPr>
            <w:tcW w:w="5472" w:type="dxa"/>
            <w:shd w:val="clear" w:color="auto" w:fill="F2F6FC"/>
            <w:tcMar>
              <w:top w:w="40" w:type="dxa"/>
              <w:left w:w="80" w:type="dxa"/>
              <w:bottom w:w="40" w:type="dxa"/>
              <w:right w:w="80" w:type="dxa"/>
            </w:tcMar>
            <w:vAlign w:val="center"/>
          </w:tcPr>
          <w:p w14:paraId="2C135B31" w14:textId="77777777" w:rsidR="001D6D33" w:rsidRDefault="002D2DD4">
            <w:pPr>
              <w:spacing w:before="20" w:after="20"/>
            </w:pPr>
            <w:r>
              <w:rPr>
                <w:sz w:val="15"/>
              </w:rPr>
              <w:t>ERP en implementación; fuente futura del real y de los datos maestros (FI, CO, SD, MM).</w:t>
            </w:r>
          </w:p>
        </w:tc>
        <w:tc>
          <w:tcPr>
            <w:tcW w:w="1440" w:type="dxa"/>
            <w:shd w:val="clear" w:color="auto" w:fill="F2F6FC"/>
            <w:tcMar>
              <w:top w:w="40" w:type="dxa"/>
              <w:left w:w="80" w:type="dxa"/>
              <w:bottom w:w="40" w:type="dxa"/>
              <w:right w:w="80" w:type="dxa"/>
            </w:tcMar>
            <w:vAlign w:val="center"/>
          </w:tcPr>
          <w:p w14:paraId="7D9E2B48" w14:textId="77777777" w:rsidR="001D6D33" w:rsidRDefault="002D2DD4">
            <w:pPr>
              <w:spacing w:before="20" w:after="20"/>
            </w:pPr>
            <w:r>
              <w:rPr>
                <w:sz w:val="15"/>
              </w:rPr>
              <w:t>En implementación</w:t>
            </w:r>
          </w:p>
        </w:tc>
      </w:tr>
      <w:tr w:rsidR="001D6D33" w14:paraId="5D4210B3" w14:textId="77777777" w:rsidTr="6B982EE3">
        <w:trPr>
          <w:jc w:val="center"/>
        </w:trPr>
        <w:tc>
          <w:tcPr>
            <w:tcW w:w="2592" w:type="dxa"/>
            <w:tcMar>
              <w:top w:w="40" w:type="dxa"/>
              <w:left w:w="80" w:type="dxa"/>
              <w:bottom w:w="40" w:type="dxa"/>
              <w:right w:w="80" w:type="dxa"/>
            </w:tcMar>
            <w:vAlign w:val="center"/>
          </w:tcPr>
          <w:p w14:paraId="76C67EDF" w14:textId="77777777" w:rsidR="001D6D33" w:rsidRDefault="002D2DD4">
            <w:pPr>
              <w:spacing w:before="20" w:after="20"/>
            </w:pPr>
            <w:r>
              <w:rPr>
                <w:sz w:val="15"/>
              </w:rPr>
              <w:t>SAP BPC</w:t>
            </w:r>
          </w:p>
        </w:tc>
        <w:tc>
          <w:tcPr>
            <w:tcW w:w="5472" w:type="dxa"/>
            <w:tcMar>
              <w:top w:w="40" w:type="dxa"/>
              <w:left w:w="80" w:type="dxa"/>
              <w:bottom w:w="40" w:type="dxa"/>
              <w:right w:w="80" w:type="dxa"/>
            </w:tcMar>
            <w:vAlign w:val="center"/>
          </w:tcPr>
          <w:p w14:paraId="37FE34E3" w14:textId="77777777" w:rsidR="001D6D33" w:rsidRDefault="002D2DD4">
            <w:pPr>
              <w:spacing w:before="20" w:after="20"/>
            </w:pPr>
            <w:r>
              <w:rPr>
                <w:sz w:val="15"/>
              </w:rPr>
              <w:t>Sistema de planeación actual (17+ scripts). Referencia para la migración a SAC.</w:t>
            </w:r>
          </w:p>
        </w:tc>
        <w:tc>
          <w:tcPr>
            <w:tcW w:w="1440" w:type="dxa"/>
            <w:tcMar>
              <w:top w:w="40" w:type="dxa"/>
              <w:left w:w="80" w:type="dxa"/>
              <w:bottom w:w="40" w:type="dxa"/>
              <w:right w:w="80" w:type="dxa"/>
            </w:tcMar>
            <w:vAlign w:val="center"/>
          </w:tcPr>
          <w:p w14:paraId="2E3FB651" w14:textId="77777777" w:rsidR="001D6D33" w:rsidRDefault="002D2DD4">
            <w:pPr>
              <w:spacing w:before="20" w:after="20"/>
            </w:pPr>
            <w:r>
              <w:rPr>
                <w:sz w:val="15"/>
              </w:rPr>
              <w:t>A migrar</w:t>
            </w:r>
          </w:p>
        </w:tc>
      </w:tr>
      <w:tr w:rsidR="001D6D33" w14:paraId="2718B8B3" w14:textId="77777777" w:rsidTr="6B982EE3">
        <w:trPr>
          <w:jc w:val="center"/>
        </w:trPr>
        <w:tc>
          <w:tcPr>
            <w:tcW w:w="2592" w:type="dxa"/>
            <w:tcMar>
              <w:top w:w="40" w:type="dxa"/>
              <w:left w:w="80" w:type="dxa"/>
              <w:bottom w:w="40" w:type="dxa"/>
              <w:right w:w="80" w:type="dxa"/>
            </w:tcMar>
            <w:vAlign w:val="center"/>
          </w:tcPr>
          <w:p w14:paraId="2B7A4927" w14:textId="77777777" w:rsidR="001D6D33" w:rsidRPr="00DB3526" w:rsidRDefault="61D21D5B" w:rsidP="6B982EE3">
            <w:pPr>
              <w:spacing w:before="20" w:after="20"/>
              <w:rPr>
                <w:sz w:val="15"/>
                <w:szCs w:val="15"/>
              </w:rPr>
            </w:pPr>
            <w:r w:rsidRPr="00DB3526">
              <w:rPr>
                <w:sz w:val="15"/>
                <w:szCs w:val="15"/>
              </w:rPr>
              <w:t>SAP DataSphere</w:t>
            </w:r>
          </w:p>
        </w:tc>
        <w:tc>
          <w:tcPr>
            <w:tcW w:w="5472" w:type="dxa"/>
            <w:tcMar>
              <w:top w:w="40" w:type="dxa"/>
              <w:left w:w="80" w:type="dxa"/>
              <w:bottom w:w="40" w:type="dxa"/>
              <w:right w:w="80" w:type="dxa"/>
            </w:tcMar>
            <w:vAlign w:val="center"/>
          </w:tcPr>
          <w:p w14:paraId="0D551C1C" w14:textId="77777777" w:rsidR="001D6D33" w:rsidRPr="00DB3526" w:rsidRDefault="61D21D5B" w:rsidP="6B982EE3">
            <w:pPr>
              <w:spacing w:before="20" w:after="20"/>
              <w:rPr>
                <w:sz w:val="15"/>
                <w:szCs w:val="15"/>
              </w:rPr>
            </w:pPr>
            <w:r w:rsidRPr="00DB3526">
              <w:rPr>
                <w:sz w:val="15"/>
                <w:szCs w:val="15"/>
              </w:rPr>
              <w:t>Capa de integración/transformación entre S/4HANA y SAC; evita replicar datos.</w:t>
            </w:r>
          </w:p>
        </w:tc>
        <w:tc>
          <w:tcPr>
            <w:tcW w:w="1440" w:type="dxa"/>
            <w:tcMar>
              <w:top w:w="40" w:type="dxa"/>
              <w:left w:w="80" w:type="dxa"/>
              <w:bottom w:w="40" w:type="dxa"/>
              <w:right w:w="80" w:type="dxa"/>
            </w:tcMar>
            <w:vAlign w:val="center"/>
          </w:tcPr>
          <w:p w14:paraId="152427D4" w14:textId="77777777" w:rsidR="001D6D33" w:rsidRPr="00DB3526" w:rsidRDefault="61D21D5B" w:rsidP="6B982EE3">
            <w:pPr>
              <w:spacing w:before="20" w:after="20"/>
              <w:rPr>
                <w:sz w:val="15"/>
                <w:szCs w:val="15"/>
              </w:rPr>
            </w:pPr>
            <w:r w:rsidRPr="00DB3526">
              <w:rPr>
                <w:sz w:val="15"/>
                <w:szCs w:val="15"/>
              </w:rPr>
              <w:t>En configuración</w:t>
            </w:r>
          </w:p>
        </w:tc>
      </w:tr>
      <w:tr w:rsidR="001D6D33" w14:paraId="55FBEF73" w14:textId="77777777" w:rsidTr="6B982EE3">
        <w:trPr>
          <w:jc w:val="center"/>
        </w:trPr>
        <w:tc>
          <w:tcPr>
            <w:tcW w:w="2592" w:type="dxa"/>
            <w:tcMar>
              <w:top w:w="40" w:type="dxa"/>
              <w:left w:w="80" w:type="dxa"/>
              <w:bottom w:w="40" w:type="dxa"/>
              <w:right w:w="80" w:type="dxa"/>
            </w:tcMar>
            <w:vAlign w:val="center"/>
          </w:tcPr>
          <w:p w14:paraId="4DEBCF2D" w14:textId="77777777" w:rsidR="001D6D33" w:rsidRDefault="002D2DD4">
            <w:pPr>
              <w:spacing w:before="20" w:after="20"/>
            </w:pPr>
            <w:r>
              <w:rPr>
                <w:sz w:val="15"/>
              </w:rPr>
              <w:t>SAC Excel Add-in</w:t>
            </w:r>
          </w:p>
        </w:tc>
        <w:tc>
          <w:tcPr>
            <w:tcW w:w="5472" w:type="dxa"/>
            <w:tcMar>
              <w:top w:w="40" w:type="dxa"/>
              <w:left w:w="80" w:type="dxa"/>
              <w:bottom w:w="40" w:type="dxa"/>
              <w:right w:w="80" w:type="dxa"/>
            </w:tcMar>
            <w:vAlign w:val="center"/>
          </w:tcPr>
          <w:p w14:paraId="6A77CB42" w14:textId="77777777" w:rsidR="001D6D33" w:rsidRDefault="002D2DD4">
            <w:pPr>
              <w:spacing w:before="20" w:after="20"/>
            </w:pPr>
            <w:r>
              <w:rPr>
                <w:sz w:val="15"/>
              </w:rPr>
              <w:t>Carga de datos desde plantillas. Requiere Office 365 de 64 bits.</w:t>
            </w:r>
          </w:p>
        </w:tc>
        <w:tc>
          <w:tcPr>
            <w:tcW w:w="1440" w:type="dxa"/>
            <w:tcMar>
              <w:top w:w="40" w:type="dxa"/>
              <w:left w:w="80" w:type="dxa"/>
              <w:bottom w:w="40" w:type="dxa"/>
              <w:right w:w="80" w:type="dxa"/>
            </w:tcMar>
            <w:vAlign w:val="center"/>
          </w:tcPr>
          <w:p w14:paraId="10BDA1FC" w14:textId="77777777" w:rsidR="001D6D33" w:rsidRDefault="002D2DD4">
            <w:pPr>
              <w:spacing w:before="20" w:after="20"/>
            </w:pPr>
            <w:r>
              <w:rPr>
                <w:sz w:val="15"/>
              </w:rPr>
              <w:t>Validado con key users</w:t>
            </w:r>
          </w:p>
        </w:tc>
      </w:tr>
    </w:tbl>
    <w:p w14:paraId="2087556B" w14:textId="77777777" w:rsidR="001D6D33" w:rsidRDefault="001D6D33">
      <w:pPr>
        <w:spacing w:after="80"/>
      </w:pPr>
    </w:p>
    <w:p w14:paraId="317ED3B3" w14:textId="77777777" w:rsidR="005014F0" w:rsidRDefault="005014F0">
      <w:pPr>
        <w:spacing w:after="60"/>
        <w:rPr>
          <w:b/>
        </w:rPr>
      </w:pPr>
    </w:p>
    <w:p w14:paraId="44CE1C1A" w14:textId="77777777" w:rsidR="005014F0" w:rsidRDefault="005014F0">
      <w:pPr>
        <w:spacing w:after="60"/>
        <w:rPr>
          <w:b/>
        </w:rPr>
      </w:pPr>
    </w:p>
    <w:p w14:paraId="02E4B328" w14:textId="698C4208" w:rsidR="001D6D33" w:rsidRDefault="002D2DD4">
      <w:pPr>
        <w:spacing w:after="60"/>
        <w:rPr>
          <w:b/>
        </w:rPr>
      </w:pPr>
      <w:r>
        <w:rPr>
          <w:b/>
        </w:rPr>
        <w:t>Decisiones de diseño y mejoras de arquitectura</w:t>
      </w:r>
    </w:p>
    <w:p w14:paraId="20920C89" w14:textId="77777777" w:rsidR="00D7425C" w:rsidRDefault="00D7425C">
      <w:pPr>
        <w:spacing w:after="60"/>
      </w:pPr>
    </w:p>
    <w:tbl>
      <w:tblPr>
        <w:tblStyle w:val="Fanalca"/>
        <w:tblW w:w="0" w:type="auto"/>
        <w:jc w:val="center"/>
        <w:tblLayout w:type="fixed"/>
        <w:tblLook w:val="04A0" w:firstRow="1" w:lastRow="0" w:firstColumn="1" w:lastColumn="0" w:noHBand="0" w:noVBand="1"/>
      </w:tblPr>
      <w:tblGrid>
        <w:gridCol w:w="2736"/>
        <w:gridCol w:w="6768"/>
      </w:tblGrid>
      <w:tr w:rsidR="001D6D33" w14:paraId="1BAC1859"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shd w:val="clear" w:color="auto" w:fill="1F3864"/>
            <w:tcMar>
              <w:top w:w="40" w:type="dxa"/>
              <w:left w:w="80" w:type="dxa"/>
              <w:bottom w:w="40" w:type="dxa"/>
              <w:right w:w="80" w:type="dxa"/>
            </w:tcMar>
            <w:vAlign w:val="center"/>
          </w:tcPr>
          <w:p w14:paraId="1AB9AB5F" w14:textId="77777777" w:rsidR="001D6D33" w:rsidRDefault="002D2DD4">
            <w:pPr>
              <w:spacing w:before="20" w:after="20"/>
              <w:jc w:val="center"/>
            </w:pPr>
            <w:r>
              <w:rPr>
                <w:b/>
                <w:color w:val="FFFFFF"/>
                <w:sz w:val="17"/>
              </w:rPr>
              <w:t>Decisión / mejora</w:t>
            </w:r>
          </w:p>
        </w:tc>
        <w:tc>
          <w:tcPr>
            <w:tcW w:w="6768" w:type="dxa"/>
            <w:shd w:val="clear" w:color="auto" w:fill="1F3864"/>
            <w:tcMar>
              <w:top w:w="40" w:type="dxa"/>
              <w:left w:w="80" w:type="dxa"/>
              <w:bottom w:w="40" w:type="dxa"/>
              <w:right w:w="80" w:type="dxa"/>
            </w:tcMar>
            <w:vAlign w:val="center"/>
          </w:tcPr>
          <w:p w14:paraId="5FF02AF0" w14:textId="77777777" w:rsidR="001D6D33" w:rsidRDefault="002D2DD4">
            <w:pPr>
              <w:spacing w:before="20" w:after="20"/>
              <w:jc w:val="center"/>
            </w:pPr>
            <w:r>
              <w:rPr>
                <w:b/>
                <w:color w:val="FFFFFF"/>
                <w:sz w:val="17"/>
              </w:rPr>
              <w:t>Descripción</w:t>
            </w:r>
          </w:p>
        </w:tc>
      </w:tr>
      <w:tr w:rsidR="001D6D33" w14:paraId="3C565122" w14:textId="77777777" w:rsidTr="001D6D33">
        <w:trPr>
          <w:jc w:val="center"/>
        </w:trPr>
        <w:tc>
          <w:tcPr>
            <w:tcW w:w="2736" w:type="dxa"/>
            <w:tcMar>
              <w:top w:w="40" w:type="dxa"/>
              <w:left w:w="80" w:type="dxa"/>
              <w:bottom w:w="40" w:type="dxa"/>
              <w:right w:w="80" w:type="dxa"/>
            </w:tcMar>
            <w:vAlign w:val="center"/>
          </w:tcPr>
          <w:p w14:paraId="342EDC09" w14:textId="77777777" w:rsidR="001D6D33" w:rsidRDefault="002D2DD4">
            <w:pPr>
              <w:spacing w:before="20" w:after="20"/>
            </w:pPr>
            <w:r>
              <w:rPr>
                <w:sz w:val="16"/>
              </w:rPr>
              <w:t>Separar T01 en dos Data Actions</w:t>
            </w:r>
          </w:p>
        </w:tc>
        <w:tc>
          <w:tcPr>
            <w:tcW w:w="6768" w:type="dxa"/>
            <w:tcMar>
              <w:top w:w="40" w:type="dxa"/>
              <w:left w:w="80" w:type="dxa"/>
              <w:bottom w:w="40" w:type="dxa"/>
              <w:right w:w="80" w:type="dxa"/>
            </w:tcMar>
            <w:vAlign w:val="center"/>
          </w:tcPr>
          <w:p w14:paraId="04BC069C" w14:textId="77777777" w:rsidR="001D6D33" w:rsidRDefault="002D2DD4">
            <w:pPr>
              <w:spacing w:before="20" w:after="20"/>
            </w:pPr>
            <w:r>
              <w:rPr>
                <w:sz w:val="16"/>
              </w:rPr>
              <w:t>El script T01 cubre motos y autos; al correr parcialmente puede sobreescribir datos. SAC debe tener dos Data Actions independientes.</w:t>
            </w:r>
          </w:p>
        </w:tc>
      </w:tr>
      <w:tr w:rsidR="001D6D33" w14:paraId="487ADEE5" w14:textId="77777777" w:rsidTr="001D6D33">
        <w:trPr>
          <w:jc w:val="center"/>
        </w:trPr>
        <w:tc>
          <w:tcPr>
            <w:tcW w:w="2736" w:type="dxa"/>
            <w:shd w:val="clear" w:color="auto" w:fill="F2F6FC"/>
            <w:tcMar>
              <w:top w:w="40" w:type="dxa"/>
              <w:left w:w="80" w:type="dxa"/>
              <w:bottom w:w="40" w:type="dxa"/>
              <w:right w:w="80" w:type="dxa"/>
            </w:tcMar>
            <w:vAlign w:val="center"/>
          </w:tcPr>
          <w:p w14:paraId="5673639C" w14:textId="77777777" w:rsidR="001D6D33" w:rsidRDefault="002D2DD4">
            <w:pPr>
              <w:spacing w:before="20" w:after="20"/>
            </w:pPr>
            <w:r>
              <w:rPr>
                <w:sz w:val="16"/>
              </w:rPr>
              <w:t>Apertura de HOC en HOD/HON</w:t>
            </w:r>
          </w:p>
        </w:tc>
        <w:tc>
          <w:tcPr>
            <w:tcW w:w="6768" w:type="dxa"/>
            <w:shd w:val="clear" w:color="auto" w:fill="F2F6FC"/>
            <w:tcMar>
              <w:top w:w="40" w:type="dxa"/>
              <w:left w:w="80" w:type="dxa"/>
              <w:bottom w:w="40" w:type="dxa"/>
              <w:right w:w="80" w:type="dxa"/>
            </w:tcMar>
            <w:vAlign w:val="center"/>
          </w:tcPr>
          <w:p w14:paraId="23C144D8" w14:textId="77777777" w:rsidR="001D6D33" w:rsidRDefault="002D2DD4">
            <w:pPr>
              <w:spacing w:before="20" w:after="20"/>
            </w:pPr>
            <w:r>
              <w:rPr>
                <w:sz w:val="16"/>
              </w:rPr>
              <w:t>El P&amp;G de CBU debe reflejar los tres CEBEs (HOC compra; HOD/HON venden).</w:t>
            </w:r>
          </w:p>
        </w:tc>
      </w:tr>
      <w:tr w:rsidR="001D6D33" w14:paraId="73F27CD8" w14:textId="77777777" w:rsidTr="001D6D33">
        <w:trPr>
          <w:jc w:val="center"/>
        </w:trPr>
        <w:tc>
          <w:tcPr>
            <w:tcW w:w="2736" w:type="dxa"/>
            <w:tcMar>
              <w:top w:w="40" w:type="dxa"/>
              <w:left w:w="80" w:type="dxa"/>
              <w:bottom w:w="40" w:type="dxa"/>
              <w:right w:w="80" w:type="dxa"/>
            </w:tcMar>
            <w:vAlign w:val="center"/>
          </w:tcPr>
          <w:p w14:paraId="2CC5DB86" w14:textId="77777777" w:rsidR="001D6D33" w:rsidRDefault="002D2DD4">
            <w:pPr>
              <w:spacing w:before="20" w:after="20"/>
            </w:pPr>
            <w:r>
              <w:rPr>
                <w:sz w:val="16"/>
              </w:rPr>
              <w:t>Correr scripts por jerarquía</w:t>
            </w:r>
          </w:p>
        </w:tc>
        <w:tc>
          <w:tcPr>
            <w:tcW w:w="6768" w:type="dxa"/>
            <w:tcMar>
              <w:top w:w="40" w:type="dxa"/>
              <w:left w:w="80" w:type="dxa"/>
              <w:bottom w:w="40" w:type="dxa"/>
              <w:right w:w="80" w:type="dxa"/>
            </w:tcMar>
            <w:vAlign w:val="center"/>
          </w:tcPr>
          <w:p w14:paraId="3D835F79" w14:textId="77777777" w:rsidR="001D6D33" w:rsidRDefault="002D2DD4">
            <w:pPr>
              <w:spacing w:before="20" w:after="20"/>
            </w:pPr>
            <w:r>
              <w:rPr>
                <w:sz w:val="16"/>
              </w:rPr>
              <w:t>Algunos paquetes corren individualmente por CEBE; SAC permite correr sobre la jerarquía completa, reduciendo tiempos.</w:t>
            </w:r>
          </w:p>
        </w:tc>
      </w:tr>
      <w:tr w:rsidR="001D6D33" w14:paraId="495CF050" w14:textId="77777777" w:rsidTr="001D6D33">
        <w:trPr>
          <w:jc w:val="center"/>
        </w:trPr>
        <w:tc>
          <w:tcPr>
            <w:tcW w:w="2736" w:type="dxa"/>
            <w:shd w:val="clear" w:color="auto" w:fill="F2F6FC"/>
            <w:tcMar>
              <w:top w:w="40" w:type="dxa"/>
              <w:left w:w="80" w:type="dxa"/>
              <w:bottom w:w="40" w:type="dxa"/>
              <w:right w:w="80" w:type="dxa"/>
            </w:tcMar>
            <w:vAlign w:val="center"/>
          </w:tcPr>
          <w:p w14:paraId="38AC6D25" w14:textId="77777777" w:rsidR="001D6D33" w:rsidRDefault="002D2DD4">
            <w:pPr>
              <w:spacing w:before="20" w:after="20"/>
            </w:pPr>
            <w:r>
              <w:rPr>
                <w:sz w:val="16"/>
              </w:rPr>
              <w:t>Plantillas instanciables para autos</w:t>
            </w:r>
          </w:p>
        </w:tc>
        <w:tc>
          <w:tcPr>
            <w:tcW w:w="6768" w:type="dxa"/>
            <w:shd w:val="clear" w:color="auto" w:fill="F2F6FC"/>
            <w:tcMar>
              <w:top w:w="40" w:type="dxa"/>
              <w:left w:w="80" w:type="dxa"/>
              <w:bottom w:w="40" w:type="dxa"/>
              <w:right w:w="80" w:type="dxa"/>
            </w:tcMar>
            <w:vAlign w:val="center"/>
          </w:tcPr>
          <w:p w14:paraId="49E3F5E3" w14:textId="77777777" w:rsidR="001D6D33" w:rsidRDefault="002D2DD4">
            <w:pPr>
              <w:spacing w:before="20" w:after="20"/>
            </w:pPr>
            <w:r>
              <w:rPr>
                <w:sz w:val="16"/>
              </w:rPr>
              <w:t>Migrar las consultas Excel fijas a plantillas SAC instanciables con BPF y selector de CEBE/escenario.</w:t>
            </w:r>
          </w:p>
        </w:tc>
      </w:tr>
      <w:tr w:rsidR="001D6D33" w14:paraId="7567A626" w14:textId="77777777" w:rsidTr="001D6D33">
        <w:trPr>
          <w:jc w:val="center"/>
        </w:trPr>
        <w:tc>
          <w:tcPr>
            <w:tcW w:w="2736" w:type="dxa"/>
            <w:tcMar>
              <w:top w:w="40" w:type="dxa"/>
              <w:left w:w="80" w:type="dxa"/>
              <w:bottom w:w="40" w:type="dxa"/>
              <w:right w:w="80" w:type="dxa"/>
            </w:tcMar>
            <w:vAlign w:val="center"/>
          </w:tcPr>
          <w:p w14:paraId="0D7C07A7" w14:textId="77777777" w:rsidR="001D6D33" w:rsidRDefault="002D2DD4">
            <w:pPr>
              <w:spacing w:before="20" w:after="20"/>
            </w:pPr>
            <w:r>
              <w:rPr>
                <w:sz w:val="16"/>
              </w:rPr>
              <w:t>Referencia dummy para IVA</w:t>
            </w:r>
          </w:p>
        </w:tc>
        <w:tc>
          <w:tcPr>
            <w:tcW w:w="6768" w:type="dxa"/>
            <w:tcMar>
              <w:top w:w="40" w:type="dxa"/>
              <w:left w:w="80" w:type="dxa"/>
              <w:bottom w:w="40" w:type="dxa"/>
              <w:right w:w="80" w:type="dxa"/>
            </w:tcMar>
            <w:vAlign w:val="center"/>
          </w:tcPr>
          <w:p w14:paraId="6A3E5C4B" w14:textId="77777777" w:rsidR="001D6D33" w:rsidRDefault="002D2DD4">
            <w:pPr>
              <w:spacing w:before="20" w:after="20"/>
            </w:pPr>
            <w:r>
              <w:rPr>
                <w:sz w:val="16"/>
              </w:rPr>
              <w:t>Usar una referencia genérica para que el script aplique IVA a todas, reduciendo entradas manuales.</w:t>
            </w:r>
          </w:p>
        </w:tc>
      </w:tr>
    </w:tbl>
    <w:p w14:paraId="245DF824" w14:textId="77777777" w:rsidR="001D6D33" w:rsidRDefault="001D6D33">
      <w:pPr>
        <w:spacing w:after="80"/>
      </w:pPr>
    </w:p>
    <w:p w14:paraId="14BB594C" w14:textId="65FA244E" w:rsidR="6B982EE3" w:rsidRDefault="6B982EE3" w:rsidP="6B982EE3">
      <w:pPr>
        <w:spacing w:after="80"/>
      </w:pPr>
    </w:p>
    <w:p w14:paraId="7AA05982" w14:textId="484C07B7" w:rsidR="2C39F802" w:rsidRDefault="2C39F802" w:rsidP="6B982EE3">
      <w:pPr>
        <w:spacing w:after="80"/>
      </w:pPr>
      <w:r>
        <w:t xml:space="preserve">Por favor </w:t>
      </w:r>
      <w:r w:rsidR="6438B761">
        <w:t>incluir</w:t>
      </w:r>
      <w:r>
        <w:t xml:space="preserve"> un capítulo para el tema de informes y reportes.</w:t>
      </w:r>
    </w:p>
    <w:p w14:paraId="44054C21" w14:textId="77777777" w:rsidR="001D6D33" w:rsidRDefault="002D2DD4">
      <w:r>
        <w:br w:type="page"/>
      </w:r>
    </w:p>
    <w:p w14:paraId="7E77BEAD" w14:textId="77777777" w:rsidR="005014F0" w:rsidRDefault="005014F0"/>
    <w:p w14:paraId="31AE6DDF" w14:textId="77777777" w:rsidR="005014F0" w:rsidRDefault="005014F0"/>
    <w:p w14:paraId="1A4659AB" w14:textId="0DDB275C" w:rsidR="001D6D33" w:rsidRDefault="002D2DD4">
      <w:pPr>
        <w:pStyle w:val="Heading1"/>
        <w:spacing w:before="280" w:after="120"/>
      </w:pPr>
      <w:bookmarkStart w:id="180" w:name="_Toc231905255"/>
      <w:r>
        <w:t xml:space="preserve">Ciudad </w:t>
      </w:r>
      <w:commentRangeStart w:id="181"/>
      <w:r>
        <w:t>Limpia</w:t>
      </w:r>
      <w:bookmarkEnd w:id="180"/>
      <w:commentRangeEnd w:id="181"/>
      <w:r w:rsidR="008C6220">
        <w:rPr>
          <w:rStyle w:val="CommentReference"/>
          <w:sz w:val="32"/>
          <w:szCs w:val="32"/>
        </w:rPr>
        <w:commentReference w:id="181"/>
      </w:r>
    </w:p>
    <w:p w14:paraId="34B54E77" w14:textId="4D31E065" w:rsidR="001D6D33" w:rsidRDefault="21FC9D58">
      <w:pPr>
        <w:spacing w:after="120"/>
        <w:jc w:val="both"/>
      </w:pPr>
      <w:r>
        <w:t xml:space="preserve">El grupo denominado Ciudad Limpia corresponde a empresas </w:t>
      </w:r>
      <w:r w:rsidR="032313C8">
        <w:t xml:space="preserve">que prestan el servicio público de aseo y gestión de residuos peligrosos entre otras actividades, la </w:t>
      </w:r>
      <w:r w:rsidR="3E7707AE">
        <w:t>operación</w:t>
      </w:r>
      <w:r w:rsidR="032313C8">
        <w:t xml:space="preserve"> se realiza bajo las</w:t>
      </w:r>
      <w:r w:rsidR="2D51BE15">
        <w:t xml:space="preserve"> siguientes </w:t>
      </w:r>
      <w:r w:rsidR="032313C8">
        <w:t xml:space="preserve">razones sociales </w:t>
      </w:r>
      <w:r w:rsidR="556A5944">
        <w:t>Ciudad Limpia Bogotá</w:t>
      </w:r>
      <w:r w:rsidR="7C5EA8AB">
        <w:t xml:space="preserve"> SA ESP</w:t>
      </w:r>
      <w:r w:rsidR="42C23325">
        <w:t xml:space="preserve">, </w:t>
      </w:r>
      <w:r w:rsidR="3C505148">
        <w:t>Ciudad Limpia Neiva SA ESP</w:t>
      </w:r>
      <w:r w:rsidR="42C23325">
        <w:t xml:space="preserve">, </w:t>
      </w:r>
      <w:r w:rsidR="0C971614">
        <w:t>Ciudad Limpia del Huila SA ESP</w:t>
      </w:r>
      <w:r w:rsidR="47C35DBA">
        <w:t xml:space="preserve">, </w:t>
      </w:r>
      <w:r w:rsidR="42C23325">
        <w:t>C</w:t>
      </w:r>
      <w:r w:rsidR="77E5AF66">
        <w:t xml:space="preserve">entro de </w:t>
      </w:r>
      <w:r w:rsidR="42C23325">
        <w:t>G</w:t>
      </w:r>
      <w:r w:rsidR="3D5D51D3">
        <w:t xml:space="preserve">estión </w:t>
      </w:r>
      <w:r w:rsidR="42C23325">
        <w:t>S</w:t>
      </w:r>
      <w:r w:rsidR="39299001">
        <w:t>ostenible SAS ESP</w:t>
      </w:r>
      <w:r w:rsidR="42C23325">
        <w:t xml:space="preserve"> y RH</w:t>
      </w:r>
      <w:r w:rsidR="0CACD26F">
        <w:t xml:space="preserve"> SAS ESP</w:t>
      </w:r>
      <w:r w:rsidR="42C23325">
        <w:t xml:space="preserve">. </w:t>
      </w:r>
      <w:r w:rsidR="5D2048A9" w:rsidRPr="34B5A58F">
        <w:rPr>
          <w:rFonts w:eastAsia="Arial" w:cs="Arial"/>
          <w:color w:val="341A51"/>
          <w:szCs w:val="20"/>
          <w:u w:val="single"/>
        </w:rPr>
        <w:t xml:space="preserve">La compañía requiere una plataforma de analítica centralizada que integre los datos financieros y operativos de sus divisiones para soportar la toma de decisiones gerenciales en tiempo real, migrando su planeación actual desde Siesa UNOE Enterprise / sistemas operativos propios y datos extracontables hacia SAC. </w:t>
      </w:r>
      <w:r w:rsidR="5D2048A9" w:rsidRPr="34B5A58F">
        <w:rPr>
          <w:rFonts w:eastAsia="Arial" w:cs="Arial"/>
          <w:szCs w:val="20"/>
        </w:rPr>
        <w:t xml:space="preserve"> </w:t>
      </w:r>
    </w:p>
    <w:p w14:paraId="7000AC2B" w14:textId="720023AB" w:rsidR="00124EEB" w:rsidRDefault="00E26E3F">
      <w:pPr>
        <w:spacing w:after="120"/>
        <w:jc w:val="both"/>
        <w:rPr>
          <w:ins w:id="182" w:author="Miranda Torres Lady Nayiby" w:date="2026-06-30T15:58:00Z" w16du:dateUtc="2026-06-30T20:58:00Z"/>
        </w:rPr>
      </w:pPr>
      <w:ins w:id="183" w:author="Miranda Torres Lady Nayiby" w:date="2026-06-30T15:58:00Z">
        <w:r w:rsidRPr="00E26E3F">
          <w:t>Actualmente, el proceso presupuestal se gestiona en su totalidad mediante macros de Excel</w:t>
        </w:r>
      </w:ins>
      <w:ins w:id="184" w:author="Miranda Torres Lady Nayiby" w:date="2026-06-30T15:59:00Z" w16du:dateUtc="2026-06-30T20:59:00Z">
        <w:r>
          <w:t>,</w:t>
        </w:r>
      </w:ins>
      <w:ins w:id="185" w:author="Miranda Torres Lady Nayiby" w:date="2026-06-30T15:58:00Z">
        <w:r w:rsidRPr="00E26E3F">
          <w:t xml:space="preserve"> </w:t>
        </w:r>
      </w:ins>
      <w:ins w:id="186" w:author="Miranda Torres Lady Nayiby" w:date="2026-06-30T16:06:00Z" w16du:dateUtc="2026-06-30T21:06:00Z">
        <w:r w:rsidR="00CF2F5B">
          <w:t>e</w:t>
        </w:r>
        <w:r w:rsidR="00CF2F5B" w:rsidRPr="00E26E3F">
          <w:t>sta herramienta permite</w:t>
        </w:r>
      </w:ins>
      <w:ins w:id="187" w:author="Miranda Torres Lady Nayiby" w:date="2026-06-30T15:58:00Z">
        <w:r w:rsidRPr="00E26E3F">
          <w:t xml:space="preserve"> distribuir la información a las diferentes áreas para su registro y control</w:t>
        </w:r>
      </w:ins>
      <w:ins w:id="188" w:author="Miranda Torres Lady Nayiby" w:date="2026-06-30T16:06:00Z" w16du:dateUtc="2026-06-30T21:06:00Z">
        <w:r w:rsidR="002D383E">
          <w:t xml:space="preserve"> por cada</w:t>
        </w:r>
      </w:ins>
      <w:ins w:id="189" w:author="Miranda Torres Lady Nayiby" w:date="2026-06-30T16:07:00Z" w16du:dateUtc="2026-06-30T21:07:00Z">
        <w:r w:rsidR="002D383E">
          <w:t xml:space="preserve"> uno de los lideres</w:t>
        </w:r>
      </w:ins>
      <w:ins w:id="190" w:author="Miranda Torres Lady Nayiby" w:date="2026-06-30T15:58:00Z">
        <w:r w:rsidRPr="00E26E3F">
          <w:t>;</w:t>
        </w:r>
      </w:ins>
      <w:ins w:id="191" w:author="Miranda Torres Lady Nayiby" w:date="2026-06-30T16:00:00Z" w16du:dateUtc="2026-06-30T21:00:00Z">
        <w:r w:rsidR="00424542" w:rsidRPr="00424542">
          <w:t xml:space="preserve"> </w:t>
        </w:r>
      </w:ins>
      <w:ins w:id="192" w:author="Miranda Torres Lady Nayiby" w:date="2026-06-30T16:00:00Z">
        <w:r w:rsidR="00424542" w:rsidRPr="00424542">
          <w:t>Posteriormente,</w:t>
        </w:r>
      </w:ins>
      <w:ins w:id="193" w:author="Miranda Torres Lady Nayiby" w:date="2026-06-30T16:07:00Z" w16du:dateUtc="2026-06-30T21:07:00Z">
        <w:r w:rsidR="00B54329">
          <w:t xml:space="preserve"> p</w:t>
        </w:r>
        <w:r w:rsidR="004447DC">
          <w:t>laneación financiera</w:t>
        </w:r>
      </w:ins>
      <w:ins w:id="194" w:author="Miranda Torres Lady Nayiby" w:date="2026-06-30T16:00:00Z">
        <w:r w:rsidR="00424542" w:rsidRPr="00424542">
          <w:t xml:space="preserve"> </w:t>
        </w:r>
      </w:ins>
      <w:ins w:id="195" w:author="Miranda Torres Lady Nayiby" w:date="2026-06-30T16:07:00Z" w16du:dateUtc="2026-06-30T21:07:00Z">
        <w:r w:rsidR="00364F12">
          <w:t>mediante la macro de E</w:t>
        </w:r>
      </w:ins>
      <w:ins w:id="196" w:author="Miranda Torres Lady Nayiby" w:date="2026-06-30T16:08:00Z" w16du:dateUtc="2026-06-30T21:08:00Z">
        <w:r w:rsidR="00364F12">
          <w:t xml:space="preserve">xcel </w:t>
        </w:r>
      </w:ins>
      <w:ins w:id="197" w:author="Miranda Torres Lady Nayiby" w:date="2026-06-30T16:00:00Z">
        <w:r w:rsidR="00424542" w:rsidRPr="00424542">
          <w:t>consolida la información registrada por las diferentes áreas y genera los reportes tipo R3</w:t>
        </w:r>
      </w:ins>
      <w:ins w:id="198" w:author="Miranda Torres Lady Nayiby" w:date="2026-06-30T16:03:00Z" w16du:dateUtc="2026-06-30T21:03:00Z">
        <w:r w:rsidR="00DC0604">
          <w:t>, es importante tener en cuenta que para que</w:t>
        </w:r>
      </w:ins>
      <w:ins w:id="199" w:author="Miranda Torres Lady Nayiby" w:date="2026-06-30T16:00:00Z">
        <w:r w:rsidR="00424542" w:rsidRPr="00424542">
          <w:t xml:space="preserve"> el detalle del </w:t>
        </w:r>
      </w:ins>
      <w:ins w:id="200" w:author="Miranda Torres Lady Nayiby" w:date="2026-06-30T16:03:00Z" w16du:dateUtc="2026-06-30T21:03:00Z">
        <w:r w:rsidR="00DC0604">
          <w:t xml:space="preserve">proceso Operativo interno </w:t>
        </w:r>
        <w:r w:rsidR="00236DD0">
          <w:t xml:space="preserve">se generan </w:t>
        </w:r>
      </w:ins>
      <w:ins w:id="201" w:author="Miranda Torres Lady Nayiby" w:date="2026-06-30T16:00:00Z">
        <w:r w:rsidR="00424542" w:rsidRPr="00424542">
          <w:t>Estado de Resultados</w:t>
        </w:r>
      </w:ins>
      <w:ins w:id="202" w:author="Miranda Torres Lady Nayiby" w:date="2026-06-30T16:03:00Z" w16du:dateUtc="2026-06-30T21:03:00Z">
        <w:r w:rsidR="00C77F5C">
          <w:t xml:space="preserve"> ap</w:t>
        </w:r>
      </w:ins>
      <w:ins w:id="203" w:author="Miranda Torres Lady Nayiby" w:date="2026-06-30T16:04:00Z" w16du:dateUtc="2026-06-30T21:04:00Z">
        <w:r w:rsidR="00C77F5C">
          <w:t>erturado</w:t>
        </w:r>
      </w:ins>
      <w:ins w:id="204" w:author="Miranda Torres Lady Nayiby" w:date="2026-06-30T16:08:00Z" w16du:dateUtc="2026-06-30T21:08:00Z">
        <w:r w:rsidR="00EC2650">
          <w:t>s</w:t>
        </w:r>
      </w:ins>
      <w:ins w:id="205" w:author="Miranda Torres Lady Nayiby" w:date="2026-06-30T16:04:00Z" w16du:dateUtc="2026-06-30T21:04:00Z">
        <w:r w:rsidR="00217228">
          <w:t xml:space="preserve"> a su máximo nivel base</w:t>
        </w:r>
      </w:ins>
      <w:ins w:id="206" w:author="Miranda Torres Lady Nayiby" w:date="2026-06-30T16:16:00Z" w16du:dateUtc="2026-06-30T21:16:00Z">
        <w:r w:rsidR="000F1D51">
          <w:t>.</w:t>
        </w:r>
      </w:ins>
      <w:ins w:id="207" w:author="Miranda Torres Lady Nayiby" w:date="2026-06-30T16:17:00Z" w16du:dateUtc="2026-06-30T21:17:00Z">
        <w:r w:rsidR="00B360C6">
          <w:t xml:space="preserve"> </w:t>
        </w:r>
      </w:ins>
      <w:ins w:id="208" w:author="Miranda Torres Lady Nayiby" w:date="2026-06-30T16:16:00Z" w16du:dateUtc="2026-06-30T21:16:00Z">
        <w:r w:rsidR="00B360C6">
          <w:t xml:space="preserve"> </w:t>
        </w:r>
      </w:ins>
    </w:p>
    <w:p w14:paraId="4E064E94" w14:textId="77777777" w:rsidR="00217228" w:rsidRDefault="42C23325">
      <w:pPr>
        <w:spacing w:after="120"/>
        <w:jc w:val="both"/>
        <w:rPr>
          <w:ins w:id="209" w:author="Miranda Torres Lady Nayiby" w:date="2026-06-30T16:04:00Z" w16du:dateUtc="2026-06-30T21:04:00Z"/>
        </w:rPr>
      </w:pPr>
      <w:del w:id="210" w:author="Miranda Torres Lady Nayiby" w:date="2026-06-30T15:58:00Z" w16du:dateUtc="2026-06-30T20:58:00Z">
        <w:r w:rsidDel="00E26E3F">
          <w:delText>El proceso presupuestal actual está íntegramente basado en macros de Excel</w:delText>
        </w:r>
        <w:r w:rsidR="78B91252" w:rsidDel="00E26E3F">
          <w:delText xml:space="preserve"> la cual permite dividir la información de las diferentes áreas para el control y r</w:delText>
        </w:r>
        <w:r w:rsidR="25F8D726" w:rsidDel="00E26E3F">
          <w:delText xml:space="preserve">egistro de </w:delText>
        </w:r>
        <w:r w:rsidR="13F25360" w:rsidDel="00E26E3F">
          <w:delText>la</w:delText>
        </w:r>
        <w:r w:rsidR="25F8D726" w:rsidDel="00E26E3F">
          <w:delText xml:space="preserve"> información  la cual despues va generar la consolidación de datos que se van a lograr visualizar en el estado de resultados PyG</w:delText>
        </w:r>
        <w:r w:rsidDel="00E26E3F">
          <w:delText xml:space="preserve">, con consolidación manual a cargo de </w:delText>
        </w:r>
        <w:r w:rsidRPr="34C865D4" w:rsidDel="00E26E3F">
          <w:rPr>
            <w:b/>
            <w:bCs/>
          </w:rPr>
          <w:delText>Planeación</w:delText>
        </w:r>
        <w:r w:rsidDel="00E26E3F">
          <w:delText xml:space="preserve"> Financiera</w:delText>
        </w:r>
        <w:r w:rsidR="75B90329" w:rsidDel="00E26E3F">
          <w:delText xml:space="preserve"> </w:delText>
        </w:r>
      </w:del>
    </w:p>
    <w:p w14:paraId="17EABA22" w14:textId="6FE0782A" w:rsidR="001D6D33" w:rsidRDefault="0006195F">
      <w:pPr>
        <w:spacing w:after="120"/>
        <w:jc w:val="both"/>
      </w:pPr>
      <w:ins w:id="211" w:author="Miranda Torres Lady Nayiby" w:date="2026-06-30T16:04:00Z" w16du:dateUtc="2026-06-30T21:04:00Z">
        <w:r>
          <w:t xml:space="preserve">Este </w:t>
        </w:r>
      </w:ins>
      <w:r w:rsidR="75B90329">
        <w:t xml:space="preserve">proceso </w:t>
      </w:r>
      <w:del w:id="212" w:author="Miranda Torres Lady Nayiby" w:date="2026-06-30T16:08:00Z" w16du:dateUtc="2026-06-30T21:08:00Z">
        <w:r w:rsidR="75B90329" w:rsidDel="009E4767">
          <w:delText xml:space="preserve">que </w:delText>
        </w:r>
      </w:del>
      <w:del w:id="213" w:author="Miranda Torres Lady Nayiby" w:date="2026-06-30T16:04:00Z" w16du:dateUtc="2026-06-30T21:04:00Z">
        <w:r w:rsidR="75B90329" w:rsidDel="0006195F">
          <w:delText>se</w:delText>
        </w:r>
      </w:del>
      <w:ins w:id="214" w:author="Miranda Torres Lady Nayiby" w:date="2026-06-30T16:08:00Z" w16du:dateUtc="2026-06-30T21:08:00Z">
        <w:r w:rsidR="009E4767">
          <w:t xml:space="preserve"> se</w:t>
        </w:r>
      </w:ins>
      <w:del w:id="215" w:author="Miranda Torres Lady Nayiby" w:date="2026-06-30T16:04:00Z" w16du:dateUtc="2026-06-30T21:04:00Z">
        <w:r w:rsidR="75B90329" w:rsidDel="0006195F">
          <w:delText xml:space="preserve"> </w:delText>
        </w:r>
      </w:del>
      <w:r w:rsidR="75B90329">
        <w:t>inicia en el mes agosto con un primer entregable en octubre y su versión final aprobada por junta en enero de cada año</w:t>
      </w:r>
      <w:ins w:id="216" w:author="Miranda Torres Lady Nayiby" w:date="2026-06-30T16:06:00Z" w16du:dateUtc="2026-06-30T21:06:00Z">
        <w:r w:rsidR="00AA72BA">
          <w:t xml:space="preserve"> en formato R3 para la Contraloría de Fanalca</w:t>
        </w:r>
      </w:ins>
      <w:r w:rsidR="42C23325">
        <w:t xml:space="preserve">; el proyecto lo migra </w:t>
      </w:r>
      <w:commentRangeStart w:id="217"/>
      <w:r w:rsidR="42C23325">
        <w:t>a</w:t>
      </w:r>
      <w:commentRangeEnd w:id="217"/>
      <w:r w:rsidR="00AA0973">
        <w:rPr>
          <w:rStyle w:val="CommentReference"/>
          <w:sz w:val="20"/>
          <w:szCs w:val="24"/>
        </w:rPr>
        <w:commentReference w:id="217"/>
      </w:r>
      <w:r w:rsidR="42C23325">
        <w:t xml:space="preserve"> SAP Analytics Cloud.</w:t>
      </w:r>
    </w:p>
    <w:p w14:paraId="22F368FE" w14:textId="77777777" w:rsidR="001D6D33" w:rsidRDefault="002D2DD4">
      <w:pPr>
        <w:pStyle w:val="Heading2"/>
        <w:spacing w:before="200" w:after="80"/>
      </w:pPr>
      <w:bookmarkStart w:id="218" w:name="_Toc231905256"/>
      <w:r>
        <w:t>Escenario / Proceso de negocio</w:t>
      </w:r>
      <w:bookmarkEnd w:id="218"/>
    </w:p>
    <w:p w14:paraId="67544439" w14:textId="5533CEF4" w:rsidR="00291054" w:rsidRDefault="52B5197F" w:rsidP="776302B1">
      <w:pPr>
        <w:spacing w:after="120"/>
        <w:jc w:val="both"/>
        <w:rPr>
          <w:ins w:id="219" w:author="Miranda Torres Lady Nayiby" w:date="2026-06-30T16:30:00Z" w16du:dateUtc="2026-06-30T21:30:00Z"/>
        </w:rPr>
      </w:pPr>
      <w:r>
        <w:t xml:space="preserve">La operación requiere un control financiero riguroso sobre ingresos, costos y gastos, así como la generación de estados financieros consolidados. Los ingresos ordinarios se calculan a partir de variables tarifarias </w:t>
      </w:r>
      <w:del w:id="220" w:author="Miranda Torres Lady Nayiby" w:date="2026-06-30T16:32:00Z" w16du:dateUtc="2026-06-30T21:32:00Z">
        <w:r w:rsidDel="00525F05">
          <w:delText xml:space="preserve">complejas </w:delText>
        </w:r>
      </w:del>
      <w:ins w:id="221" w:author="Miranda Torres Lady Nayiby" w:date="2026-06-30T16:32:00Z" w16du:dateUtc="2026-06-30T21:32:00Z">
        <w:r w:rsidR="00525F05">
          <w:t xml:space="preserve">que se detallan a continuación </w:t>
        </w:r>
      </w:ins>
      <w:r>
        <w:t>(toneladas, usuarios, kilómetros, metros cuadrados,</w:t>
      </w:r>
      <w:ins w:id="222" w:author="Miranda Torres Lady Nayiby" w:date="2026-06-30T16:22:00Z" w16du:dateUtc="2026-06-30T21:22:00Z">
        <w:r w:rsidR="002D41BF">
          <w:t xml:space="preserve"> metros </w:t>
        </w:r>
        <w:r w:rsidR="009C43BA">
          <w:t>cúbicos,</w:t>
        </w:r>
      </w:ins>
      <w:r>
        <w:t xml:space="preserve"> estratos, subsidios</w:t>
      </w:r>
      <w:r w:rsidR="037D1BC4">
        <w:t>, SMMLV</w:t>
      </w:r>
      <w:r>
        <w:t xml:space="preserve"> e IPC</w:t>
      </w:r>
      <w:ins w:id="223" w:author="Miranda Torres Lady Nayiby" w:date="2026-06-30T16:21:00Z" w16du:dateUtc="2026-06-30T21:21:00Z">
        <w:r w:rsidR="00F8752A">
          <w:t>,</w:t>
        </w:r>
        <w:r w:rsidR="003A6E25">
          <w:t xml:space="preserve"> </w:t>
        </w:r>
        <w:r w:rsidR="00E064E8">
          <w:t>arboles podados</w:t>
        </w:r>
      </w:ins>
      <w:r>
        <w:t xml:space="preserve">); </w:t>
      </w:r>
      <w:ins w:id="224" w:author="Miranda Torres Lady Nayiby" w:date="2026-06-30T16:32:00Z" w16du:dateUtc="2026-06-30T21:32:00Z">
        <w:r w:rsidR="00103B20">
          <w:t xml:space="preserve">este proceso se consolida en </w:t>
        </w:r>
      </w:ins>
      <w:ins w:id="225" w:author="Miranda Torres Lady Nayiby" w:date="2026-06-30T16:33:00Z" w16du:dateUtc="2026-06-30T21:33:00Z">
        <w:r w:rsidR="00CB0C2D">
          <w:t>el archivo</w:t>
        </w:r>
      </w:ins>
      <w:ins w:id="226" w:author="Miranda Torres Lady Nayiby" w:date="2026-06-30T16:32:00Z" w16du:dateUtc="2026-06-30T21:32:00Z">
        <w:r w:rsidR="00103B20">
          <w:t xml:space="preserve"> Base </w:t>
        </w:r>
      </w:ins>
      <w:ins w:id="227" w:author="Miranda Torres Lady Nayiby" w:date="2026-06-30T16:33:00Z" w16du:dateUtc="2026-06-30T21:33:00Z">
        <w:r w:rsidR="00CB0C2D">
          <w:t xml:space="preserve">Plantilla </w:t>
        </w:r>
      </w:ins>
      <w:ins w:id="228" w:author="Miranda Torres Lady Nayiby" w:date="2026-06-30T16:32:00Z" w16du:dateUtc="2026-06-30T21:32:00Z">
        <w:r w:rsidR="00103B20">
          <w:t xml:space="preserve">Ingresos </w:t>
        </w:r>
      </w:ins>
      <w:ins w:id="229" w:author="Miranda Torres Lady Nayiby" w:date="2026-06-30T16:33:00Z" w16du:dateUtc="2026-06-30T21:33:00Z">
        <w:r w:rsidR="00CB0C2D">
          <w:t xml:space="preserve">que </w:t>
        </w:r>
      </w:ins>
      <w:commentRangeStart w:id="230"/>
      <w:r>
        <w:t xml:space="preserve">el equipo de tarifas </w:t>
      </w:r>
      <w:ins w:id="231" w:author="Miranda Torres Lady Nayiby" w:date="2026-06-30T16:33:00Z" w16du:dateUtc="2026-06-30T21:33:00Z">
        <w:r w:rsidR="00CB0C2D">
          <w:t xml:space="preserve">calcula y </w:t>
        </w:r>
      </w:ins>
      <w:r>
        <w:t xml:space="preserve">entrega a Planeación Financiera el valor </w:t>
      </w:r>
      <w:del w:id="232" w:author="Miranda Torres Lady Nayiby" w:date="2026-06-30T16:33:00Z" w16du:dateUtc="2026-06-30T21:33:00Z">
        <w:r w:rsidDel="002C6AE5">
          <w:delText>total</w:delText>
        </w:r>
      </w:del>
      <w:ins w:id="233" w:author="Miranda Torres Lady Nayiby" w:date="2026-06-30T16:33:00Z" w16du:dateUtc="2026-06-30T21:33:00Z">
        <w:r w:rsidR="002C6AE5">
          <w:t xml:space="preserve"> final</w:t>
        </w:r>
      </w:ins>
      <w:r>
        <w:t xml:space="preserve"> por componente</w:t>
      </w:r>
      <w:commentRangeEnd w:id="230"/>
      <w:r w:rsidR="00EB29E4">
        <w:rPr>
          <w:rStyle w:val="CommentReference"/>
          <w:sz w:val="20"/>
          <w:szCs w:val="24"/>
        </w:rPr>
        <w:commentReference w:id="230"/>
      </w:r>
      <w:r>
        <w:t xml:space="preserve">, que es el dato </w:t>
      </w:r>
      <w:ins w:id="234" w:author="Miranda Torres Lady Nayiby" w:date="2026-06-30T16:34:00Z" w16du:dateUtc="2026-06-30T21:34:00Z">
        <w:r w:rsidR="00DE58E7">
          <w:t xml:space="preserve">que se consolida </w:t>
        </w:r>
        <w:r w:rsidR="00BE64A3">
          <w:t xml:space="preserve">en los Estados Financiero que genera la macro Excel. </w:t>
        </w:r>
        <w:r w:rsidR="00ED1741">
          <w:t>E</w:t>
        </w:r>
        <w:r w:rsidR="00BE64A3">
          <w:t>stos</w:t>
        </w:r>
        <w:r w:rsidR="00ED1741">
          <w:t xml:space="preserve"> </w:t>
        </w:r>
      </w:ins>
      <w:ins w:id="235" w:author="Miranda Torres Lady Nayiby" w:date="2026-06-30T16:35:00Z" w16du:dateUtc="2026-06-30T21:35:00Z">
        <w:r w:rsidR="00123CF6">
          <w:t>serían</w:t>
        </w:r>
      </w:ins>
      <w:ins w:id="236" w:author="Miranda Torres Lady Nayiby" w:date="2026-06-30T16:34:00Z" w16du:dateUtc="2026-06-30T21:34:00Z">
        <w:r w:rsidR="00ED1741">
          <w:t xml:space="preserve"> los </w:t>
        </w:r>
      </w:ins>
      <w:r>
        <w:t>que se carga</w:t>
      </w:r>
      <w:ins w:id="237" w:author="Miranda Torres Lady Nayiby" w:date="2026-06-30T16:35:00Z" w16du:dateUtc="2026-06-30T21:35:00Z">
        <w:r w:rsidR="004A0F02">
          <w:t>rian</w:t>
        </w:r>
      </w:ins>
      <w:r>
        <w:t xml:space="preserve"> en </w:t>
      </w:r>
      <w:commentRangeStart w:id="238"/>
      <w:r>
        <w:t>SAC</w:t>
      </w:r>
      <w:commentRangeEnd w:id="238"/>
      <w:r w:rsidR="003F6CAB">
        <w:rPr>
          <w:rStyle w:val="CommentReference"/>
          <w:sz w:val="20"/>
          <w:szCs w:val="24"/>
        </w:rPr>
        <w:commentReference w:id="238"/>
      </w:r>
      <w:r>
        <w:t xml:space="preserve">. </w:t>
      </w:r>
    </w:p>
    <w:p w14:paraId="4E8B8690" w14:textId="3F30A8CF" w:rsidR="00792177" w:rsidRDefault="52B5197F" w:rsidP="776302B1">
      <w:pPr>
        <w:spacing w:after="120"/>
        <w:jc w:val="both"/>
        <w:rPr>
          <w:ins w:id="239" w:author="Miranda Torres Lady Nayiby" w:date="2026-06-30T16:36:00Z" w16du:dateUtc="2026-06-30T21:36:00Z"/>
        </w:rPr>
      </w:pPr>
      <w:r>
        <w:t>Las empresas C</w:t>
      </w:r>
      <w:r w:rsidR="6477B728">
        <w:t xml:space="preserve">entro de Gestión Sostenible </w:t>
      </w:r>
      <w:r>
        <w:t>y RH sí permiten calcular P×Q (tarifa × cantidad) por cliente y tipo de residuo.</w:t>
      </w:r>
      <w:ins w:id="240" w:author="Miranda Torres Lady Nayiby" w:date="2026-06-30T16:41:00Z" w16du:dateUtc="2026-06-30T21:41:00Z">
        <w:r w:rsidR="00D62F50">
          <w:t xml:space="preserve"> </w:t>
        </w:r>
      </w:ins>
      <w:ins w:id="241" w:author="Miranda Torres Lady Nayiby" w:date="2026-06-30T16:40:00Z" w16du:dateUtc="2026-06-30T21:40:00Z">
        <w:r w:rsidR="002A36BE">
          <w:t xml:space="preserve">Este proceso se </w:t>
        </w:r>
        <w:r w:rsidR="00D62F50">
          <w:t>diligencia en</w:t>
        </w:r>
      </w:ins>
      <w:del w:id="242" w:author="Miranda Torres Lady Nayiby" w:date="2026-06-30T16:40:00Z" w16du:dateUtc="2026-06-30T21:40:00Z">
        <w:r w:rsidR="576CDF66" w:rsidDel="002A36BE">
          <w:delText xml:space="preserve"> </w:delText>
        </w:r>
      </w:del>
      <w:ins w:id="243" w:author="Miranda Torres Lady Nayiby" w:date="2026-06-30T16:41:00Z" w16du:dateUtc="2026-06-30T21:41:00Z">
        <w:r w:rsidR="00D62F50">
          <w:t>el archivo Base Plantilla Ingresos, con previos cálculos por parte del área Com</w:t>
        </w:r>
      </w:ins>
      <w:ins w:id="244" w:author="Miranda Torres Lady Nayiby" w:date="2026-06-30T16:42:00Z" w16du:dateUtc="2026-06-30T21:42:00Z">
        <w:r w:rsidR="00D62F50">
          <w:t>ercial</w:t>
        </w:r>
      </w:ins>
    </w:p>
    <w:p w14:paraId="63392676" w14:textId="12F7B362" w:rsidR="001D6D33" w:rsidRDefault="576CDF66" w:rsidP="776302B1">
      <w:pPr>
        <w:spacing w:after="120"/>
        <w:jc w:val="both"/>
        <w:rPr>
          <w:ins w:id="245" w:author="Miranda Torres Lady Nayiby" w:date="2026-07-01T14:00:00Z" w16du:dateUtc="2026-07-01T19:00:00Z"/>
          <w:rFonts w:eastAsia="Arial" w:cs="Arial"/>
          <w:color w:val="881798"/>
          <w:szCs w:val="20"/>
        </w:rPr>
      </w:pPr>
      <w:r w:rsidRPr="776302B1">
        <w:rPr>
          <w:rFonts w:eastAsia="Arial" w:cs="Arial"/>
          <w:color w:val="881798"/>
          <w:szCs w:val="20"/>
          <w:u w:val="single"/>
        </w:rPr>
        <w:t>A nivel de gastos y costos la compañia requiere la integracion de cantidades operativas, cantidad de personas, o cualqiuer otro tipo de demonimador que permita costerar unitariamente cada proceso</w:t>
      </w:r>
      <w:del w:id="246" w:author="Miranda Torres Lady Nayiby" w:date="2026-06-30T16:50:00Z" w16du:dateUtc="2026-06-30T21:50:00Z">
        <w:r w:rsidRPr="776302B1" w:rsidDel="00AE57DE">
          <w:rPr>
            <w:rFonts w:eastAsia="Arial" w:cs="Arial"/>
            <w:strike/>
            <w:color w:val="881798"/>
            <w:szCs w:val="20"/>
          </w:rPr>
          <w:delText>.</w:delText>
        </w:r>
      </w:del>
      <w:ins w:id="247" w:author="Miranda Torres Lady Nayiby" w:date="2026-06-30T16:51:00Z" w16du:dateUtc="2026-06-30T21:51:00Z">
        <w:r w:rsidR="004A7195">
          <w:rPr>
            <w:rFonts w:eastAsia="Arial" w:cs="Arial"/>
            <w:strike/>
            <w:color w:val="881798"/>
            <w:szCs w:val="20"/>
          </w:rPr>
          <w:t xml:space="preserve"> </w:t>
        </w:r>
        <w:r w:rsidR="004A7195">
          <w:rPr>
            <w:rFonts w:eastAsia="Arial" w:cs="Arial"/>
            <w:color w:val="881798"/>
            <w:szCs w:val="20"/>
          </w:rPr>
          <w:t>Para</w:t>
        </w:r>
      </w:ins>
      <w:ins w:id="248" w:author="Miranda Torres Lady Nayiby" w:date="2026-06-30T16:52:00Z" w16du:dateUtc="2026-06-30T21:52:00Z">
        <w:r w:rsidR="004A7195">
          <w:rPr>
            <w:rFonts w:eastAsia="Arial" w:cs="Arial"/>
            <w:color w:val="881798"/>
            <w:szCs w:val="20"/>
          </w:rPr>
          <w:t xml:space="preserve"> proceso </w:t>
        </w:r>
      </w:ins>
      <w:ins w:id="249" w:author="Miranda Torres Lady Nayiby" w:date="2026-06-30T16:55:00Z" w16du:dateUtc="2026-06-30T21:55:00Z">
        <w:r w:rsidR="00D21FC7">
          <w:rPr>
            <w:rFonts w:eastAsia="Arial" w:cs="Arial"/>
            <w:color w:val="881798"/>
            <w:szCs w:val="20"/>
          </w:rPr>
          <w:t>de costos</w:t>
        </w:r>
      </w:ins>
      <w:ins w:id="250" w:author="Miranda Torres Lady Nayiby" w:date="2026-06-30T16:52:00Z" w16du:dateUtc="2026-06-30T21:52:00Z">
        <w:r w:rsidR="004A7195">
          <w:rPr>
            <w:rFonts w:eastAsia="Arial" w:cs="Arial"/>
            <w:color w:val="881798"/>
            <w:szCs w:val="20"/>
          </w:rPr>
          <w:t xml:space="preserve"> y gastos, </w:t>
        </w:r>
        <w:r w:rsidR="001D56A4">
          <w:rPr>
            <w:rFonts w:eastAsia="Arial" w:cs="Arial"/>
            <w:color w:val="881798"/>
            <w:szCs w:val="20"/>
          </w:rPr>
          <w:t>se diligencia</w:t>
        </w:r>
      </w:ins>
      <w:ins w:id="251" w:author="Miranda Torres Lady Nayiby" w:date="2026-06-30T16:55:00Z" w16du:dateUtc="2026-06-30T21:55:00Z">
        <w:r w:rsidR="00D06A38">
          <w:rPr>
            <w:rFonts w:eastAsia="Arial" w:cs="Arial"/>
            <w:color w:val="881798"/>
            <w:szCs w:val="20"/>
          </w:rPr>
          <w:t>n</w:t>
        </w:r>
      </w:ins>
      <w:ins w:id="252" w:author="Miranda Torres Lady Nayiby" w:date="2026-06-30T16:52:00Z" w16du:dateUtc="2026-06-30T21:52:00Z">
        <w:r w:rsidR="001D56A4">
          <w:rPr>
            <w:rFonts w:eastAsia="Arial" w:cs="Arial"/>
            <w:color w:val="881798"/>
            <w:szCs w:val="20"/>
          </w:rPr>
          <w:t xml:space="preserve"> 18 plantillas </w:t>
        </w:r>
      </w:ins>
      <w:ins w:id="253" w:author="Miranda Torres Lady Nayiby" w:date="2026-06-30T16:55:00Z" w16du:dateUtc="2026-06-30T21:55:00Z">
        <w:r w:rsidR="003E4375">
          <w:rPr>
            <w:rFonts w:eastAsia="Arial" w:cs="Arial"/>
            <w:color w:val="881798"/>
            <w:szCs w:val="20"/>
          </w:rPr>
          <w:t xml:space="preserve">dentro de las que encontramos </w:t>
        </w:r>
      </w:ins>
      <w:ins w:id="254" w:author="Miranda Torres Lady Nayiby" w:date="2026-06-30T16:57:00Z" w16du:dateUtc="2026-06-30T21:57:00Z">
        <w:r w:rsidR="0011186C">
          <w:rPr>
            <w:rFonts w:eastAsia="Arial" w:cs="Arial"/>
            <w:color w:val="881798"/>
            <w:szCs w:val="20"/>
          </w:rPr>
          <w:t xml:space="preserve">Base Plantilla </w:t>
        </w:r>
      </w:ins>
      <w:ins w:id="255" w:author="Miranda Torres Lady Nayiby" w:date="2026-06-30T16:56:00Z" w16du:dateUtc="2026-06-30T21:56:00Z">
        <w:r w:rsidR="003E4375">
          <w:rPr>
            <w:rFonts w:eastAsia="Arial" w:cs="Arial"/>
            <w:color w:val="881798"/>
            <w:szCs w:val="20"/>
          </w:rPr>
          <w:t xml:space="preserve">Mano de obra, </w:t>
        </w:r>
      </w:ins>
      <w:ins w:id="256" w:author="Miranda Torres Lady Nayiby" w:date="2026-06-30T16:57:00Z" w16du:dateUtc="2026-06-30T21:57:00Z">
        <w:r w:rsidR="0011186C">
          <w:rPr>
            <w:rFonts w:eastAsia="Arial" w:cs="Arial"/>
            <w:color w:val="881798"/>
            <w:szCs w:val="20"/>
          </w:rPr>
          <w:t>Base p</w:t>
        </w:r>
        <w:r w:rsidR="003E1C76">
          <w:rPr>
            <w:rFonts w:eastAsia="Arial" w:cs="Arial"/>
            <w:color w:val="881798"/>
            <w:szCs w:val="20"/>
          </w:rPr>
          <w:t>l</w:t>
        </w:r>
        <w:r w:rsidR="0011186C">
          <w:rPr>
            <w:rFonts w:eastAsia="Arial" w:cs="Arial"/>
            <w:color w:val="881798"/>
            <w:szCs w:val="20"/>
          </w:rPr>
          <w:t>antilla</w:t>
        </w:r>
        <w:r w:rsidR="003E1C76">
          <w:rPr>
            <w:rFonts w:eastAsia="Arial" w:cs="Arial"/>
            <w:color w:val="881798"/>
            <w:szCs w:val="20"/>
          </w:rPr>
          <w:t xml:space="preserve"> Actividades Syso, Base plantilla Depreciaciones, base Plantilla Amortizacio</w:t>
        </w:r>
      </w:ins>
      <w:ins w:id="257" w:author="Miranda Torres Lady Nayiby" w:date="2026-06-30T16:58:00Z" w16du:dateUtc="2026-06-30T21:58:00Z">
        <w:r w:rsidR="003E1C76">
          <w:rPr>
            <w:rFonts w:eastAsia="Arial" w:cs="Arial"/>
            <w:color w:val="881798"/>
            <w:szCs w:val="20"/>
          </w:rPr>
          <w:t xml:space="preserve">nes, base Plantilla Disposición Final, Base Plantilla </w:t>
        </w:r>
      </w:ins>
      <w:ins w:id="258" w:author="Miranda Torres Lady Nayiby" w:date="2026-06-30T17:02:00Z" w16du:dateUtc="2026-06-30T22:02:00Z">
        <w:r w:rsidR="00BB023A">
          <w:rPr>
            <w:rFonts w:eastAsia="Arial" w:cs="Arial"/>
            <w:color w:val="881798"/>
            <w:szCs w:val="20"/>
          </w:rPr>
          <w:t>Logística</w:t>
        </w:r>
      </w:ins>
      <w:ins w:id="259" w:author="Miranda Torres Lady Nayiby" w:date="2026-06-30T16:58:00Z" w16du:dateUtc="2026-06-30T21:58:00Z">
        <w:r w:rsidR="003E1C76">
          <w:rPr>
            <w:rFonts w:eastAsia="Arial" w:cs="Arial"/>
            <w:color w:val="881798"/>
            <w:szCs w:val="20"/>
          </w:rPr>
          <w:t xml:space="preserve">, Base Plantilla Servicios Públicos, Base Plantilla Datos Tic, Base Plantilla </w:t>
        </w:r>
      </w:ins>
      <w:ins w:id="260" w:author="Miranda Torres Lady Nayiby" w:date="2026-06-30T16:59:00Z" w16du:dateUtc="2026-06-30T21:59:00Z">
        <w:r w:rsidR="003E1C76">
          <w:rPr>
            <w:rFonts w:eastAsia="Arial" w:cs="Arial"/>
            <w:color w:val="881798"/>
            <w:szCs w:val="20"/>
          </w:rPr>
          <w:t xml:space="preserve">Mmto Fota Nacional, Base Plantilla Costos de </w:t>
        </w:r>
      </w:ins>
      <w:ins w:id="261" w:author="Miranda Torres Lady Nayiby" w:date="2026-06-30T17:02:00Z" w16du:dateUtc="2026-06-30T22:02:00Z">
        <w:r w:rsidR="00BB023A">
          <w:rPr>
            <w:rFonts w:eastAsia="Arial" w:cs="Arial"/>
            <w:color w:val="881798"/>
            <w:szCs w:val="20"/>
          </w:rPr>
          <w:t>Vehículos</w:t>
        </w:r>
      </w:ins>
      <w:ins w:id="262" w:author="Miranda Torres Lady Nayiby" w:date="2026-06-30T16:59:00Z" w16du:dateUtc="2026-06-30T21:59:00Z">
        <w:r w:rsidR="008854EA">
          <w:rPr>
            <w:rFonts w:eastAsia="Arial" w:cs="Arial"/>
            <w:color w:val="881798"/>
            <w:szCs w:val="20"/>
          </w:rPr>
          <w:t xml:space="preserve">, Base Plantilla Mantenimiento Maquinaria y Equipo, Base Plantilla </w:t>
        </w:r>
        <w:r w:rsidR="007426A3">
          <w:rPr>
            <w:rFonts w:eastAsia="Arial" w:cs="Arial"/>
            <w:color w:val="881798"/>
            <w:szCs w:val="20"/>
          </w:rPr>
          <w:t>Operaciones, Base Plantilla Saneamiento, Base Plantilla</w:t>
        </w:r>
      </w:ins>
      <w:ins w:id="263" w:author="Miranda Torres Lady Nayiby" w:date="2026-06-30T17:00:00Z" w16du:dateUtc="2026-06-30T22:00:00Z">
        <w:r w:rsidR="00FF7AD1">
          <w:rPr>
            <w:rFonts w:eastAsia="Arial" w:cs="Arial"/>
            <w:color w:val="881798"/>
            <w:szCs w:val="20"/>
          </w:rPr>
          <w:t xml:space="preserve"> Proceso </w:t>
        </w:r>
      </w:ins>
      <w:ins w:id="264" w:author="Miranda Torres Lady Nayiby" w:date="2026-06-30T17:01:00Z" w16du:dateUtc="2026-06-30T22:01:00Z">
        <w:r w:rsidR="00BB023A">
          <w:rPr>
            <w:rFonts w:eastAsia="Arial" w:cs="Arial"/>
            <w:color w:val="881798"/>
            <w:szCs w:val="20"/>
          </w:rPr>
          <w:t>Técnico</w:t>
        </w:r>
      </w:ins>
      <w:ins w:id="265" w:author="Miranda Torres Lady Nayiby" w:date="2026-06-30T17:00:00Z" w16du:dateUtc="2026-06-30T22:00:00Z">
        <w:r w:rsidR="00FF7AD1">
          <w:rPr>
            <w:rFonts w:eastAsia="Arial" w:cs="Arial"/>
            <w:color w:val="881798"/>
            <w:szCs w:val="20"/>
          </w:rPr>
          <w:t>, Base Plantilla Actividades Th, Base Plantilla Bonificaciones y Base Plantilla Costos generales</w:t>
        </w:r>
      </w:ins>
      <w:ins w:id="266" w:author="Miranda Torres Lady Nayiby" w:date="2026-06-30T16:57:00Z" w16du:dateUtc="2026-06-30T21:57:00Z">
        <w:r w:rsidR="003E1C76">
          <w:rPr>
            <w:rFonts w:eastAsia="Arial" w:cs="Arial"/>
            <w:color w:val="881798"/>
            <w:szCs w:val="20"/>
          </w:rPr>
          <w:t xml:space="preserve"> </w:t>
        </w:r>
      </w:ins>
      <w:ins w:id="267" w:author="Miranda Torres Lady Nayiby" w:date="2026-06-30T17:00:00Z" w16du:dateUtc="2026-06-30T22:00:00Z">
        <w:r w:rsidR="001E2155">
          <w:rPr>
            <w:rFonts w:eastAsia="Arial" w:cs="Arial"/>
            <w:color w:val="881798"/>
            <w:szCs w:val="20"/>
          </w:rPr>
          <w:t xml:space="preserve">que son </w:t>
        </w:r>
      </w:ins>
      <w:ins w:id="268" w:author="Miranda Torres Lady Nayiby" w:date="2026-06-30T17:01:00Z" w16du:dateUtc="2026-06-30T22:01:00Z">
        <w:r w:rsidR="003C3506">
          <w:rPr>
            <w:rFonts w:eastAsia="Arial" w:cs="Arial"/>
            <w:color w:val="881798"/>
            <w:szCs w:val="20"/>
          </w:rPr>
          <w:t>diligenciados por</w:t>
        </w:r>
      </w:ins>
      <w:ins w:id="269" w:author="Miranda Torres Lady Nayiby" w:date="2026-06-30T16:52:00Z" w16du:dateUtc="2026-06-30T21:52:00Z">
        <w:r w:rsidR="001D56A4">
          <w:rPr>
            <w:rFonts w:eastAsia="Arial" w:cs="Arial"/>
            <w:color w:val="881798"/>
            <w:szCs w:val="20"/>
          </w:rPr>
          <w:t xml:space="preserve"> parte de </w:t>
        </w:r>
        <w:r w:rsidR="001A0392">
          <w:rPr>
            <w:rFonts w:eastAsia="Arial" w:cs="Arial"/>
            <w:color w:val="881798"/>
            <w:szCs w:val="20"/>
          </w:rPr>
          <w:t xml:space="preserve">las lideres de áreas </w:t>
        </w:r>
      </w:ins>
      <w:ins w:id="270" w:author="Miranda Torres Lady Nayiby" w:date="2026-06-30T17:01:00Z" w16du:dateUtc="2026-06-30T22:01:00Z">
        <w:r w:rsidR="0079248A">
          <w:rPr>
            <w:rFonts w:eastAsia="Arial" w:cs="Arial"/>
            <w:color w:val="881798"/>
            <w:szCs w:val="20"/>
          </w:rPr>
          <w:t>y luego</w:t>
        </w:r>
      </w:ins>
      <w:ins w:id="271" w:author="Miranda Torres Lady Nayiby" w:date="2026-06-30T16:54:00Z" w16du:dateUtc="2026-06-30T21:54:00Z">
        <w:r w:rsidR="00A74B63">
          <w:rPr>
            <w:rFonts w:eastAsia="Arial" w:cs="Arial"/>
            <w:color w:val="881798"/>
            <w:szCs w:val="20"/>
          </w:rPr>
          <w:t xml:space="preserve"> consolidados mediante </w:t>
        </w:r>
      </w:ins>
      <w:ins w:id="272" w:author="Miranda Torres Lady Nayiby" w:date="2026-06-30T16:55:00Z" w16du:dateUtc="2026-06-30T21:55:00Z">
        <w:r w:rsidR="00D07466">
          <w:rPr>
            <w:rFonts w:eastAsia="Arial" w:cs="Arial"/>
            <w:color w:val="881798"/>
            <w:szCs w:val="20"/>
          </w:rPr>
          <w:t>una macro de Excel</w:t>
        </w:r>
      </w:ins>
      <w:ins w:id="273" w:author="Miranda Torres Lady Nayiby" w:date="2026-06-30T17:01:00Z" w16du:dateUtc="2026-06-30T22:01:00Z">
        <w:r w:rsidR="00BB023A">
          <w:rPr>
            <w:rFonts w:eastAsia="Arial" w:cs="Arial"/>
            <w:color w:val="881798"/>
            <w:szCs w:val="20"/>
          </w:rPr>
          <w:t>, que luego me genera los Estados Financieros</w:t>
        </w:r>
      </w:ins>
      <w:ins w:id="274" w:author="Miranda Torres Lady Nayiby" w:date="2026-06-30T17:02:00Z" w16du:dateUtc="2026-06-30T22:02:00Z">
        <w:r w:rsidR="00E177E2">
          <w:rPr>
            <w:rFonts w:eastAsia="Arial" w:cs="Arial"/>
            <w:color w:val="881798"/>
            <w:szCs w:val="20"/>
          </w:rPr>
          <w:t xml:space="preserve">, que se ajustan con partidas manuales para el </w:t>
        </w:r>
        <w:r w:rsidR="000C7407">
          <w:rPr>
            <w:rFonts w:eastAsia="Arial" w:cs="Arial"/>
            <w:color w:val="881798"/>
            <w:szCs w:val="20"/>
          </w:rPr>
          <w:t>B</w:t>
        </w:r>
        <w:r w:rsidR="00E177E2">
          <w:rPr>
            <w:rFonts w:eastAsia="Arial" w:cs="Arial"/>
            <w:color w:val="881798"/>
            <w:szCs w:val="20"/>
          </w:rPr>
          <w:t>alance general y el flujo de Efectivo</w:t>
        </w:r>
        <w:r w:rsidR="009327C7">
          <w:rPr>
            <w:rFonts w:eastAsia="Arial" w:cs="Arial"/>
            <w:color w:val="881798"/>
            <w:szCs w:val="20"/>
          </w:rPr>
          <w:t xml:space="preserve"> para </w:t>
        </w:r>
      </w:ins>
      <w:ins w:id="275" w:author="Miranda Torres Lady Nayiby" w:date="2026-06-30T17:03:00Z" w16du:dateUtc="2026-06-30T22:03:00Z">
        <w:r w:rsidR="009327C7">
          <w:rPr>
            <w:rFonts w:eastAsia="Arial" w:cs="Arial"/>
            <w:color w:val="881798"/>
            <w:szCs w:val="20"/>
          </w:rPr>
          <w:t>la presentación del reporte final</w:t>
        </w:r>
      </w:ins>
      <w:ins w:id="276" w:author="Miranda Torres Lady Nayiby" w:date="2026-07-01T14:00:00Z" w16du:dateUtc="2026-07-01T19:00:00Z">
        <w:r w:rsidR="00AB76FF">
          <w:rPr>
            <w:rFonts w:eastAsia="Arial" w:cs="Arial"/>
            <w:color w:val="881798"/>
            <w:szCs w:val="20"/>
          </w:rPr>
          <w:t xml:space="preserve"> de presupuesto</w:t>
        </w:r>
      </w:ins>
    </w:p>
    <w:p w14:paraId="66F147ED" w14:textId="317CD39C" w:rsidR="00AB76FF" w:rsidRPr="004A7195" w:rsidRDefault="00AB76FF" w:rsidP="776302B1">
      <w:pPr>
        <w:spacing w:after="120"/>
        <w:jc w:val="both"/>
        <w:rPr>
          <w:ins w:id="277" w:author="Miranda Torres Lady Nayiby" w:date="2026-06-30T16:51:00Z" w16du:dateUtc="2026-06-30T21:51:00Z"/>
          <w:rFonts w:eastAsia="Arial" w:cs="Arial"/>
          <w:color w:val="881798"/>
          <w:szCs w:val="20"/>
          <w:rPrChange w:id="278" w:author="Miranda Torres Lady Nayiby" w:date="2026-06-30T16:51:00Z" w16du:dateUtc="2026-06-30T21:51:00Z">
            <w:rPr>
              <w:ins w:id="279" w:author="Miranda Torres Lady Nayiby" w:date="2026-06-30T16:51:00Z" w16du:dateUtc="2026-06-30T21:51:00Z"/>
              <w:rFonts w:eastAsia="Arial" w:cs="Arial"/>
              <w:strike/>
              <w:color w:val="881798"/>
              <w:szCs w:val="20"/>
            </w:rPr>
          </w:rPrChange>
        </w:rPr>
      </w:pPr>
      <w:ins w:id="280" w:author="Miranda Torres Lady Nayiby" w:date="2026-07-01T14:00:00Z" w16du:dateUtc="2026-07-01T19:00:00Z">
        <w:r>
          <w:rPr>
            <w:rFonts w:eastAsia="Arial" w:cs="Arial"/>
            <w:color w:val="881798"/>
            <w:szCs w:val="20"/>
          </w:rPr>
          <w:t>Para las ejecuciones mensuales</w:t>
        </w:r>
      </w:ins>
      <w:ins w:id="281" w:author="Miranda Torres Lady Nayiby" w:date="2026-07-01T14:04:00Z" w16du:dateUtc="2026-07-01T19:04:00Z">
        <w:r w:rsidR="00E45D12">
          <w:rPr>
            <w:rFonts w:eastAsia="Arial" w:cs="Arial"/>
            <w:color w:val="881798"/>
            <w:szCs w:val="20"/>
          </w:rPr>
          <w:t xml:space="preserve"> de los Estados Financieros (Estado de Resultados, </w:t>
        </w:r>
      </w:ins>
      <w:ins w:id="282" w:author="Miranda Torres Lady Nayiby" w:date="2026-07-01T14:05:00Z" w16du:dateUtc="2026-07-01T19:05:00Z">
        <w:r w:rsidR="006971C0">
          <w:rPr>
            <w:rFonts w:eastAsia="Arial" w:cs="Arial"/>
            <w:color w:val="881798"/>
            <w:szCs w:val="20"/>
          </w:rPr>
          <w:t xml:space="preserve">Balance </w:t>
        </w:r>
      </w:ins>
      <w:ins w:id="283" w:author="Miranda Torres Lady Nayiby" w:date="2026-07-01T14:06:00Z" w16du:dateUtc="2026-07-01T19:06:00Z">
        <w:r w:rsidR="00C25939">
          <w:rPr>
            <w:rFonts w:eastAsia="Arial" w:cs="Arial"/>
            <w:color w:val="881798"/>
            <w:szCs w:val="20"/>
          </w:rPr>
          <w:t>general y</w:t>
        </w:r>
      </w:ins>
      <w:ins w:id="284" w:author="Miranda Torres Lady Nayiby" w:date="2026-07-01T14:04:00Z" w16du:dateUtc="2026-07-01T19:04:00Z">
        <w:r w:rsidR="00E45D12">
          <w:rPr>
            <w:rFonts w:eastAsia="Arial" w:cs="Arial"/>
            <w:color w:val="881798"/>
            <w:szCs w:val="20"/>
          </w:rPr>
          <w:t xml:space="preserve"> flujo de e</w:t>
        </w:r>
      </w:ins>
      <w:ins w:id="285" w:author="Miranda Torres Lady Nayiby" w:date="2026-07-01T14:05:00Z" w16du:dateUtc="2026-07-01T19:05:00Z">
        <w:r w:rsidR="00E45D12">
          <w:rPr>
            <w:rFonts w:eastAsia="Arial" w:cs="Arial"/>
            <w:color w:val="881798"/>
            <w:szCs w:val="20"/>
          </w:rPr>
          <w:t>fectivo)</w:t>
        </w:r>
      </w:ins>
      <w:ins w:id="286" w:author="Miranda Torres Lady Nayiby" w:date="2026-07-01T14:00:00Z" w16du:dateUtc="2026-07-01T19:00:00Z">
        <w:r>
          <w:rPr>
            <w:rFonts w:eastAsia="Arial" w:cs="Arial"/>
            <w:color w:val="881798"/>
            <w:szCs w:val="20"/>
          </w:rPr>
          <w:t xml:space="preserve"> </w:t>
        </w:r>
        <w:r w:rsidR="00F639FB">
          <w:rPr>
            <w:rFonts w:eastAsia="Arial" w:cs="Arial"/>
            <w:color w:val="881798"/>
            <w:szCs w:val="20"/>
          </w:rPr>
          <w:t xml:space="preserve">la información </w:t>
        </w:r>
      </w:ins>
      <w:ins w:id="287" w:author="Miranda Torres Lady Nayiby" w:date="2026-07-01T14:02:00Z" w16du:dateUtc="2026-07-01T19:02:00Z">
        <w:r w:rsidR="0059338B">
          <w:rPr>
            <w:rFonts w:eastAsia="Arial" w:cs="Arial"/>
            <w:color w:val="881798"/>
            <w:szCs w:val="20"/>
          </w:rPr>
          <w:t xml:space="preserve">se genera mediante la herramienta de </w:t>
        </w:r>
        <w:r w:rsidR="00F06D3D">
          <w:rPr>
            <w:rFonts w:eastAsia="Arial" w:cs="Arial"/>
            <w:color w:val="881798"/>
            <w:szCs w:val="20"/>
          </w:rPr>
          <w:t>B</w:t>
        </w:r>
        <w:r w:rsidR="0059338B">
          <w:rPr>
            <w:rFonts w:eastAsia="Arial" w:cs="Arial"/>
            <w:color w:val="881798"/>
            <w:szCs w:val="20"/>
          </w:rPr>
          <w:t>iable y se organiza</w:t>
        </w:r>
        <w:r w:rsidR="00E10740">
          <w:rPr>
            <w:rFonts w:eastAsia="Arial" w:cs="Arial"/>
            <w:color w:val="881798"/>
            <w:szCs w:val="20"/>
          </w:rPr>
          <w:t xml:space="preserve"> según </w:t>
        </w:r>
      </w:ins>
      <w:ins w:id="288" w:author="Miranda Torres Lady Nayiby" w:date="2026-07-01T14:03:00Z" w16du:dateUtc="2026-07-01T19:03:00Z">
        <w:r w:rsidR="00404376">
          <w:rPr>
            <w:rFonts w:eastAsia="Arial" w:cs="Arial"/>
            <w:color w:val="881798"/>
            <w:szCs w:val="20"/>
          </w:rPr>
          <w:t>a la necesidad</w:t>
        </w:r>
      </w:ins>
      <w:ins w:id="289" w:author="Miranda Torres Lady Nayiby" w:date="2026-07-01T14:02:00Z" w16du:dateUtc="2026-07-01T19:02:00Z">
        <w:r w:rsidR="00E10740">
          <w:rPr>
            <w:rFonts w:eastAsia="Arial" w:cs="Arial"/>
            <w:color w:val="881798"/>
            <w:szCs w:val="20"/>
          </w:rPr>
          <w:t xml:space="preserve"> de la empresa por Centro de </w:t>
        </w:r>
      </w:ins>
      <w:ins w:id="290" w:author="Miranda Torres Lady Nayiby" w:date="2026-07-01T14:03:00Z" w16du:dateUtc="2026-07-01T19:03:00Z">
        <w:r w:rsidR="00E10740">
          <w:rPr>
            <w:rFonts w:eastAsia="Arial" w:cs="Arial"/>
            <w:color w:val="881798"/>
            <w:szCs w:val="20"/>
          </w:rPr>
          <w:t>operación, Unidad de Negocio, centro de Costos</w:t>
        </w:r>
      </w:ins>
      <w:ins w:id="291" w:author="Miranda Torres Lady Nayiby" w:date="2026-07-01T14:04:00Z" w16du:dateUtc="2026-07-01T19:04:00Z">
        <w:r w:rsidR="00E45D12">
          <w:rPr>
            <w:rFonts w:eastAsia="Arial" w:cs="Arial"/>
            <w:color w:val="881798"/>
            <w:szCs w:val="20"/>
          </w:rPr>
          <w:t xml:space="preserve">, realizando </w:t>
        </w:r>
      </w:ins>
      <w:ins w:id="292" w:author="Miranda Torres Lady Nayiby" w:date="2026-07-01T14:06:00Z" w16du:dateUtc="2026-07-01T19:06:00Z">
        <w:r w:rsidR="00AD7D66">
          <w:rPr>
            <w:rFonts w:eastAsia="Arial" w:cs="Arial"/>
            <w:color w:val="881798"/>
            <w:szCs w:val="20"/>
          </w:rPr>
          <w:t>ajustes manuales</w:t>
        </w:r>
      </w:ins>
      <w:ins w:id="293" w:author="Miranda Torres Lady Nayiby" w:date="2026-07-01T14:04:00Z" w16du:dateUtc="2026-07-01T19:04:00Z">
        <w:r w:rsidR="00E45D12">
          <w:rPr>
            <w:rFonts w:eastAsia="Arial" w:cs="Arial"/>
            <w:color w:val="881798"/>
            <w:szCs w:val="20"/>
          </w:rPr>
          <w:t xml:space="preserve"> para el informe administrativo</w:t>
        </w:r>
      </w:ins>
    </w:p>
    <w:p w14:paraId="2787CA5A" w14:textId="787ED962" w:rsidR="00E675F5" w:rsidRPr="00E675F5" w:rsidRDefault="00E675F5" w:rsidP="776302B1">
      <w:pPr>
        <w:spacing w:after="120"/>
        <w:jc w:val="both"/>
        <w:rPr>
          <w:ins w:id="294" w:author="Miranda Torres Lady Nayiby" w:date="2026-06-30T16:50:00Z" w16du:dateUtc="2026-06-30T21:50:00Z"/>
          <w:rFonts w:eastAsia="Arial" w:cs="Arial"/>
          <w:strike/>
          <w:color w:val="881798"/>
          <w:szCs w:val="20"/>
        </w:rPr>
      </w:pPr>
    </w:p>
    <w:p w14:paraId="66E0352A" w14:textId="77777777" w:rsidR="00AE57DE" w:rsidRDefault="00AE57DE" w:rsidP="776302B1">
      <w:pPr>
        <w:spacing w:after="120"/>
        <w:jc w:val="both"/>
        <w:rPr>
          <w:rFonts w:eastAsia="Arial" w:cs="Arial"/>
          <w:color w:val="881798"/>
          <w:szCs w:val="20"/>
        </w:rPr>
      </w:pPr>
    </w:p>
    <w:p w14:paraId="6F0FAC6A" w14:textId="186108AB" w:rsidR="001D6D33" w:rsidRDefault="001D6D33">
      <w:pPr>
        <w:spacing w:after="120"/>
        <w:jc w:val="both"/>
        <w:rPr>
          <w:rFonts w:eastAsia="Arial" w:cs="Arial"/>
          <w:color w:val="881798"/>
          <w:szCs w:val="20"/>
          <w:lang w:val="es-MX"/>
        </w:rPr>
      </w:pPr>
    </w:p>
    <w:p>
      <w:pPr>
        <w:pStyle w:val="Heading3"/>
        <w:keepNext/>
        <w:spacing w:before="140" w:after="60"/>
      </w:pPr>
      <w:r>
        <w:t>Proceso actual (AS-IS) de la planeación financiera</w:t>
      </w:r>
    </w:p>
    <w:p>
      <w:pPr>
        <w:spacing w:after="120"/>
        <w:jc w:val="both"/>
      </w:pPr>
      <w:r>
        <w:rPr>
          <w:rFonts w:ascii="Arial" w:hAnsi="Arial"/>
          <w:b w:val="0"/>
          <w:i w:val="0"/>
          <w:sz w:val="20"/>
        </w:rPr>
        <w:t>Actualmente, todo el proceso presupuestal de Ciudad Limpia se realiza en hojas de cálculo Excel con macros, y la consolidación es manual a cargo del área de Planeación Financiera. A continuación se describe el proceso tal como opera hoy, identificado en las sesiones de levantamiento, como línea base sobre la cual SAC aporta automatización de la consolidación, el cálculo, el forecast y el reporte.</w:t>
      </w:r>
    </w:p>
    <w:p>
      <w:pPr>
        <w:spacing w:after="120"/>
        <w:jc w:val="both"/>
      </w:pPr>
      <w:r>
        <w:rPr>
          <w:rFonts w:ascii="Arial" w:hAnsi="Arial"/>
          <w:b w:val="0"/>
          <w:i w:val="0"/>
          <w:sz w:val="19"/>
        </w:rPr>
        <w:t>Ingresos ordinarios (Bogotá, Neiva, Huila). El Jefe Nacional de Tarifas calcula los ingresos ordinarios a partir de variables tarifarias regulatorias: toneladas, usuarios, kilómetros, metros cuadrados, número de árboles, estratos, subsidios, contribuciones, IPC y factores por componente de servicio. Cada componente tiene su propia métrica —Recolección (toneladas), Barrido (kilómetros), Corte de césped (m²) y Poda (número de árboles)—. La facturación no es directa: el recaudo se realiza a través de terceros (el cobro se incluye en el recibo de servicios públicos). El equipo de tarifas entrega a Planeación Financiera un resumen con el valor total en dinero por componente y mes; ese es el dato que hoy se sube al ERP y el que se cargará en SAC. Para el real, se recibe un informe por componente con el valor ejecutado.</w:t>
      </w:r>
    </w:p>
    <w:p>
      <w:pPr>
        <w:spacing w:after="120"/>
        <w:jc w:val="both"/>
      </w:pPr>
      <w:r>
        <w:rPr>
          <w:rFonts w:ascii="Arial" w:hAnsi="Arial"/>
          <w:b w:val="0"/>
          <w:i w:val="0"/>
          <w:sz w:val="19"/>
        </w:rPr>
        <w:t>Ingresos de CGS y RH. A diferencia de los ordinarios, en CGS y RH sí es posible el cálculo P×Q (tarifa × toneladas/kilos) por cliente y tipo de residuo, con seguimiento de las cantidades gestionadas.</w:t>
      </w:r>
    </w:p>
    <w:p>
      <w:pPr>
        <w:spacing w:after="120"/>
        <w:jc w:val="both"/>
      </w:pPr>
      <w:r>
        <w:rPr>
          <w:rFonts w:ascii="Arial" w:hAnsi="Arial"/>
          <w:b w:val="0"/>
          <w:i w:val="0"/>
          <w:sz w:val="19"/>
        </w:rPr>
        <w:t>Costos y gastos. La mano de obra representa cerca del 80% del costo total. Planeación Financiera distribuye una macro de Excel a cada jefe de área; Talento Humano precarga en esa macro la base de empleados con salarios, bonificaciones y contribuciones. Los costos de flota se llevan con un centro de costo (CECO) por vehículo (repuestos, llantas, combustibles y lubricantes). El resto de gastos —depreciaciones, TIC, servicios públicos, arrendamientos, dotación, seguros y gastos generales— se recogen en plantillas por parte de las aproximadamente 17 áreas, y Planeación Financiera consolida.</w:t>
      </w:r>
    </w:p>
    <w:p>
      <w:pPr>
        <w:spacing w:after="120"/>
        <w:jc w:val="both"/>
      </w:pPr>
      <w:r>
        <w:rPr>
          <w:rFonts w:ascii="Arial" w:hAnsi="Arial"/>
          <w:b w:val="0"/>
          <w:i w:val="0"/>
          <w:sz w:val="19"/>
        </w:rPr>
        <w:t>Estados financieros. El P&amp;G se arma a partir de la consolidación de ingresos y gastos; el Balance y el Flujo de Caja incorporan cuentas adicionales de forma manual (activos fijos, cartera, deuda, CAPEX e inversiones de flota).</w:t>
      </w:r>
    </w:p>
    <w:tbl>
      <w:tblPr>
        <w:tblStyle w:val="TableGrid"/>
        <w:tblW w:type="auto" w:w="0"/>
        <w:jc w:val="center"/>
        <w:tblLayout w:type="fixed"/>
        <w:tblLook w:firstColumn="1" w:firstRow="1" w:lastColumn="0" w:lastRow="0" w:noHBand="0" w:noVBand="1" w:val="04A0"/>
        <w:tblLayout w:type="fixed"/>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506"/>
      </w:tblGrid>
      <w:tr>
        <w:tc>
          <w:tcPr>
            <w:tcW w:type="dxa" w:w="9504"/>
            <w:shd w:val="clear" w:color="auto" w:fill="375623"/>
            <w:vAlign w:val="center"/>
            <w:tcMar>
              <w:top w:w="50" w:type="dxa"/>
              <w:bottom w:w="50" w:type="dxa"/>
              <w:start w:w="80" w:type="dxa"/>
              <w:end w:w="80" w:type="dxa"/>
            </w:tcMar>
          </w:tcPr>
          <w:p>
            <w:pPr>
              <w:spacing w:after="20" w:before="20"/>
              <w:jc w:val="left"/>
            </w:pPr>
            <w:r>
              <w:rPr>
                <w:rFonts w:ascii="Arial" w:hAnsi="Arial"/>
                <w:b/>
                <w:i w:val="0"/>
                <w:color w:val="FFFFFF"/>
                <w:sz w:val="18"/>
              </w:rPr>
              <w:t>●  Sistemas y artefactos que se operan hoy (línea base)</w:t>
            </w:r>
          </w:p>
        </w:tc>
      </w:tr>
      <w:tr>
        <w:tc>
          <w:tcPr>
            <w:tcW w:type="dxa" w:w="9504"/>
            <w:shd w:val="clear" w:color="auto" w:fill="EAF3E6"/>
            <w:vAlign w:val="center"/>
            <w:tcMar>
              <w:top w:w="60" w:type="dxa"/>
              <w:bottom w:w="60" w:type="dxa"/>
              <w:start w:w="80" w:type="dxa"/>
              <w:end w:w="80" w:type="dxa"/>
            </w:tcMar>
          </w:tcPr>
          <w:p>
            <w:pPr>
              <w:spacing w:after="40" w:before="0"/>
            </w:pPr>
            <w:r>
              <w:rPr>
                <w:rFonts w:ascii="Arial" w:hAnsi="Arial"/>
                <w:sz w:val="17"/>
              </w:rPr>
              <w:t>▸  Macro de tarifas (ingresos ordinarios por componente y mes) — Jefatura de Tarifas.</w:t>
            </w:r>
          </w:p>
          <w:p>
            <w:pPr>
              <w:spacing w:after="40" w:before="0"/>
            </w:pPr>
            <w:r>
              <w:rPr>
                <w:rFonts w:ascii="Arial" w:hAnsi="Arial"/>
                <w:sz w:val="17"/>
              </w:rPr>
              <w:t>▸  Macro de personal precargada por Talento Humano y distribuida a cada jefe de área.</w:t>
            </w:r>
          </w:p>
          <w:p>
            <w:pPr>
              <w:spacing w:after="40" w:before="0"/>
            </w:pPr>
            <w:r>
              <w:rPr>
                <w:rFonts w:ascii="Arial" w:hAnsi="Arial"/>
                <w:sz w:val="17"/>
              </w:rPr>
              <w:t>▸  Plantillas de gastos por área (≈17 áreas) consolidadas por Planeación Financiera.</w:t>
            </w:r>
          </w:p>
          <w:p>
            <w:pPr>
              <w:spacing w:after="40" w:before="0"/>
            </w:pPr>
            <w:r>
              <w:rPr>
                <w:rFonts w:ascii="Arial" w:hAnsi="Arial"/>
                <w:sz w:val="17"/>
              </w:rPr>
              <w:t>▸  Informe de recaudo de terceros (recibos de servicios públicos).</w:t>
            </w:r>
          </w:p>
          <w:p>
            <w:pPr>
              <w:spacing w:after="40" w:before="0"/>
            </w:pPr>
            <w:r>
              <w:rPr>
                <w:rFonts w:ascii="Arial" w:hAnsi="Arial"/>
                <w:sz w:val="17"/>
              </w:rPr>
              <w:t>▸  Informe de ejecución (real) por componente de servicio.</w:t>
            </w:r>
          </w:p>
          <w:p>
            <w:pPr>
              <w:spacing w:after="40" w:before="0"/>
            </w:pPr>
            <w:r>
              <w:rPr>
                <w:rFonts w:ascii="Arial" w:hAnsi="Arial"/>
                <w:sz w:val="17"/>
              </w:rPr>
              <w:t>▸  Consolidado de presupuesto y Estados Financieros en Excel.</w:t>
            </w:r>
          </w:p>
        </w:tc>
      </w:tr>
    </w:tbl>
    <w:p>
      <w:pPr>
        <w:spacing w:after="120" w:before="0"/>
      </w:pPr>
    </w:p>
    <w:p>
      <w:pPr>
        <w:spacing w:after="120"/>
        <w:jc w:val="both"/>
      </w:pPr>
      <w:r>
        <w:rPr>
          <w:rFonts w:ascii="Arial" w:hAnsi="Arial"/>
          <w:b w:val="0"/>
          <w:i/>
          <w:color w:val="595959"/>
          <w:sz w:val="18"/>
        </w:rPr>
        <w:t>Puntos de dolor: fragmentación en decenas de archivos Excel, consolidación lenta y manual, trazabilidad limitada del origen del dato, riesgo de error en el cierre y poca agilidad para actualizar el forecast.</w:t>
      </w:r>
    </w:p>
    <w:p w14:paraId="47565E09" w14:textId="77777777" w:rsidR="001D6D33" w:rsidRDefault="002D2DD4">
      <w:pPr>
        <w:pStyle w:val="Heading3"/>
        <w:spacing w:before="160"/>
      </w:pPr>
      <w:bookmarkStart w:id="295" w:name="_Toc231905257"/>
      <w:r>
        <w:t>Objetivos empresariales y beneficios esperados</w:t>
      </w:r>
      <w:bookmarkEnd w:id="295"/>
    </w:p>
    <w:tbl>
      <w:tblPr>
        <w:tblStyle w:val="Fanalca"/>
        <w:tblW w:w="0" w:type="auto"/>
        <w:jc w:val="center"/>
        <w:tblLayout w:type="fixed"/>
        <w:tblLook w:val="04A0" w:firstRow="1" w:lastRow="0" w:firstColumn="1" w:lastColumn="0" w:noHBand="0" w:noVBand="1"/>
      </w:tblPr>
      <w:tblGrid>
        <w:gridCol w:w="1152"/>
        <w:gridCol w:w="4176"/>
        <w:gridCol w:w="4176"/>
      </w:tblGrid>
      <w:tr w:rsidR="001D6D33" w14:paraId="2AA3E972"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1152" w:type="dxa"/>
            <w:shd w:val="clear" w:color="auto" w:fill="1F3864"/>
            <w:tcMar>
              <w:top w:w="40" w:type="dxa"/>
              <w:left w:w="80" w:type="dxa"/>
              <w:bottom w:w="40" w:type="dxa"/>
              <w:right w:w="80" w:type="dxa"/>
            </w:tcMar>
            <w:vAlign w:val="center"/>
          </w:tcPr>
          <w:p w14:paraId="57625F1A" w14:textId="77777777" w:rsidR="001D6D33" w:rsidRDefault="002D2DD4">
            <w:pPr>
              <w:spacing w:before="20" w:after="20"/>
              <w:jc w:val="center"/>
            </w:pPr>
            <w:r>
              <w:rPr>
                <w:b/>
                <w:color w:val="FFFFFF"/>
                <w:sz w:val="17"/>
              </w:rPr>
              <w:t>Código</w:t>
            </w:r>
          </w:p>
        </w:tc>
        <w:tc>
          <w:tcPr>
            <w:tcW w:w="4176" w:type="dxa"/>
            <w:shd w:val="clear" w:color="auto" w:fill="1F3864"/>
            <w:tcMar>
              <w:top w:w="40" w:type="dxa"/>
              <w:left w:w="80" w:type="dxa"/>
              <w:bottom w:w="40" w:type="dxa"/>
              <w:right w:w="80" w:type="dxa"/>
            </w:tcMar>
            <w:vAlign w:val="center"/>
          </w:tcPr>
          <w:p w14:paraId="73E74E7F" w14:textId="77777777" w:rsidR="001D6D33" w:rsidRDefault="002D2DD4">
            <w:pPr>
              <w:spacing w:before="20" w:after="20"/>
              <w:jc w:val="center"/>
            </w:pPr>
            <w:r>
              <w:rPr>
                <w:b/>
                <w:color w:val="FFFFFF"/>
                <w:sz w:val="17"/>
              </w:rPr>
              <w:t>Objetivo</w:t>
            </w:r>
          </w:p>
        </w:tc>
        <w:tc>
          <w:tcPr>
            <w:tcW w:w="4176" w:type="dxa"/>
            <w:shd w:val="clear" w:color="auto" w:fill="1F3864"/>
            <w:tcMar>
              <w:top w:w="40" w:type="dxa"/>
              <w:left w:w="80" w:type="dxa"/>
              <w:bottom w:w="40" w:type="dxa"/>
              <w:right w:w="80" w:type="dxa"/>
            </w:tcMar>
            <w:vAlign w:val="center"/>
          </w:tcPr>
          <w:p w14:paraId="0BBB471D" w14:textId="77777777" w:rsidR="001D6D33" w:rsidRDefault="002D2DD4">
            <w:pPr>
              <w:spacing w:before="20" w:after="20"/>
              <w:jc w:val="center"/>
            </w:pPr>
            <w:r>
              <w:rPr>
                <w:b/>
                <w:color w:val="FFFFFF"/>
                <w:sz w:val="17"/>
              </w:rPr>
              <w:t>Beneficio esperado</w:t>
            </w:r>
          </w:p>
        </w:tc>
      </w:tr>
      <w:tr w:rsidR="001D6D33" w14:paraId="640AE1CA" w14:textId="77777777" w:rsidTr="001D6D33">
        <w:trPr>
          <w:jc w:val="center"/>
        </w:trPr>
        <w:tc>
          <w:tcPr>
            <w:tcW w:w="1152" w:type="dxa"/>
            <w:tcMar>
              <w:top w:w="40" w:type="dxa"/>
              <w:left w:w="80" w:type="dxa"/>
              <w:bottom w:w="40" w:type="dxa"/>
              <w:right w:w="80" w:type="dxa"/>
            </w:tcMar>
            <w:vAlign w:val="center"/>
          </w:tcPr>
          <w:p w14:paraId="6D3F7FF2" w14:textId="77777777" w:rsidR="001D6D33" w:rsidRDefault="002D2DD4">
            <w:pPr>
              <w:spacing w:before="20" w:after="20"/>
            </w:pPr>
            <w:r>
              <w:rPr>
                <w:sz w:val="16"/>
              </w:rPr>
              <w:t>OE-01</w:t>
            </w:r>
          </w:p>
        </w:tc>
        <w:tc>
          <w:tcPr>
            <w:tcW w:w="4176" w:type="dxa"/>
            <w:tcMar>
              <w:top w:w="40" w:type="dxa"/>
              <w:left w:w="80" w:type="dxa"/>
              <w:bottom w:w="40" w:type="dxa"/>
              <w:right w:w="80" w:type="dxa"/>
            </w:tcMar>
            <w:vAlign w:val="center"/>
          </w:tcPr>
          <w:p w14:paraId="381C5655" w14:textId="77777777" w:rsidR="001D6D33" w:rsidRDefault="002D2DD4">
            <w:pPr>
              <w:spacing w:before="20" w:after="20"/>
            </w:pPr>
            <w:commentRangeStart w:id="296"/>
            <w:r>
              <w:rPr>
                <w:sz w:val="16"/>
              </w:rPr>
              <w:t>Centralizar la información financiera en SAC</w:t>
            </w:r>
            <w:commentRangeEnd w:id="296"/>
            <w:r w:rsidR="00746D14">
              <w:rPr>
                <w:rStyle w:val="CommentReference"/>
                <w:sz w:val="22"/>
                <w:szCs w:val="24"/>
              </w:rPr>
              <w:commentReference w:id="296"/>
            </w:r>
          </w:p>
        </w:tc>
        <w:tc>
          <w:tcPr>
            <w:tcW w:w="4176" w:type="dxa"/>
            <w:tcMar>
              <w:top w:w="40" w:type="dxa"/>
              <w:left w:w="80" w:type="dxa"/>
              <w:bottom w:w="40" w:type="dxa"/>
              <w:right w:w="80" w:type="dxa"/>
            </w:tcMar>
            <w:vAlign w:val="center"/>
          </w:tcPr>
          <w:p w14:paraId="3228D89E" w14:textId="77777777" w:rsidR="001D6D33" w:rsidRDefault="002D2DD4">
            <w:pPr>
              <w:spacing w:before="20" w:after="20"/>
            </w:pPr>
            <w:r>
              <w:rPr>
                <w:sz w:val="16"/>
              </w:rPr>
              <w:t>Fin de la fragmentación en decenas de hojas de Excel.</w:t>
            </w:r>
          </w:p>
        </w:tc>
      </w:tr>
      <w:tr w:rsidR="001D6D33" w14:paraId="4B359A7C" w14:textId="77777777" w:rsidTr="001D6D33">
        <w:trPr>
          <w:jc w:val="center"/>
        </w:trPr>
        <w:tc>
          <w:tcPr>
            <w:tcW w:w="1152" w:type="dxa"/>
            <w:shd w:val="clear" w:color="auto" w:fill="F2F6FC"/>
            <w:tcMar>
              <w:top w:w="40" w:type="dxa"/>
              <w:left w:w="80" w:type="dxa"/>
              <w:bottom w:w="40" w:type="dxa"/>
              <w:right w:w="80" w:type="dxa"/>
            </w:tcMar>
            <w:vAlign w:val="center"/>
          </w:tcPr>
          <w:p w14:paraId="1084EBA9" w14:textId="77777777" w:rsidR="001D6D33" w:rsidRDefault="002D2DD4">
            <w:pPr>
              <w:spacing w:before="20" w:after="20"/>
            </w:pPr>
            <w:r>
              <w:rPr>
                <w:sz w:val="16"/>
              </w:rPr>
              <w:t>OE-02</w:t>
            </w:r>
          </w:p>
        </w:tc>
        <w:tc>
          <w:tcPr>
            <w:tcW w:w="4176" w:type="dxa"/>
            <w:shd w:val="clear" w:color="auto" w:fill="F2F6FC"/>
            <w:tcMar>
              <w:top w:w="40" w:type="dxa"/>
              <w:left w:w="80" w:type="dxa"/>
              <w:bottom w:w="40" w:type="dxa"/>
              <w:right w:w="80" w:type="dxa"/>
            </w:tcMar>
            <w:vAlign w:val="center"/>
          </w:tcPr>
          <w:p w14:paraId="56516DBD" w14:textId="77777777" w:rsidR="001D6D33" w:rsidRDefault="002D2DD4">
            <w:pPr>
              <w:spacing w:before="20" w:after="20"/>
            </w:pPr>
            <w:r>
              <w:rPr>
                <w:sz w:val="16"/>
              </w:rPr>
              <w:t>Automatizar la consolidación del presupuesto</w:t>
            </w:r>
          </w:p>
        </w:tc>
        <w:tc>
          <w:tcPr>
            <w:tcW w:w="4176" w:type="dxa"/>
            <w:shd w:val="clear" w:color="auto" w:fill="F2F6FC"/>
            <w:tcMar>
              <w:top w:w="40" w:type="dxa"/>
              <w:left w:w="80" w:type="dxa"/>
              <w:bottom w:w="40" w:type="dxa"/>
              <w:right w:w="80" w:type="dxa"/>
            </w:tcMar>
            <w:vAlign w:val="center"/>
          </w:tcPr>
          <w:p w14:paraId="0CEBC01C" w14:textId="77777777" w:rsidR="001D6D33" w:rsidRDefault="002D2DD4">
            <w:pPr>
              <w:spacing w:before="20" w:after="20"/>
            </w:pPr>
            <w:r>
              <w:rPr>
                <w:sz w:val="16"/>
              </w:rPr>
              <w:t>Proceso de semanas reducido a horas/minutos.</w:t>
            </w:r>
          </w:p>
        </w:tc>
      </w:tr>
      <w:tr w:rsidR="001D6D33" w14:paraId="58E8FB3D" w14:textId="77777777" w:rsidTr="001D6D33">
        <w:trPr>
          <w:jc w:val="center"/>
        </w:trPr>
        <w:tc>
          <w:tcPr>
            <w:tcW w:w="1152" w:type="dxa"/>
            <w:tcMar>
              <w:top w:w="40" w:type="dxa"/>
              <w:left w:w="80" w:type="dxa"/>
              <w:bottom w:w="40" w:type="dxa"/>
              <w:right w:w="80" w:type="dxa"/>
            </w:tcMar>
            <w:vAlign w:val="center"/>
          </w:tcPr>
          <w:p w14:paraId="6274563F" w14:textId="77777777" w:rsidR="001D6D33" w:rsidRDefault="002D2DD4">
            <w:pPr>
              <w:spacing w:before="20" w:after="20"/>
            </w:pPr>
            <w:r>
              <w:rPr>
                <w:sz w:val="16"/>
              </w:rPr>
              <w:t>OE-03</w:t>
            </w:r>
          </w:p>
        </w:tc>
        <w:tc>
          <w:tcPr>
            <w:tcW w:w="4176" w:type="dxa"/>
            <w:tcMar>
              <w:top w:w="40" w:type="dxa"/>
              <w:left w:w="80" w:type="dxa"/>
              <w:bottom w:w="40" w:type="dxa"/>
              <w:right w:w="80" w:type="dxa"/>
            </w:tcMar>
            <w:vAlign w:val="center"/>
          </w:tcPr>
          <w:p w14:paraId="241D8881" w14:textId="77777777" w:rsidR="001D6D33" w:rsidRDefault="002D2DD4">
            <w:pPr>
              <w:spacing w:before="20" w:after="20"/>
            </w:pPr>
            <w:r>
              <w:rPr>
                <w:sz w:val="16"/>
              </w:rPr>
              <w:t>Habilitar un forecast ágil</w:t>
            </w:r>
          </w:p>
        </w:tc>
        <w:tc>
          <w:tcPr>
            <w:tcW w:w="4176" w:type="dxa"/>
            <w:tcMar>
              <w:top w:w="40" w:type="dxa"/>
              <w:left w:w="80" w:type="dxa"/>
              <w:bottom w:w="40" w:type="dxa"/>
              <w:right w:w="80" w:type="dxa"/>
            </w:tcMar>
            <w:vAlign w:val="center"/>
          </w:tcPr>
          <w:p w14:paraId="1C0A79A2" w14:textId="77777777" w:rsidR="001D6D33" w:rsidRDefault="002D2DD4">
            <w:pPr>
              <w:spacing w:before="20" w:after="20"/>
            </w:pPr>
            <w:r>
              <w:rPr>
                <w:sz w:val="16"/>
              </w:rPr>
              <w:t>Actualización rápida ante cambios de tarifa o dotación.</w:t>
            </w:r>
          </w:p>
        </w:tc>
      </w:tr>
      <w:tr w:rsidR="001D6D33" w14:paraId="013041F3" w14:textId="77777777" w:rsidTr="001D6D33">
        <w:trPr>
          <w:jc w:val="center"/>
        </w:trPr>
        <w:tc>
          <w:tcPr>
            <w:tcW w:w="1152" w:type="dxa"/>
            <w:shd w:val="clear" w:color="auto" w:fill="F2F6FC"/>
            <w:tcMar>
              <w:top w:w="40" w:type="dxa"/>
              <w:left w:w="80" w:type="dxa"/>
              <w:bottom w:w="40" w:type="dxa"/>
              <w:right w:w="80" w:type="dxa"/>
            </w:tcMar>
            <w:vAlign w:val="center"/>
          </w:tcPr>
          <w:p w14:paraId="7CFB469F" w14:textId="77777777" w:rsidR="001D6D33" w:rsidRDefault="002D2DD4">
            <w:pPr>
              <w:spacing w:before="20" w:after="20"/>
            </w:pPr>
            <w:r>
              <w:rPr>
                <w:sz w:val="16"/>
              </w:rPr>
              <w:t>OE-04</w:t>
            </w:r>
          </w:p>
        </w:tc>
        <w:tc>
          <w:tcPr>
            <w:tcW w:w="4176" w:type="dxa"/>
            <w:shd w:val="clear" w:color="auto" w:fill="F2F6FC"/>
            <w:tcMar>
              <w:top w:w="40" w:type="dxa"/>
              <w:left w:w="80" w:type="dxa"/>
              <w:bottom w:w="40" w:type="dxa"/>
              <w:right w:w="80" w:type="dxa"/>
            </w:tcMar>
            <w:vAlign w:val="center"/>
          </w:tcPr>
          <w:p w14:paraId="4ED13E71" w14:textId="77777777" w:rsidR="001D6D33" w:rsidRDefault="002D2DD4">
            <w:pPr>
              <w:spacing w:before="20" w:after="20"/>
            </w:pPr>
            <w:r>
              <w:rPr>
                <w:sz w:val="16"/>
              </w:rPr>
              <w:t>Visibilidad en tiempo real para los gerentes</w:t>
            </w:r>
          </w:p>
        </w:tc>
        <w:tc>
          <w:tcPr>
            <w:tcW w:w="4176" w:type="dxa"/>
            <w:shd w:val="clear" w:color="auto" w:fill="F2F6FC"/>
            <w:tcMar>
              <w:top w:w="40" w:type="dxa"/>
              <w:left w:w="80" w:type="dxa"/>
              <w:bottom w:w="40" w:type="dxa"/>
              <w:right w:w="80" w:type="dxa"/>
            </w:tcMar>
            <w:vAlign w:val="center"/>
          </w:tcPr>
          <w:p w14:paraId="4C55587B" w14:textId="77777777" w:rsidR="001D6D33" w:rsidRDefault="002D2DD4">
            <w:pPr>
              <w:spacing w:before="20" w:after="20"/>
            </w:pPr>
            <w:r>
              <w:rPr>
                <w:sz w:val="16"/>
              </w:rPr>
              <w:t>Cada área consulta SAC sin intermediar a Planeación.</w:t>
            </w:r>
          </w:p>
        </w:tc>
      </w:tr>
      <w:tr w:rsidR="001D6D33" w14:paraId="66181E4B" w14:textId="77777777" w:rsidTr="001D6D33">
        <w:trPr>
          <w:jc w:val="center"/>
        </w:trPr>
        <w:tc>
          <w:tcPr>
            <w:tcW w:w="1152" w:type="dxa"/>
            <w:tcMar>
              <w:top w:w="40" w:type="dxa"/>
              <w:left w:w="80" w:type="dxa"/>
              <w:bottom w:w="40" w:type="dxa"/>
              <w:right w:w="80" w:type="dxa"/>
            </w:tcMar>
            <w:vAlign w:val="center"/>
          </w:tcPr>
          <w:p w14:paraId="335EC3E5" w14:textId="77777777" w:rsidR="001D6D33" w:rsidRDefault="002D2DD4">
            <w:pPr>
              <w:spacing w:before="20" w:after="20"/>
            </w:pPr>
            <w:r>
              <w:rPr>
                <w:sz w:val="16"/>
              </w:rPr>
              <w:t>OE-05</w:t>
            </w:r>
          </w:p>
        </w:tc>
        <w:tc>
          <w:tcPr>
            <w:tcW w:w="4176" w:type="dxa"/>
            <w:tcMar>
              <w:top w:w="40" w:type="dxa"/>
              <w:left w:w="80" w:type="dxa"/>
              <w:bottom w:w="40" w:type="dxa"/>
              <w:right w:w="80" w:type="dxa"/>
            </w:tcMar>
            <w:vAlign w:val="center"/>
          </w:tcPr>
          <w:p w14:paraId="558E0002" w14:textId="77777777" w:rsidR="001D6D33" w:rsidRDefault="002D2DD4">
            <w:pPr>
              <w:spacing w:before="20" w:after="20"/>
            </w:pPr>
            <w:r>
              <w:rPr>
                <w:sz w:val="16"/>
              </w:rPr>
              <w:t>Auditoría y trazabilidad completa</w:t>
            </w:r>
          </w:p>
        </w:tc>
        <w:tc>
          <w:tcPr>
            <w:tcW w:w="4176" w:type="dxa"/>
            <w:tcMar>
              <w:top w:w="40" w:type="dxa"/>
              <w:left w:w="80" w:type="dxa"/>
              <w:bottom w:w="40" w:type="dxa"/>
              <w:right w:w="80" w:type="dxa"/>
            </w:tcMar>
            <w:vAlign w:val="center"/>
          </w:tcPr>
          <w:p w14:paraId="43A32D92" w14:textId="77777777" w:rsidR="001D6D33" w:rsidRDefault="002D2DD4">
            <w:pPr>
              <w:spacing w:before="20" w:after="20"/>
            </w:pPr>
            <w:r>
              <w:rPr>
                <w:sz w:val="16"/>
              </w:rPr>
              <w:t>Origen claro de cada dato: real, presupuesto o manual.</w:t>
            </w:r>
          </w:p>
        </w:tc>
      </w:tr>
      <w:tr w:rsidR="001D6D33" w14:paraId="47F100AE" w14:textId="77777777" w:rsidTr="001D6D33">
        <w:trPr>
          <w:jc w:val="center"/>
        </w:trPr>
        <w:tc>
          <w:tcPr>
            <w:tcW w:w="1152" w:type="dxa"/>
            <w:shd w:val="clear" w:color="auto" w:fill="F2F6FC"/>
            <w:tcMar>
              <w:top w:w="40" w:type="dxa"/>
              <w:left w:w="80" w:type="dxa"/>
              <w:bottom w:w="40" w:type="dxa"/>
              <w:right w:w="80" w:type="dxa"/>
            </w:tcMar>
            <w:vAlign w:val="center"/>
          </w:tcPr>
          <w:p w14:paraId="464EFE6F" w14:textId="77777777" w:rsidR="001D6D33" w:rsidRDefault="002D2DD4">
            <w:pPr>
              <w:spacing w:before="20" w:after="20"/>
            </w:pPr>
            <w:r>
              <w:rPr>
                <w:sz w:val="16"/>
              </w:rPr>
              <w:t>OE-06</w:t>
            </w:r>
          </w:p>
        </w:tc>
        <w:tc>
          <w:tcPr>
            <w:tcW w:w="4176" w:type="dxa"/>
            <w:shd w:val="clear" w:color="auto" w:fill="F2F6FC"/>
            <w:tcMar>
              <w:top w:w="40" w:type="dxa"/>
              <w:left w:w="80" w:type="dxa"/>
              <w:bottom w:w="40" w:type="dxa"/>
              <w:right w:w="80" w:type="dxa"/>
            </w:tcMar>
            <w:vAlign w:val="center"/>
          </w:tcPr>
          <w:p w14:paraId="5F83C456" w14:textId="77777777" w:rsidR="001D6D33" w:rsidRDefault="002D2DD4">
            <w:pPr>
              <w:spacing w:before="20" w:after="20"/>
            </w:pPr>
            <w:r>
              <w:rPr>
                <w:sz w:val="16"/>
              </w:rPr>
              <w:t>Generar EEFF con mínima intervención manual</w:t>
            </w:r>
          </w:p>
        </w:tc>
        <w:tc>
          <w:tcPr>
            <w:tcW w:w="4176" w:type="dxa"/>
            <w:shd w:val="clear" w:color="auto" w:fill="F2F6FC"/>
            <w:tcMar>
              <w:top w:w="40" w:type="dxa"/>
              <w:left w:w="80" w:type="dxa"/>
              <w:bottom w:w="40" w:type="dxa"/>
              <w:right w:w="80" w:type="dxa"/>
            </w:tcMar>
            <w:vAlign w:val="center"/>
          </w:tcPr>
          <w:p w14:paraId="5D0FF32E" w14:textId="77777777" w:rsidR="001D6D33" w:rsidRDefault="002D2DD4">
            <w:pPr>
              <w:spacing w:before="20" w:after="20"/>
            </w:pPr>
            <w:r>
              <w:rPr>
                <w:sz w:val="16"/>
              </w:rPr>
              <w:t>Reducción de errores en el cierre mensual.</w:t>
            </w:r>
          </w:p>
        </w:tc>
      </w:tr>
    </w:tbl>
    <w:p w14:paraId="03B3EC4E" w14:textId="77777777" w:rsidR="001D6D33" w:rsidRDefault="001D6D33">
      <w:pPr>
        <w:spacing w:after="80"/>
      </w:pPr>
    </w:p>
    <w:p w14:paraId="26E1D81A" w14:textId="77777777" w:rsidR="005014F0" w:rsidRDefault="00F36728">
      <w:pPr>
        <w:spacing w:after="80"/>
      </w:pPr>
      <w:commentRangeStart w:id="297"/>
      <w:commentRangeEnd w:id="297"/>
      <w:r>
        <w:rPr>
          <w:rStyle w:val="CommentReference"/>
          <w:sz w:val="20"/>
          <w:szCs w:val="24"/>
        </w:rPr>
        <w:commentReference w:id="297"/>
      </w:r>
    </w:p>
    <w:p w14:paraId="164EDF3D" w14:textId="77777777" w:rsidR="005014F0" w:rsidRDefault="005014F0">
      <w:pPr>
        <w:spacing w:after="80"/>
      </w:pPr>
    </w:p>
    <w:p w14:paraId="4183A9A7" w14:textId="77777777" w:rsidR="005014F0" w:rsidRDefault="005014F0">
      <w:pPr>
        <w:spacing w:after="80"/>
      </w:pPr>
    </w:p>
    <w:p w14:paraId="64B71DAC" w14:textId="77777777" w:rsidR="005014F0" w:rsidRDefault="005014F0">
      <w:pPr>
        <w:spacing w:after="80"/>
      </w:pPr>
    </w:p>
    <w:p w14:paraId="655DB6D5" w14:textId="77777777" w:rsidR="005014F0" w:rsidRDefault="005014F0">
      <w:pPr>
        <w:spacing w:after="80"/>
      </w:pPr>
    </w:p>
    <w:p w14:paraId="75F37F3C" w14:textId="77777777" w:rsidR="005014F0" w:rsidRDefault="005014F0">
      <w:pPr>
        <w:spacing w:after="80"/>
      </w:pPr>
    </w:p>
    <w:p w14:paraId="758EB352" w14:textId="77777777" w:rsidR="005014F0" w:rsidRDefault="005014F0">
      <w:pPr>
        <w:spacing w:after="80"/>
      </w:pPr>
    </w:p>
    <w:p w14:paraId="59710B1F" w14:textId="77777777" w:rsidR="005014F0" w:rsidRDefault="005014F0">
      <w:pPr>
        <w:spacing w:after="80"/>
      </w:pPr>
    </w:p>
    <w:p w14:paraId="5F46B9B0" w14:textId="77777777" w:rsidR="005014F0" w:rsidRDefault="005014F0">
      <w:pPr>
        <w:spacing w:after="80"/>
      </w:pPr>
    </w:p>
    <w:p w14:paraId="67534246" w14:textId="77777777" w:rsidR="005014F0" w:rsidRDefault="005014F0">
      <w:pPr>
        <w:spacing w:after="80"/>
      </w:pPr>
    </w:p>
    <w:p w14:paraId="6B84BA8A" w14:textId="77777777" w:rsidR="005014F0" w:rsidRDefault="005014F0">
      <w:pPr>
        <w:spacing w:after="80"/>
      </w:pPr>
    </w:p>
    <w:p w14:paraId="43F80A75" w14:textId="77777777" w:rsidR="005014F0" w:rsidRDefault="005014F0">
      <w:pPr>
        <w:spacing w:after="80"/>
      </w:pPr>
    </w:p>
    <w:p w14:paraId="7838C4E6" w14:textId="77777777" w:rsidR="005014F0" w:rsidRDefault="005014F0">
      <w:pPr>
        <w:spacing w:after="80"/>
      </w:pPr>
    </w:p>
    <w:p w14:paraId="614E3E90" w14:textId="77777777" w:rsidR="005014F0" w:rsidRDefault="005014F0">
      <w:pPr>
        <w:spacing w:after="80"/>
      </w:pPr>
    </w:p>
    <w:p w14:paraId="4584112C" w14:textId="77777777" w:rsidR="005014F0" w:rsidRDefault="005014F0">
      <w:pPr>
        <w:spacing w:after="80"/>
      </w:pPr>
    </w:p>
    <w:p w14:paraId="287D1EB1" w14:textId="77777777" w:rsidR="001D6D33" w:rsidRPr="00BB583F" w:rsidRDefault="002D2DD4">
      <w:pPr>
        <w:pStyle w:val="Heading3"/>
        <w:spacing w:before="160"/>
        <w:rPr>
          <w:lang w:val="es-AR"/>
        </w:rPr>
      </w:pPr>
      <w:bookmarkStart w:id="298" w:name="_Toc231905258"/>
      <w:r w:rsidRPr="00BB583F">
        <w:rPr>
          <w:lang w:val="es-AR"/>
        </w:rPr>
        <w:t>Descripción a alto nivel de requisitos empresariales</w:t>
      </w:r>
      <w:bookmarkEnd w:id="298"/>
    </w:p>
    <w:tbl>
      <w:tblPr>
        <w:tblStyle w:val="Fanalca"/>
        <w:tblW w:w="0" w:type="auto"/>
        <w:jc w:val="center"/>
        <w:tblLayout w:type="fixed"/>
        <w:tblLook w:val="04A0" w:firstRow="1" w:lastRow="0" w:firstColumn="1" w:lastColumn="0" w:noHBand="0" w:noVBand="1"/>
      </w:tblPr>
      <w:tblGrid>
        <w:gridCol w:w="1152"/>
        <w:gridCol w:w="2880"/>
        <w:gridCol w:w="5472"/>
      </w:tblGrid>
      <w:tr w:rsidR="001D6D33" w14:paraId="04DB58FB"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1152" w:type="dxa"/>
            <w:tcMar>
              <w:top w:w="40" w:type="dxa"/>
              <w:left w:w="80" w:type="dxa"/>
              <w:bottom w:w="40" w:type="dxa"/>
              <w:right w:w="80" w:type="dxa"/>
            </w:tcMar>
            <w:vAlign w:val="center"/>
          </w:tcPr>
          <w:p w14:paraId="630F222C" w14:textId="77777777" w:rsidR="001D6D33" w:rsidRDefault="002D2DD4">
            <w:pPr>
              <w:spacing w:before="20" w:after="20"/>
              <w:jc w:val="center"/>
            </w:pPr>
            <w:r>
              <w:rPr>
                <w:b/>
                <w:color w:val="FFFFFF"/>
                <w:sz w:val="17"/>
              </w:rPr>
              <w:t>Código</w:t>
            </w:r>
          </w:p>
        </w:tc>
        <w:tc>
          <w:tcPr>
            <w:tcW w:w="2880" w:type="dxa"/>
            <w:tcMar>
              <w:top w:w="40" w:type="dxa"/>
              <w:left w:w="80" w:type="dxa"/>
              <w:bottom w:w="40" w:type="dxa"/>
              <w:right w:w="80" w:type="dxa"/>
            </w:tcMar>
            <w:vAlign w:val="center"/>
          </w:tcPr>
          <w:p w14:paraId="569EE2D3" w14:textId="77777777" w:rsidR="001D6D33" w:rsidRDefault="002D2DD4">
            <w:pPr>
              <w:spacing w:before="20" w:after="20"/>
              <w:jc w:val="center"/>
            </w:pPr>
            <w:r>
              <w:rPr>
                <w:b/>
                <w:color w:val="FFFFFF"/>
                <w:sz w:val="17"/>
              </w:rPr>
              <w:t>Requisito</w:t>
            </w:r>
          </w:p>
        </w:tc>
        <w:tc>
          <w:tcPr>
            <w:tcW w:w="5472" w:type="dxa"/>
            <w:tcMar>
              <w:top w:w="40" w:type="dxa"/>
              <w:left w:w="80" w:type="dxa"/>
              <w:bottom w:w="40" w:type="dxa"/>
              <w:right w:w="80" w:type="dxa"/>
            </w:tcMar>
            <w:vAlign w:val="center"/>
          </w:tcPr>
          <w:p w14:paraId="2870A79F" w14:textId="77777777" w:rsidR="001D6D33" w:rsidRDefault="002D2DD4">
            <w:pPr>
              <w:spacing w:before="20" w:after="20"/>
              <w:jc w:val="center"/>
            </w:pPr>
            <w:r>
              <w:rPr>
                <w:b/>
                <w:color w:val="FFFFFF"/>
                <w:sz w:val="17"/>
              </w:rPr>
              <w:t>Descripción</w:t>
            </w:r>
          </w:p>
        </w:tc>
      </w:tr>
      <w:tr w:rsidR="001D6D33" w14:paraId="49778F03" w14:textId="77777777" w:rsidTr="5F8CE5F7">
        <w:trPr>
          <w:jc w:val="center"/>
        </w:trPr>
        <w:tc>
          <w:tcPr>
            <w:tcW w:w="1152" w:type="dxa"/>
            <w:tcMar>
              <w:top w:w="40" w:type="dxa"/>
              <w:left w:w="80" w:type="dxa"/>
              <w:bottom w:w="40" w:type="dxa"/>
              <w:right w:w="80" w:type="dxa"/>
            </w:tcMar>
            <w:vAlign w:val="center"/>
          </w:tcPr>
          <w:p w14:paraId="6DF13CF8" w14:textId="77777777" w:rsidR="001D6D33" w:rsidRDefault="002D2DD4">
            <w:pPr>
              <w:spacing w:before="20" w:after="20"/>
            </w:pPr>
            <w:r>
              <w:rPr>
                <w:sz w:val="16"/>
              </w:rPr>
              <w:t>RE-01</w:t>
            </w:r>
          </w:p>
        </w:tc>
        <w:tc>
          <w:tcPr>
            <w:tcW w:w="2880" w:type="dxa"/>
            <w:tcMar>
              <w:top w:w="40" w:type="dxa"/>
              <w:left w:w="80" w:type="dxa"/>
              <w:bottom w:w="40" w:type="dxa"/>
              <w:right w:w="80" w:type="dxa"/>
            </w:tcMar>
            <w:vAlign w:val="center"/>
          </w:tcPr>
          <w:p w14:paraId="5ABCE13D" w14:textId="7DFC7D01" w:rsidR="001D6D33" w:rsidRDefault="52B5197F">
            <w:pPr>
              <w:spacing w:before="20" w:after="20"/>
            </w:pPr>
            <w:r w:rsidRPr="5F8CE5F7">
              <w:rPr>
                <w:sz w:val="16"/>
                <w:szCs w:val="16"/>
              </w:rPr>
              <w:t>Ingresos ordinarios de Ciudad Limpia</w:t>
            </w:r>
            <w:r w:rsidR="195B28BB" w:rsidRPr="5F8CE5F7">
              <w:rPr>
                <w:sz w:val="16"/>
                <w:szCs w:val="16"/>
              </w:rPr>
              <w:t xml:space="preserve"> Bogota, Ciudad Limpia Neiva y Ciudad </w:t>
            </w:r>
            <w:del w:id="299" w:author="Miranda Torres Lady Nayiby" w:date="2026-07-01T14:40:00Z" w16du:dateUtc="2026-07-01T19:40:00Z">
              <w:r w:rsidR="195B28BB" w:rsidRPr="5F8CE5F7" w:rsidDel="003773E0">
                <w:rPr>
                  <w:sz w:val="16"/>
                  <w:szCs w:val="16"/>
                </w:rPr>
                <w:delText xml:space="preserve">LImpia </w:delText>
              </w:r>
            </w:del>
            <w:ins w:id="300" w:author="Miranda Torres Lady Nayiby" w:date="2026-07-01T14:40:00Z" w16du:dateUtc="2026-07-01T19:40:00Z">
              <w:r w:rsidR="003773E0" w:rsidRPr="5F8CE5F7">
                <w:rPr>
                  <w:sz w:val="16"/>
                  <w:szCs w:val="16"/>
                </w:rPr>
                <w:t>L</w:t>
              </w:r>
              <w:r w:rsidR="003773E0">
                <w:rPr>
                  <w:sz w:val="16"/>
                  <w:szCs w:val="16"/>
                </w:rPr>
                <w:t>i</w:t>
              </w:r>
              <w:r w:rsidR="003773E0" w:rsidRPr="5F8CE5F7">
                <w:rPr>
                  <w:sz w:val="16"/>
                  <w:szCs w:val="16"/>
                </w:rPr>
                <w:t xml:space="preserve">mpia </w:t>
              </w:r>
            </w:ins>
            <w:r w:rsidR="195B28BB" w:rsidRPr="5F8CE5F7">
              <w:rPr>
                <w:sz w:val="16"/>
                <w:szCs w:val="16"/>
              </w:rPr>
              <w:t>del Huila</w:t>
            </w:r>
          </w:p>
        </w:tc>
        <w:tc>
          <w:tcPr>
            <w:tcW w:w="5472" w:type="dxa"/>
            <w:tcMar>
              <w:top w:w="40" w:type="dxa"/>
              <w:left w:w="80" w:type="dxa"/>
              <w:bottom w:w="40" w:type="dxa"/>
              <w:right w:w="80" w:type="dxa"/>
            </w:tcMar>
            <w:vAlign w:val="center"/>
          </w:tcPr>
          <w:p w14:paraId="1B19D7C6" w14:textId="77777777" w:rsidR="001D6D33" w:rsidRDefault="002D2DD4">
            <w:pPr>
              <w:spacing w:before="20" w:after="20"/>
            </w:pPr>
            <w:r>
              <w:rPr>
                <w:sz w:val="16"/>
              </w:rPr>
              <w:t>Cargar el valor total por componente desde el resumen del jefe de tarifas, sin replicar el cálculo tarifario complejo.</w:t>
            </w:r>
          </w:p>
        </w:tc>
      </w:tr>
      <w:tr w:rsidR="001D6D33" w14:paraId="0CE67015" w14:textId="77777777" w:rsidTr="5F8CE5F7">
        <w:trPr>
          <w:jc w:val="center"/>
        </w:trPr>
        <w:tc>
          <w:tcPr>
            <w:tcW w:w="1152" w:type="dxa"/>
            <w:shd w:val="clear" w:color="auto" w:fill="F2F6FC"/>
            <w:tcMar>
              <w:top w:w="40" w:type="dxa"/>
              <w:left w:w="80" w:type="dxa"/>
              <w:bottom w:w="40" w:type="dxa"/>
              <w:right w:w="80" w:type="dxa"/>
            </w:tcMar>
            <w:vAlign w:val="center"/>
          </w:tcPr>
          <w:p w14:paraId="0AB635E4" w14:textId="77777777" w:rsidR="001D6D33" w:rsidRDefault="002D2DD4">
            <w:pPr>
              <w:spacing w:before="20" w:after="20"/>
            </w:pPr>
            <w:r>
              <w:rPr>
                <w:sz w:val="16"/>
              </w:rPr>
              <w:t>RE-02</w:t>
            </w:r>
          </w:p>
        </w:tc>
        <w:tc>
          <w:tcPr>
            <w:tcW w:w="2880" w:type="dxa"/>
            <w:shd w:val="clear" w:color="auto" w:fill="F2F6FC"/>
            <w:tcMar>
              <w:top w:w="40" w:type="dxa"/>
              <w:left w:w="80" w:type="dxa"/>
              <w:bottom w:w="40" w:type="dxa"/>
              <w:right w:w="80" w:type="dxa"/>
            </w:tcMar>
            <w:vAlign w:val="center"/>
          </w:tcPr>
          <w:p w14:paraId="0B3E3077" w14:textId="77777777" w:rsidR="001D6D33" w:rsidRDefault="002D2DD4">
            <w:pPr>
              <w:spacing w:before="20" w:after="20"/>
            </w:pPr>
            <w:r>
              <w:rPr>
                <w:sz w:val="16"/>
              </w:rPr>
              <w:t>Ingresos CGS y RH (P×Q)</w:t>
            </w:r>
          </w:p>
        </w:tc>
        <w:tc>
          <w:tcPr>
            <w:tcW w:w="5472" w:type="dxa"/>
            <w:shd w:val="clear" w:color="auto" w:fill="F2F6FC"/>
            <w:tcMar>
              <w:top w:w="40" w:type="dxa"/>
              <w:left w:w="80" w:type="dxa"/>
              <w:bottom w:w="40" w:type="dxa"/>
              <w:right w:w="80" w:type="dxa"/>
            </w:tcMar>
            <w:vAlign w:val="center"/>
          </w:tcPr>
          <w:p w14:paraId="6BD60764" w14:textId="3A3382E5" w:rsidR="001D6D33" w:rsidRDefault="52B5197F">
            <w:pPr>
              <w:spacing w:before="20" w:after="20"/>
            </w:pPr>
            <w:r w:rsidRPr="5F8CE5F7">
              <w:rPr>
                <w:sz w:val="16"/>
                <w:szCs w:val="16"/>
              </w:rPr>
              <w:t>Cálculo tarifa × toneladas/kilos por cliente</w:t>
            </w:r>
            <w:r w:rsidR="024EECCD" w:rsidRPr="5F8CE5F7">
              <w:rPr>
                <w:sz w:val="16"/>
                <w:szCs w:val="16"/>
              </w:rPr>
              <w:t xml:space="preserve">, </w:t>
            </w:r>
            <w:r w:rsidRPr="5F8CE5F7">
              <w:rPr>
                <w:sz w:val="16"/>
                <w:szCs w:val="16"/>
              </w:rPr>
              <w:t>tipo de residuo</w:t>
            </w:r>
            <w:r w:rsidR="422EC394" w:rsidRPr="5F8CE5F7">
              <w:rPr>
                <w:sz w:val="16"/>
                <w:szCs w:val="16"/>
              </w:rPr>
              <w:t xml:space="preserve"> o tratamiento</w:t>
            </w:r>
            <w:r w:rsidRPr="5F8CE5F7">
              <w:rPr>
                <w:sz w:val="16"/>
                <w:szCs w:val="16"/>
              </w:rPr>
              <w:t>, con seguimiento de cantidades.</w:t>
            </w:r>
          </w:p>
        </w:tc>
      </w:tr>
      <w:tr w:rsidR="001D6D33" w14:paraId="4A07BA61" w14:textId="77777777" w:rsidTr="5F8CE5F7">
        <w:trPr>
          <w:jc w:val="center"/>
        </w:trPr>
        <w:tc>
          <w:tcPr>
            <w:tcW w:w="1152" w:type="dxa"/>
            <w:tcMar>
              <w:top w:w="40" w:type="dxa"/>
              <w:left w:w="80" w:type="dxa"/>
              <w:bottom w:w="40" w:type="dxa"/>
              <w:right w:w="80" w:type="dxa"/>
            </w:tcMar>
            <w:vAlign w:val="center"/>
          </w:tcPr>
          <w:p w14:paraId="7F6686B4" w14:textId="77777777" w:rsidR="001D6D33" w:rsidRDefault="002D2DD4">
            <w:pPr>
              <w:spacing w:before="20" w:after="20"/>
            </w:pPr>
            <w:r>
              <w:rPr>
                <w:sz w:val="16"/>
              </w:rPr>
              <w:t>RE-03</w:t>
            </w:r>
          </w:p>
        </w:tc>
        <w:tc>
          <w:tcPr>
            <w:tcW w:w="2880" w:type="dxa"/>
            <w:tcMar>
              <w:top w:w="40" w:type="dxa"/>
              <w:left w:w="80" w:type="dxa"/>
              <w:bottom w:w="40" w:type="dxa"/>
              <w:right w:w="80" w:type="dxa"/>
            </w:tcMar>
            <w:vAlign w:val="center"/>
          </w:tcPr>
          <w:p w14:paraId="1B4AA69F" w14:textId="77777777" w:rsidR="001D6D33" w:rsidRDefault="002D2DD4">
            <w:pPr>
              <w:spacing w:before="20" w:after="20"/>
            </w:pPr>
            <w:r>
              <w:rPr>
                <w:sz w:val="16"/>
              </w:rPr>
              <w:t>Plantilla genérica de gastos</w:t>
            </w:r>
          </w:p>
        </w:tc>
        <w:tc>
          <w:tcPr>
            <w:tcW w:w="5472" w:type="dxa"/>
            <w:tcMar>
              <w:top w:w="40" w:type="dxa"/>
              <w:left w:w="80" w:type="dxa"/>
              <w:bottom w:w="40" w:type="dxa"/>
              <w:right w:w="80" w:type="dxa"/>
            </w:tcMar>
            <w:vAlign w:val="center"/>
          </w:tcPr>
          <w:p w14:paraId="19E6E5B9" w14:textId="77777777" w:rsidR="001D6D33" w:rsidRDefault="002D2DD4">
            <w:pPr>
              <w:spacing w:before="20" w:after="20"/>
            </w:pPr>
            <w:r>
              <w:rPr>
                <w:sz w:val="16"/>
              </w:rPr>
              <w:t>Una plantilla Excel estándar para las ≈17 áreas; Planeación Financiera consolida y carga.</w:t>
            </w:r>
          </w:p>
        </w:tc>
      </w:tr>
      <w:tr w:rsidR="001D6D33" w14:paraId="00FFA9E6" w14:textId="77777777" w:rsidTr="5F8CE5F7">
        <w:trPr>
          <w:jc w:val="center"/>
        </w:trPr>
        <w:tc>
          <w:tcPr>
            <w:tcW w:w="1152" w:type="dxa"/>
            <w:shd w:val="clear" w:color="auto" w:fill="F2F6FC"/>
            <w:tcMar>
              <w:top w:w="40" w:type="dxa"/>
              <w:left w:w="80" w:type="dxa"/>
              <w:bottom w:w="40" w:type="dxa"/>
              <w:right w:w="80" w:type="dxa"/>
            </w:tcMar>
            <w:vAlign w:val="center"/>
          </w:tcPr>
          <w:p w14:paraId="258602B7" w14:textId="77777777" w:rsidR="001D6D33" w:rsidRDefault="002D2DD4">
            <w:pPr>
              <w:spacing w:before="20" w:after="20"/>
            </w:pPr>
            <w:r>
              <w:rPr>
                <w:sz w:val="16"/>
              </w:rPr>
              <w:t>RE-04</w:t>
            </w:r>
          </w:p>
        </w:tc>
        <w:tc>
          <w:tcPr>
            <w:tcW w:w="2880" w:type="dxa"/>
            <w:shd w:val="clear" w:color="auto" w:fill="F2F6FC"/>
            <w:tcMar>
              <w:top w:w="40" w:type="dxa"/>
              <w:left w:w="80" w:type="dxa"/>
              <w:bottom w:w="40" w:type="dxa"/>
              <w:right w:w="80" w:type="dxa"/>
            </w:tcMar>
            <w:vAlign w:val="center"/>
          </w:tcPr>
          <w:p w14:paraId="2122FA67" w14:textId="77777777" w:rsidR="001D6D33" w:rsidRDefault="002D2DD4">
            <w:pPr>
              <w:spacing w:before="20" w:after="20"/>
            </w:pPr>
            <w:r>
              <w:rPr>
                <w:sz w:val="16"/>
              </w:rPr>
              <w:t>Costos de flota</w:t>
            </w:r>
          </w:p>
        </w:tc>
        <w:tc>
          <w:tcPr>
            <w:tcW w:w="5472" w:type="dxa"/>
            <w:shd w:val="clear" w:color="auto" w:fill="F2F6FC"/>
            <w:tcMar>
              <w:top w:w="40" w:type="dxa"/>
              <w:left w:w="80" w:type="dxa"/>
              <w:bottom w:w="40" w:type="dxa"/>
              <w:right w:w="80" w:type="dxa"/>
            </w:tcMar>
            <w:vAlign w:val="center"/>
          </w:tcPr>
          <w:p w14:paraId="55ED05AD" w14:textId="77777777" w:rsidR="001D6D33" w:rsidRDefault="002D2DD4">
            <w:pPr>
              <w:spacing w:before="20" w:after="20"/>
            </w:pPr>
            <w:r>
              <w:rPr>
                <w:sz w:val="16"/>
              </w:rPr>
              <w:t>Un centro de costo por vehículo. Rubros: repuestos, llantas, combustibles y lubricantes.</w:t>
            </w:r>
          </w:p>
        </w:tc>
      </w:tr>
      <w:tr w:rsidR="001D6D33" w14:paraId="616E1022" w14:textId="77777777" w:rsidTr="5F8CE5F7">
        <w:trPr>
          <w:jc w:val="center"/>
        </w:trPr>
        <w:tc>
          <w:tcPr>
            <w:tcW w:w="1152" w:type="dxa"/>
            <w:tcMar>
              <w:top w:w="40" w:type="dxa"/>
              <w:left w:w="80" w:type="dxa"/>
              <w:bottom w:w="40" w:type="dxa"/>
              <w:right w:w="80" w:type="dxa"/>
            </w:tcMar>
            <w:vAlign w:val="center"/>
          </w:tcPr>
          <w:p w14:paraId="6B258D2E" w14:textId="77777777" w:rsidR="001D6D33" w:rsidRDefault="002D2DD4">
            <w:pPr>
              <w:spacing w:before="20" w:after="20"/>
            </w:pPr>
            <w:r>
              <w:rPr>
                <w:sz w:val="16"/>
              </w:rPr>
              <w:t>RE-05</w:t>
            </w:r>
          </w:p>
        </w:tc>
        <w:tc>
          <w:tcPr>
            <w:tcW w:w="2880" w:type="dxa"/>
            <w:tcMar>
              <w:top w:w="40" w:type="dxa"/>
              <w:left w:w="80" w:type="dxa"/>
              <w:bottom w:w="40" w:type="dxa"/>
              <w:right w:w="80" w:type="dxa"/>
            </w:tcMar>
            <w:vAlign w:val="center"/>
          </w:tcPr>
          <w:p w14:paraId="1AA6197F" w14:textId="77777777" w:rsidR="001D6D33" w:rsidRDefault="002D2DD4">
            <w:pPr>
              <w:spacing w:before="20" w:after="20"/>
            </w:pPr>
            <w:r>
              <w:rPr>
                <w:sz w:val="16"/>
              </w:rPr>
              <w:t>Mano de obra y gasto de personal</w:t>
            </w:r>
          </w:p>
        </w:tc>
        <w:tc>
          <w:tcPr>
            <w:tcW w:w="5472" w:type="dxa"/>
            <w:tcMar>
              <w:top w:w="40" w:type="dxa"/>
              <w:left w:w="80" w:type="dxa"/>
              <w:bottom w:w="40" w:type="dxa"/>
              <w:right w:w="80" w:type="dxa"/>
            </w:tcMar>
            <w:vAlign w:val="center"/>
          </w:tcPr>
          <w:p w14:paraId="712CDED9" w14:textId="7C7CDBB2" w:rsidR="001D6D33" w:rsidRDefault="52B5197F">
            <w:pPr>
              <w:spacing w:before="20" w:after="20"/>
            </w:pPr>
            <w:r w:rsidRPr="5F8CE5F7">
              <w:rPr>
                <w:sz w:val="16"/>
                <w:szCs w:val="16"/>
              </w:rPr>
              <w:t>Representa 80% del costo total. Se modela con una plantilla de personal basada en un modelo referencial; el nivel de detalle se afina con Talento Humano.</w:t>
            </w:r>
          </w:p>
        </w:tc>
      </w:tr>
      <w:tr w:rsidR="001D6D33" w14:paraId="70A80A93" w14:textId="77777777" w:rsidTr="5F8CE5F7">
        <w:trPr>
          <w:jc w:val="center"/>
        </w:trPr>
        <w:tc>
          <w:tcPr>
            <w:tcW w:w="1152" w:type="dxa"/>
            <w:shd w:val="clear" w:color="auto" w:fill="F2F6FC"/>
            <w:tcMar>
              <w:top w:w="40" w:type="dxa"/>
              <w:left w:w="80" w:type="dxa"/>
              <w:bottom w:w="40" w:type="dxa"/>
              <w:right w:w="80" w:type="dxa"/>
            </w:tcMar>
            <w:vAlign w:val="center"/>
          </w:tcPr>
          <w:p w14:paraId="566DD85E" w14:textId="77777777" w:rsidR="001D6D33" w:rsidRDefault="002D2DD4">
            <w:pPr>
              <w:spacing w:before="20" w:after="20"/>
            </w:pPr>
            <w:r>
              <w:rPr>
                <w:sz w:val="16"/>
              </w:rPr>
              <w:t>RE-06</w:t>
            </w:r>
          </w:p>
        </w:tc>
        <w:tc>
          <w:tcPr>
            <w:tcW w:w="2880" w:type="dxa"/>
            <w:shd w:val="clear" w:color="auto" w:fill="F2F6FC"/>
            <w:tcMar>
              <w:top w:w="40" w:type="dxa"/>
              <w:left w:w="80" w:type="dxa"/>
              <w:bottom w:w="40" w:type="dxa"/>
              <w:right w:w="80" w:type="dxa"/>
            </w:tcMar>
            <w:vAlign w:val="center"/>
          </w:tcPr>
          <w:p w14:paraId="4F127D31" w14:textId="77777777" w:rsidR="001D6D33" w:rsidRDefault="002D2DD4">
            <w:pPr>
              <w:spacing w:before="20" w:after="20"/>
            </w:pPr>
            <w:r>
              <w:rPr>
                <w:sz w:val="16"/>
              </w:rPr>
              <w:t>Estados financieros</w:t>
            </w:r>
          </w:p>
        </w:tc>
        <w:tc>
          <w:tcPr>
            <w:tcW w:w="5472" w:type="dxa"/>
            <w:shd w:val="clear" w:color="auto" w:fill="F2F6FC"/>
            <w:tcMar>
              <w:top w:w="40" w:type="dxa"/>
              <w:left w:w="80" w:type="dxa"/>
              <w:bottom w:w="40" w:type="dxa"/>
              <w:right w:w="80" w:type="dxa"/>
            </w:tcMar>
            <w:vAlign w:val="center"/>
          </w:tcPr>
          <w:p w14:paraId="1359A1FC" w14:textId="77777777" w:rsidR="001D6D33" w:rsidRDefault="002D2DD4">
            <w:pPr>
              <w:spacing w:before="20" w:after="20"/>
            </w:pPr>
            <w:r>
              <w:rPr>
                <w:sz w:val="16"/>
              </w:rPr>
              <w:t>El P&amp;G fluye automáticamente; el Balance y el Flujo de Caja incorporan cuentas adicionales por carga manual.</w:t>
            </w:r>
          </w:p>
        </w:tc>
      </w:tr>
      <w:tr w:rsidR="001D6D33" w14:paraId="79C7756C" w14:textId="77777777" w:rsidTr="5F8CE5F7">
        <w:trPr>
          <w:jc w:val="center"/>
        </w:trPr>
        <w:tc>
          <w:tcPr>
            <w:tcW w:w="1152" w:type="dxa"/>
            <w:tcMar>
              <w:top w:w="40" w:type="dxa"/>
              <w:left w:w="80" w:type="dxa"/>
              <w:bottom w:w="40" w:type="dxa"/>
              <w:right w:w="80" w:type="dxa"/>
            </w:tcMar>
            <w:vAlign w:val="center"/>
          </w:tcPr>
          <w:p w14:paraId="79AA94EC" w14:textId="77777777" w:rsidR="001D6D33" w:rsidRPr="00716936" w:rsidRDefault="52B5197F" w:rsidP="5F8CE5F7">
            <w:pPr>
              <w:spacing w:before="20" w:after="20"/>
              <w:rPr>
                <w:sz w:val="16"/>
                <w:szCs w:val="16"/>
              </w:rPr>
            </w:pPr>
            <w:r w:rsidRPr="00716936">
              <w:rPr>
                <w:sz w:val="16"/>
                <w:szCs w:val="16"/>
              </w:rPr>
              <w:t>RE-07</w:t>
            </w:r>
          </w:p>
        </w:tc>
        <w:tc>
          <w:tcPr>
            <w:tcW w:w="2880" w:type="dxa"/>
            <w:tcMar>
              <w:top w:w="40" w:type="dxa"/>
              <w:left w:w="80" w:type="dxa"/>
              <w:bottom w:w="40" w:type="dxa"/>
              <w:right w:w="80" w:type="dxa"/>
            </w:tcMar>
            <w:vAlign w:val="center"/>
          </w:tcPr>
          <w:p w14:paraId="202014C0" w14:textId="77777777" w:rsidR="001D6D33" w:rsidRPr="00716936" w:rsidRDefault="52B5197F" w:rsidP="5F8CE5F7">
            <w:pPr>
              <w:spacing w:before="20" w:after="20"/>
              <w:rPr>
                <w:sz w:val="16"/>
                <w:szCs w:val="16"/>
              </w:rPr>
            </w:pPr>
            <w:r w:rsidRPr="00716936">
              <w:rPr>
                <w:sz w:val="16"/>
                <w:szCs w:val="16"/>
              </w:rPr>
              <w:t>Multimoneda</w:t>
            </w:r>
          </w:p>
        </w:tc>
        <w:tc>
          <w:tcPr>
            <w:tcW w:w="5472" w:type="dxa"/>
            <w:tcMar>
              <w:top w:w="40" w:type="dxa"/>
              <w:left w:w="80" w:type="dxa"/>
              <w:bottom w:w="40" w:type="dxa"/>
              <w:right w:w="80" w:type="dxa"/>
            </w:tcMar>
            <w:vAlign w:val="center"/>
          </w:tcPr>
          <w:p w14:paraId="09C8DCB3" w14:textId="77777777" w:rsidR="001D6D33" w:rsidRPr="00716936" w:rsidRDefault="52B5197F" w:rsidP="5F8CE5F7">
            <w:pPr>
              <w:spacing w:before="20" w:after="20"/>
              <w:rPr>
                <w:sz w:val="16"/>
                <w:szCs w:val="16"/>
              </w:rPr>
            </w:pPr>
            <w:r w:rsidRPr="00716936">
              <w:rPr>
                <w:sz w:val="16"/>
                <w:szCs w:val="16"/>
              </w:rPr>
              <w:t>Soporte de múltiples monedas por sociedad.</w:t>
            </w:r>
          </w:p>
        </w:tc>
      </w:tr>
      <w:tr w:rsidR="001D6D33" w14:paraId="64A4CA3D" w14:textId="77777777" w:rsidTr="5F8CE5F7">
        <w:trPr>
          <w:jc w:val="center"/>
        </w:trPr>
        <w:tc>
          <w:tcPr>
            <w:tcW w:w="1152" w:type="dxa"/>
            <w:shd w:val="clear" w:color="auto" w:fill="F2F6FC"/>
            <w:tcMar>
              <w:top w:w="40" w:type="dxa"/>
              <w:left w:w="80" w:type="dxa"/>
              <w:bottom w:w="40" w:type="dxa"/>
              <w:right w:w="80" w:type="dxa"/>
            </w:tcMar>
            <w:vAlign w:val="center"/>
          </w:tcPr>
          <w:p w14:paraId="73F0AB7D" w14:textId="77777777" w:rsidR="001D6D33" w:rsidRDefault="002D2DD4">
            <w:pPr>
              <w:spacing w:before="20" w:after="20"/>
            </w:pPr>
            <w:r>
              <w:rPr>
                <w:sz w:val="16"/>
              </w:rPr>
              <w:t>RE-08</w:t>
            </w:r>
          </w:p>
        </w:tc>
        <w:tc>
          <w:tcPr>
            <w:tcW w:w="2880" w:type="dxa"/>
            <w:shd w:val="clear" w:color="auto" w:fill="F2F6FC"/>
            <w:tcMar>
              <w:top w:w="40" w:type="dxa"/>
              <w:left w:w="80" w:type="dxa"/>
              <w:bottom w:w="40" w:type="dxa"/>
              <w:right w:w="80" w:type="dxa"/>
            </w:tcMar>
            <w:vAlign w:val="center"/>
          </w:tcPr>
          <w:p w14:paraId="72EFD2F8" w14:textId="77777777" w:rsidR="001D6D33" w:rsidRDefault="002D2DD4">
            <w:pPr>
              <w:spacing w:before="20" w:after="20"/>
            </w:pPr>
            <w:commentRangeStart w:id="301"/>
            <w:r>
              <w:rPr>
                <w:sz w:val="16"/>
              </w:rPr>
              <w:t>Gestión de versiones</w:t>
            </w:r>
            <w:commentRangeEnd w:id="301"/>
            <w:r w:rsidR="00AB6168">
              <w:rPr>
                <w:rStyle w:val="CommentReference"/>
                <w:sz w:val="22"/>
                <w:szCs w:val="24"/>
              </w:rPr>
              <w:commentReference w:id="301"/>
            </w:r>
          </w:p>
        </w:tc>
        <w:tc>
          <w:tcPr>
            <w:tcW w:w="5472" w:type="dxa"/>
            <w:shd w:val="clear" w:color="auto" w:fill="F2F6FC"/>
            <w:tcMar>
              <w:top w:w="40" w:type="dxa"/>
              <w:left w:w="80" w:type="dxa"/>
              <w:bottom w:w="40" w:type="dxa"/>
              <w:right w:w="80" w:type="dxa"/>
            </w:tcMar>
            <w:vAlign w:val="center"/>
          </w:tcPr>
          <w:p w14:paraId="757D57F8" w14:textId="77777777" w:rsidR="001D6D33" w:rsidRDefault="002D2DD4">
            <w:pPr>
              <w:spacing w:before="20" w:after="20"/>
            </w:pPr>
            <w:r>
              <w:rPr>
                <w:sz w:val="16"/>
              </w:rPr>
              <w:t>Actual / Presupuesto / Forecast. Regla: siempre el dato final autorizado, sin acumulación.</w:t>
            </w:r>
          </w:p>
        </w:tc>
      </w:tr>
      <w:tr w:rsidR="001D6D33" w14:paraId="3E7ECC4D" w14:textId="77777777" w:rsidTr="5F8CE5F7">
        <w:trPr>
          <w:jc w:val="center"/>
        </w:trPr>
        <w:tc>
          <w:tcPr>
            <w:tcW w:w="1152" w:type="dxa"/>
            <w:tcMar>
              <w:top w:w="40" w:type="dxa"/>
              <w:left w:w="80" w:type="dxa"/>
              <w:bottom w:w="40" w:type="dxa"/>
              <w:right w:w="80" w:type="dxa"/>
            </w:tcMar>
            <w:vAlign w:val="center"/>
          </w:tcPr>
          <w:p w14:paraId="20EF7DD3" w14:textId="77777777" w:rsidR="001D6D33" w:rsidRDefault="002D2DD4">
            <w:pPr>
              <w:spacing w:before="20" w:after="20"/>
            </w:pPr>
            <w:r>
              <w:rPr>
                <w:sz w:val="16"/>
              </w:rPr>
              <w:t>RE-09</w:t>
            </w:r>
          </w:p>
        </w:tc>
        <w:tc>
          <w:tcPr>
            <w:tcW w:w="2880" w:type="dxa"/>
            <w:tcMar>
              <w:top w:w="40" w:type="dxa"/>
              <w:left w:w="80" w:type="dxa"/>
              <w:bottom w:w="40" w:type="dxa"/>
              <w:right w:w="80" w:type="dxa"/>
            </w:tcMar>
            <w:vAlign w:val="center"/>
          </w:tcPr>
          <w:p w14:paraId="1EBABE34" w14:textId="77777777" w:rsidR="001D6D33" w:rsidRDefault="002D2DD4">
            <w:pPr>
              <w:spacing w:before="20" w:after="20"/>
            </w:pPr>
            <w:r>
              <w:rPr>
                <w:sz w:val="16"/>
              </w:rPr>
              <w:t>Auditoría</w:t>
            </w:r>
          </w:p>
        </w:tc>
        <w:tc>
          <w:tcPr>
            <w:tcW w:w="5472" w:type="dxa"/>
            <w:tcMar>
              <w:top w:w="40" w:type="dxa"/>
              <w:left w:w="80" w:type="dxa"/>
              <w:bottom w:w="40" w:type="dxa"/>
              <w:right w:w="80" w:type="dxa"/>
            </w:tcMar>
            <w:vAlign w:val="center"/>
          </w:tcPr>
          <w:p w14:paraId="7D1F8D5B" w14:textId="77777777" w:rsidR="001D6D33" w:rsidRDefault="002D2DD4">
            <w:pPr>
              <w:spacing w:before="20" w:after="20"/>
            </w:pPr>
            <w:r>
              <w:rPr>
                <w:sz w:val="16"/>
              </w:rPr>
              <w:t>Dimensión AUDITORIA para identificar el origen de cada dato.</w:t>
            </w:r>
          </w:p>
        </w:tc>
      </w:tr>
      <w:tr w:rsidR="001D6D33" w14:paraId="252A8549" w14:textId="77777777" w:rsidTr="5F8CE5F7">
        <w:trPr>
          <w:jc w:val="center"/>
        </w:trPr>
        <w:tc>
          <w:tcPr>
            <w:tcW w:w="1152" w:type="dxa"/>
            <w:shd w:val="clear" w:color="auto" w:fill="F2F6FC"/>
            <w:tcMar>
              <w:top w:w="40" w:type="dxa"/>
              <w:left w:w="80" w:type="dxa"/>
              <w:bottom w:w="40" w:type="dxa"/>
              <w:right w:w="80" w:type="dxa"/>
            </w:tcMar>
            <w:vAlign w:val="center"/>
          </w:tcPr>
          <w:p w14:paraId="217083B6" w14:textId="77777777" w:rsidR="001D6D33" w:rsidRDefault="002D2DD4">
            <w:pPr>
              <w:spacing w:before="20" w:after="20"/>
            </w:pPr>
            <w:r>
              <w:rPr>
                <w:sz w:val="16"/>
              </w:rPr>
              <w:t>RE-10</w:t>
            </w:r>
          </w:p>
        </w:tc>
        <w:tc>
          <w:tcPr>
            <w:tcW w:w="2880" w:type="dxa"/>
            <w:shd w:val="clear" w:color="auto" w:fill="F2F6FC"/>
            <w:tcMar>
              <w:top w:w="40" w:type="dxa"/>
              <w:left w:w="80" w:type="dxa"/>
              <w:bottom w:w="40" w:type="dxa"/>
              <w:right w:w="80" w:type="dxa"/>
            </w:tcMar>
            <w:vAlign w:val="center"/>
          </w:tcPr>
          <w:p w14:paraId="74799982" w14:textId="77777777" w:rsidR="001D6D33" w:rsidRDefault="002D2DD4">
            <w:pPr>
              <w:spacing w:before="20" w:after="20"/>
            </w:pPr>
            <w:commentRangeStart w:id="302"/>
            <w:r>
              <w:rPr>
                <w:sz w:val="16"/>
              </w:rPr>
              <w:t>Opciones de carga</w:t>
            </w:r>
            <w:commentRangeEnd w:id="302"/>
            <w:r w:rsidR="002C4529">
              <w:rPr>
                <w:rStyle w:val="CommentReference"/>
                <w:sz w:val="22"/>
                <w:szCs w:val="24"/>
              </w:rPr>
              <w:commentReference w:id="302"/>
            </w:r>
          </w:p>
        </w:tc>
        <w:tc>
          <w:tcPr>
            <w:tcW w:w="5472" w:type="dxa"/>
            <w:shd w:val="clear" w:color="auto" w:fill="F2F6FC"/>
            <w:tcMar>
              <w:top w:w="40" w:type="dxa"/>
              <w:left w:w="80" w:type="dxa"/>
              <w:bottom w:w="40" w:type="dxa"/>
              <w:right w:w="80" w:type="dxa"/>
            </w:tcMar>
            <w:vAlign w:val="center"/>
          </w:tcPr>
          <w:p w14:paraId="7802F97F" w14:textId="77777777" w:rsidR="001D6D33" w:rsidRDefault="002D2DD4">
            <w:pPr>
              <w:spacing w:before="20" w:after="20"/>
            </w:pPr>
            <w:r>
              <w:rPr>
                <w:sz w:val="16"/>
              </w:rPr>
              <w:t>Reemplazar / Acumular / Borrar y recargar. Estándar acordado: Reemplazar con el dato definitivo.</w:t>
            </w:r>
          </w:p>
        </w:tc>
      </w:tr>
      <w:tr w:rsidR="001D6D33" w14:paraId="50B8210A" w14:textId="77777777" w:rsidTr="5F8CE5F7">
        <w:trPr>
          <w:jc w:val="center"/>
        </w:trPr>
        <w:tc>
          <w:tcPr>
            <w:tcW w:w="1152" w:type="dxa"/>
            <w:tcMar>
              <w:top w:w="40" w:type="dxa"/>
              <w:left w:w="80" w:type="dxa"/>
              <w:bottom w:w="40" w:type="dxa"/>
              <w:right w:w="80" w:type="dxa"/>
            </w:tcMar>
            <w:vAlign w:val="center"/>
          </w:tcPr>
          <w:p w14:paraId="6B47F6A4" w14:textId="77777777" w:rsidR="001D6D33" w:rsidRDefault="002D2DD4">
            <w:pPr>
              <w:spacing w:before="20" w:after="20"/>
            </w:pPr>
            <w:r>
              <w:rPr>
                <w:sz w:val="16"/>
              </w:rPr>
              <w:t>RE-11</w:t>
            </w:r>
          </w:p>
        </w:tc>
        <w:tc>
          <w:tcPr>
            <w:tcW w:w="2880" w:type="dxa"/>
            <w:tcMar>
              <w:top w:w="40" w:type="dxa"/>
              <w:left w:w="80" w:type="dxa"/>
              <w:bottom w:w="40" w:type="dxa"/>
              <w:right w:w="80" w:type="dxa"/>
            </w:tcMar>
            <w:vAlign w:val="center"/>
          </w:tcPr>
          <w:p w14:paraId="42CDE977" w14:textId="77777777" w:rsidR="001D6D33" w:rsidRDefault="002D2DD4">
            <w:pPr>
              <w:spacing w:before="20" w:after="20"/>
            </w:pPr>
            <w:commentRangeStart w:id="303"/>
            <w:r>
              <w:rPr>
                <w:sz w:val="16"/>
              </w:rPr>
              <w:t>Dashboards y KPIs</w:t>
            </w:r>
            <w:commentRangeEnd w:id="303"/>
            <w:r w:rsidR="0067470D">
              <w:rPr>
                <w:rStyle w:val="CommentReference"/>
                <w:sz w:val="22"/>
                <w:szCs w:val="24"/>
              </w:rPr>
              <w:commentReference w:id="303"/>
            </w:r>
          </w:p>
        </w:tc>
        <w:tc>
          <w:tcPr>
            <w:tcW w:w="5472" w:type="dxa"/>
            <w:tcMar>
              <w:top w:w="40" w:type="dxa"/>
              <w:left w:w="80" w:type="dxa"/>
              <w:bottom w:w="40" w:type="dxa"/>
              <w:right w:w="80" w:type="dxa"/>
            </w:tcMar>
            <w:vAlign w:val="center"/>
          </w:tcPr>
          <w:p w14:paraId="708245AE" w14:textId="77777777" w:rsidR="001D6D33" w:rsidRDefault="002D2DD4">
            <w:pPr>
              <w:spacing w:before="20" w:after="20"/>
            </w:pPr>
            <w:r>
              <w:rPr>
                <w:sz w:val="16"/>
              </w:rPr>
              <w:t>Filtros por sociedad/área/período, exportables a PDF/PPT. KPIs: toneladas, km, usuarios, árboles.</w:t>
            </w:r>
          </w:p>
        </w:tc>
      </w:tr>
    </w:tbl>
    <w:p w14:paraId="42D86E26" w14:textId="77777777" w:rsidR="001D6D33" w:rsidRDefault="001D6D33">
      <w:pPr>
        <w:spacing w:after="80"/>
      </w:pPr>
    </w:p>
    <w:p w14:paraId="040688C4" w14:textId="77777777" w:rsidR="001D6D33" w:rsidRDefault="002D2DD4">
      <w:pPr>
        <w:pStyle w:val="Heading2"/>
        <w:spacing w:before="200" w:after="80"/>
      </w:pPr>
      <w:bookmarkStart w:id="304" w:name="_Toc231905259"/>
      <w:commentRangeStart w:id="305"/>
      <w:r>
        <w:t>Estructura organizativa relevante</w:t>
      </w:r>
      <w:bookmarkEnd w:id="304"/>
      <w:commentRangeEnd w:id="305"/>
      <w:r w:rsidR="006C35A7">
        <w:rPr>
          <w:rStyle w:val="CommentReference"/>
          <w:sz w:val="28"/>
          <w:szCs w:val="28"/>
        </w:rPr>
        <w:commentReference w:id="305"/>
      </w:r>
    </w:p>
    <w:p w14:paraId="09B97C55" w14:textId="77777777" w:rsidR="001D6D33" w:rsidRDefault="002D2DD4">
      <w:pPr>
        <w:spacing w:after="60"/>
      </w:pPr>
      <w:r>
        <w:rPr>
          <w:b/>
        </w:rPr>
        <w:t>Sociedades</w:t>
      </w:r>
    </w:p>
    <w:tbl>
      <w:tblPr>
        <w:tblStyle w:val="Fanalca"/>
        <w:tblW w:w="0" w:type="auto"/>
        <w:jc w:val="center"/>
        <w:tblLayout w:type="fixed"/>
        <w:tblLook w:val="04A0" w:firstRow="1" w:lastRow="0" w:firstColumn="1" w:lastColumn="0" w:noHBand="0" w:noVBand="1"/>
      </w:tblPr>
      <w:tblGrid>
        <w:gridCol w:w="2736"/>
        <w:gridCol w:w="1728"/>
        <w:gridCol w:w="5040"/>
      </w:tblGrid>
      <w:tr w:rsidR="001D6D33" w14:paraId="3FAFFADF"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tcMar>
              <w:top w:w="40" w:type="dxa"/>
              <w:left w:w="80" w:type="dxa"/>
              <w:bottom w:w="40" w:type="dxa"/>
              <w:right w:w="80" w:type="dxa"/>
            </w:tcMar>
            <w:vAlign w:val="center"/>
          </w:tcPr>
          <w:p w14:paraId="2BE3740A" w14:textId="77777777" w:rsidR="001D6D33" w:rsidRDefault="002D2DD4">
            <w:pPr>
              <w:spacing w:before="20" w:after="20"/>
              <w:jc w:val="center"/>
            </w:pPr>
            <w:r>
              <w:rPr>
                <w:b/>
                <w:color w:val="FFFFFF"/>
                <w:sz w:val="17"/>
              </w:rPr>
              <w:t>Sociedad</w:t>
            </w:r>
          </w:p>
        </w:tc>
        <w:tc>
          <w:tcPr>
            <w:tcW w:w="1728" w:type="dxa"/>
            <w:tcMar>
              <w:top w:w="40" w:type="dxa"/>
              <w:left w:w="80" w:type="dxa"/>
              <w:bottom w:w="40" w:type="dxa"/>
              <w:right w:w="80" w:type="dxa"/>
            </w:tcMar>
            <w:vAlign w:val="center"/>
          </w:tcPr>
          <w:p w14:paraId="4FE76F16" w14:textId="77777777" w:rsidR="001D6D33" w:rsidRDefault="002D2DD4">
            <w:pPr>
              <w:spacing w:before="20" w:after="20"/>
              <w:jc w:val="center"/>
            </w:pPr>
            <w:r>
              <w:rPr>
                <w:b/>
                <w:color w:val="FFFFFF"/>
                <w:sz w:val="17"/>
              </w:rPr>
              <w:t>Empleados</w:t>
            </w:r>
          </w:p>
        </w:tc>
        <w:tc>
          <w:tcPr>
            <w:tcW w:w="5040" w:type="dxa"/>
            <w:tcMar>
              <w:top w:w="40" w:type="dxa"/>
              <w:left w:w="80" w:type="dxa"/>
              <w:bottom w:w="40" w:type="dxa"/>
              <w:right w:w="80" w:type="dxa"/>
            </w:tcMar>
            <w:vAlign w:val="center"/>
          </w:tcPr>
          <w:p w14:paraId="7C9D7575" w14:textId="77777777" w:rsidR="001D6D33" w:rsidRDefault="002D2DD4">
            <w:pPr>
              <w:spacing w:before="20" w:after="20"/>
              <w:jc w:val="center"/>
            </w:pPr>
            <w:r>
              <w:rPr>
                <w:b/>
                <w:color w:val="FFFFFF"/>
                <w:sz w:val="17"/>
              </w:rPr>
              <w:t>Descripción</w:t>
            </w:r>
          </w:p>
        </w:tc>
      </w:tr>
      <w:tr w:rsidR="001D6D33" w14:paraId="5EF9CB9C" w14:textId="77777777" w:rsidTr="5F8CE5F7">
        <w:trPr>
          <w:jc w:val="center"/>
        </w:trPr>
        <w:tc>
          <w:tcPr>
            <w:tcW w:w="2736" w:type="dxa"/>
            <w:tcMar>
              <w:top w:w="40" w:type="dxa"/>
              <w:left w:w="80" w:type="dxa"/>
              <w:bottom w:w="40" w:type="dxa"/>
              <w:right w:w="80" w:type="dxa"/>
            </w:tcMar>
            <w:vAlign w:val="center"/>
          </w:tcPr>
          <w:p w14:paraId="5D38101B" w14:textId="77777777" w:rsidR="001D6D33" w:rsidRDefault="002D2DD4">
            <w:pPr>
              <w:spacing w:before="20" w:after="20"/>
            </w:pPr>
            <w:r>
              <w:rPr>
                <w:sz w:val="16"/>
              </w:rPr>
              <w:t>Ciudad Limpia Bogotá</w:t>
            </w:r>
          </w:p>
        </w:tc>
        <w:tc>
          <w:tcPr>
            <w:tcW w:w="1728" w:type="dxa"/>
            <w:tcMar>
              <w:top w:w="40" w:type="dxa"/>
              <w:left w:w="80" w:type="dxa"/>
              <w:bottom w:w="40" w:type="dxa"/>
              <w:right w:w="80" w:type="dxa"/>
            </w:tcMar>
            <w:vAlign w:val="center"/>
          </w:tcPr>
          <w:p w14:paraId="4ACEC682" w14:textId="417FFA62" w:rsidR="001D6D33" w:rsidRDefault="002D2DD4">
            <w:pPr>
              <w:spacing w:before="20" w:after="20"/>
            </w:pPr>
            <w:r>
              <w:rPr>
                <w:sz w:val="16"/>
              </w:rPr>
              <w:t>1.900</w:t>
            </w:r>
          </w:p>
        </w:tc>
        <w:tc>
          <w:tcPr>
            <w:tcW w:w="5040" w:type="dxa"/>
            <w:tcMar>
              <w:top w:w="40" w:type="dxa"/>
              <w:left w:w="80" w:type="dxa"/>
              <w:bottom w:w="40" w:type="dxa"/>
              <w:right w:w="80" w:type="dxa"/>
            </w:tcMar>
            <w:vAlign w:val="center"/>
          </w:tcPr>
          <w:p w14:paraId="79A235E0" w14:textId="62BEB999" w:rsidR="001D6D33" w:rsidRDefault="52B5197F" w:rsidP="5F8CE5F7">
            <w:pPr>
              <w:spacing w:before="20" w:after="20"/>
              <w:rPr>
                <w:sz w:val="16"/>
                <w:szCs w:val="16"/>
              </w:rPr>
            </w:pPr>
            <w:r w:rsidRPr="5F8CE5F7">
              <w:rPr>
                <w:sz w:val="16"/>
                <w:szCs w:val="16"/>
              </w:rPr>
              <w:t>Principal. Ingresos ordinarios complejos</w:t>
            </w:r>
            <w:r w:rsidR="35F2A5B9" w:rsidRPr="5F8CE5F7">
              <w:rPr>
                <w:sz w:val="16"/>
                <w:szCs w:val="16"/>
              </w:rPr>
              <w:t>,</w:t>
            </w:r>
            <w:r w:rsidR="5E80DC3E" w:rsidRPr="5F8CE5F7">
              <w:rPr>
                <w:sz w:val="16"/>
                <w:szCs w:val="16"/>
              </w:rPr>
              <w:t xml:space="preserve"> dando cumplimiento a la Resolución CRA vigente</w:t>
            </w:r>
            <w:r w:rsidRPr="5F8CE5F7">
              <w:rPr>
                <w:sz w:val="16"/>
                <w:szCs w:val="16"/>
              </w:rPr>
              <w:t>.</w:t>
            </w:r>
            <w:r w:rsidR="78CE3EF6" w:rsidRPr="5F8CE5F7">
              <w:rPr>
                <w:sz w:val="16"/>
                <w:szCs w:val="16"/>
              </w:rPr>
              <w:t xml:space="preserve"> El costo de mano de obra se integra con nomina WEB </w:t>
            </w:r>
          </w:p>
        </w:tc>
      </w:tr>
      <w:tr w:rsidR="001D6D33" w14:paraId="48AD289D" w14:textId="77777777" w:rsidTr="5F8CE5F7">
        <w:trPr>
          <w:jc w:val="center"/>
        </w:trPr>
        <w:tc>
          <w:tcPr>
            <w:tcW w:w="2736" w:type="dxa"/>
            <w:shd w:val="clear" w:color="auto" w:fill="F2F6FC"/>
            <w:tcMar>
              <w:top w:w="40" w:type="dxa"/>
              <w:left w:w="80" w:type="dxa"/>
              <w:bottom w:w="40" w:type="dxa"/>
              <w:right w:w="80" w:type="dxa"/>
            </w:tcMar>
            <w:vAlign w:val="center"/>
          </w:tcPr>
          <w:p w14:paraId="3004F59E" w14:textId="77777777" w:rsidR="001D6D33" w:rsidRDefault="002D2DD4">
            <w:pPr>
              <w:spacing w:before="20" w:after="20"/>
            </w:pPr>
            <w:r>
              <w:rPr>
                <w:sz w:val="16"/>
              </w:rPr>
              <w:t>Ciudad Limpia Neiva</w:t>
            </w:r>
          </w:p>
        </w:tc>
        <w:tc>
          <w:tcPr>
            <w:tcW w:w="1728" w:type="dxa"/>
            <w:shd w:val="clear" w:color="auto" w:fill="F2F6FC"/>
            <w:tcMar>
              <w:top w:w="40" w:type="dxa"/>
              <w:left w:w="80" w:type="dxa"/>
              <w:bottom w:w="40" w:type="dxa"/>
              <w:right w:w="80" w:type="dxa"/>
            </w:tcMar>
            <w:vAlign w:val="center"/>
          </w:tcPr>
          <w:p w14:paraId="494F6EFD" w14:textId="3265C8B0" w:rsidR="001D6D33" w:rsidRDefault="002D2DD4">
            <w:pPr>
              <w:spacing w:before="20" w:after="20"/>
            </w:pPr>
            <w:r>
              <w:rPr>
                <w:sz w:val="16"/>
              </w:rPr>
              <w:t>500</w:t>
            </w:r>
          </w:p>
        </w:tc>
        <w:tc>
          <w:tcPr>
            <w:tcW w:w="5040" w:type="dxa"/>
            <w:shd w:val="clear" w:color="auto" w:fill="F2F6FC"/>
            <w:tcMar>
              <w:top w:w="40" w:type="dxa"/>
              <w:left w:w="80" w:type="dxa"/>
              <w:bottom w:w="40" w:type="dxa"/>
              <w:right w:w="80" w:type="dxa"/>
            </w:tcMar>
            <w:vAlign w:val="center"/>
          </w:tcPr>
          <w:p w14:paraId="0761A96B" w14:textId="65316D58" w:rsidR="001D6D33" w:rsidRDefault="52B5197F" w:rsidP="5F8CE5F7">
            <w:pPr>
              <w:spacing w:before="20" w:after="20"/>
              <w:rPr>
                <w:sz w:val="16"/>
                <w:szCs w:val="16"/>
              </w:rPr>
            </w:pPr>
            <w:r w:rsidRPr="5F8CE5F7">
              <w:rPr>
                <w:sz w:val="16"/>
                <w:szCs w:val="16"/>
              </w:rPr>
              <w:t>Particularidades tarifarias propias</w:t>
            </w:r>
            <w:r w:rsidR="6E40165E" w:rsidRPr="5F8CE5F7">
              <w:rPr>
                <w:sz w:val="16"/>
                <w:szCs w:val="16"/>
              </w:rPr>
              <w:t>, dando cumplimiento a la Resolución CRA vigente</w:t>
            </w:r>
            <w:r w:rsidR="6EEADF3A" w:rsidRPr="5F8CE5F7">
              <w:rPr>
                <w:sz w:val="16"/>
                <w:szCs w:val="16"/>
              </w:rPr>
              <w:t xml:space="preserve"> El costo de mano de obra se integra con nomina WEB</w:t>
            </w:r>
          </w:p>
        </w:tc>
      </w:tr>
      <w:tr w:rsidR="001D6D33" w14:paraId="50A8F226" w14:textId="77777777" w:rsidTr="5F8CE5F7">
        <w:trPr>
          <w:jc w:val="center"/>
        </w:trPr>
        <w:tc>
          <w:tcPr>
            <w:tcW w:w="2736" w:type="dxa"/>
            <w:tcMar>
              <w:top w:w="40" w:type="dxa"/>
              <w:left w:w="80" w:type="dxa"/>
              <w:bottom w:w="40" w:type="dxa"/>
              <w:right w:w="80" w:type="dxa"/>
            </w:tcMar>
            <w:vAlign w:val="center"/>
          </w:tcPr>
          <w:p w14:paraId="35FBF876" w14:textId="45BCDB85" w:rsidR="001D6D33" w:rsidRDefault="52B5197F">
            <w:pPr>
              <w:spacing w:before="20" w:after="20"/>
            </w:pPr>
            <w:r w:rsidRPr="5F8CE5F7">
              <w:rPr>
                <w:sz w:val="16"/>
                <w:szCs w:val="16"/>
              </w:rPr>
              <w:t xml:space="preserve">Ciudad Limpia </w:t>
            </w:r>
            <w:r w:rsidR="6225F448" w:rsidRPr="5F8CE5F7">
              <w:rPr>
                <w:sz w:val="16"/>
                <w:szCs w:val="16"/>
              </w:rPr>
              <w:t xml:space="preserve">del </w:t>
            </w:r>
            <w:r w:rsidRPr="5F8CE5F7">
              <w:rPr>
                <w:sz w:val="16"/>
                <w:szCs w:val="16"/>
              </w:rPr>
              <w:t>Huila</w:t>
            </w:r>
          </w:p>
        </w:tc>
        <w:tc>
          <w:tcPr>
            <w:tcW w:w="1728" w:type="dxa"/>
            <w:tcMar>
              <w:top w:w="40" w:type="dxa"/>
              <w:left w:w="80" w:type="dxa"/>
              <w:bottom w:w="40" w:type="dxa"/>
              <w:right w:w="80" w:type="dxa"/>
            </w:tcMar>
            <w:vAlign w:val="center"/>
          </w:tcPr>
          <w:p w14:paraId="1E779026" w14:textId="05D0E30E" w:rsidR="001D6D33" w:rsidRDefault="002D2DD4">
            <w:pPr>
              <w:spacing w:before="20" w:after="20"/>
            </w:pPr>
            <w:r>
              <w:rPr>
                <w:sz w:val="16"/>
              </w:rPr>
              <w:t>37</w:t>
            </w:r>
          </w:p>
        </w:tc>
        <w:tc>
          <w:tcPr>
            <w:tcW w:w="5040" w:type="dxa"/>
            <w:tcMar>
              <w:top w:w="40" w:type="dxa"/>
              <w:left w:w="80" w:type="dxa"/>
              <w:bottom w:w="40" w:type="dxa"/>
              <w:right w:w="80" w:type="dxa"/>
            </w:tcMar>
            <w:vAlign w:val="center"/>
          </w:tcPr>
          <w:p w14:paraId="6BE1CE01" w14:textId="343CC739" w:rsidR="001D6D33" w:rsidRDefault="52B5197F" w:rsidP="5F8CE5F7">
            <w:pPr>
              <w:spacing w:before="20" w:after="20"/>
              <w:rPr>
                <w:sz w:val="16"/>
                <w:szCs w:val="16"/>
              </w:rPr>
            </w:pPr>
            <w:r w:rsidRPr="5F8CE5F7">
              <w:rPr>
                <w:sz w:val="16"/>
                <w:szCs w:val="16"/>
              </w:rPr>
              <w:t>Operación pequeña</w:t>
            </w:r>
            <w:r w:rsidR="191C1849" w:rsidRPr="5F8CE5F7">
              <w:rPr>
                <w:sz w:val="16"/>
                <w:szCs w:val="16"/>
              </w:rPr>
              <w:t>, dando cumplimiento a la Resolución CRA vigente</w:t>
            </w:r>
            <w:r w:rsidR="708132FB" w:rsidRPr="5F8CE5F7">
              <w:rPr>
                <w:sz w:val="16"/>
                <w:szCs w:val="16"/>
              </w:rPr>
              <w:t xml:space="preserve"> El costo de mano de obra se integra con nomina WEB</w:t>
            </w:r>
          </w:p>
        </w:tc>
      </w:tr>
      <w:tr w:rsidR="001D6D33" w14:paraId="5139A787" w14:textId="77777777" w:rsidTr="5F8CE5F7">
        <w:trPr>
          <w:jc w:val="center"/>
        </w:trPr>
        <w:tc>
          <w:tcPr>
            <w:tcW w:w="2736" w:type="dxa"/>
            <w:shd w:val="clear" w:color="auto" w:fill="F2F6FC"/>
            <w:tcMar>
              <w:top w:w="40" w:type="dxa"/>
              <w:left w:w="80" w:type="dxa"/>
              <w:bottom w:w="40" w:type="dxa"/>
              <w:right w:w="80" w:type="dxa"/>
            </w:tcMar>
            <w:vAlign w:val="center"/>
          </w:tcPr>
          <w:p w14:paraId="7C5E8A52" w14:textId="77777777" w:rsidR="001D6D33" w:rsidRDefault="002D2DD4">
            <w:pPr>
              <w:spacing w:before="20" w:after="20"/>
            </w:pPr>
            <w:r>
              <w:rPr>
                <w:sz w:val="16"/>
              </w:rPr>
              <w:t>CGS</w:t>
            </w:r>
          </w:p>
        </w:tc>
        <w:tc>
          <w:tcPr>
            <w:tcW w:w="1728" w:type="dxa"/>
            <w:shd w:val="clear" w:color="auto" w:fill="F2F6FC"/>
            <w:tcMar>
              <w:top w:w="40" w:type="dxa"/>
              <w:left w:w="80" w:type="dxa"/>
              <w:bottom w:w="40" w:type="dxa"/>
              <w:right w:w="80" w:type="dxa"/>
            </w:tcMar>
            <w:vAlign w:val="center"/>
          </w:tcPr>
          <w:p w14:paraId="51ED68EB" w14:textId="39A33EC4" w:rsidR="001D6D33" w:rsidRDefault="002D2DD4">
            <w:pPr>
              <w:spacing w:before="20" w:after="20"/>
            </w:pPr>
            <w:r>
              <w:rPr>
                <w:sz w:val="16"/>
              </w:rPr>
              <w:t>182</w:t>
            </w:r>
          </w:p>
        </w:tc>
        <w:tc>
          <w:tcPr>
            <w:tcW w:w="5040" w:type="dxa"/>
            <w:shd w:val="clear" w:color="auto" w:fill="F2F6FC"/>
            <w:tcMar>
              <w:top w:w="40" w:type="dxa"/>
              <w:left w:w="80" w:type="dxa"/>
              <w:bottom w:w="40" w:type="dxa"/>
              <w:right w:w="80" w:type="dxa"/>
            </w:tcMar>
            <w:vAlign w:val="center"/>
          </w:tcPr>
          <w:p w14:paraId="1BDEE666" w14:textId="620B6430" w:rsidR="001D6D33" w:rsidRDefault="52B5197F" w:rsidP="5F8CE5F7">
            <w:pPr>
              <w:spacing w:before="20" w:after="20"/>
              <w:rPr>
                <w:sz w:val="16"/>
                <w:szCs w:val="16"/>
              </w:rPr>
            </w:pPr>
            <w:r w:rsidRPr="5F8CE5F7">
              <w:rPr>
                <w:sz w:val="16"/>
                <w:szCs w:val="16"/>
              </w:rPr>
              <w:t>Residuos peligrosos</w:t>
            </w:r>
            <w:r w:rsidR="5FAA5F94" w:rsidRPr="5F8CE5F7">
              <w:rPr>
                <w:sz w:val="16"/>
                <w:szCs w:val="16"/>
              </w:rPr>
              <w:t xml:space="preserve"> modelo PxQ, </w:t>
            </w:r>
            <w:r w:rsidR="37E901C8" w:rsidRPr="5F8CE5F7">
              <w:rPr>
                <w:sz w:val="16"/>
                <w:szCs w:val="16"/>
              </w:rPr>
              <w:t xml:space="preserve">servicio </w:t>
            </w:r>
            <w:r w:rsidR="41ED4F7D" w:rsidRPr="5F8CE5F7">
              <w:rPr>
                <w:sz w:val="16"/>
                <w:szCs w:val="16"/>
              </w:rPr>
              <w:t>público</w:t>
            </w:r>
            <w:r w:rsidR="37E901C8" w:rsidRPr="5F8CE5F7">
              <w:rPr>
                <w:sz w:val="16"/>
                <w:szCs w:val="16"/>
              </w:rPr>
              <w:t xml:space="preserve"> de </w:t>
            </w:r>
            <w:r w:rsidRPr="5F8CE5F7">
              <w:rPr>
                <w:sz w:val="16"/>
                <w:szCs w:val="16"/>
              </w:rPr>
              <w:t>aseo en municipios</w:t>
            </w:r>
            <w:r w:rsidR="491AFC44" w:rsidRPr="5F8CE5F7">
              <w:rPr>
                <w:sz w:val="16"/>
                <w:szCs w:val="16"/>
              </w:rPr>
              <w:t>, dando cumplimiento a la Resolución CRA vigente</w:t>
            </w:r>
            <w:r w:rsidRPr="5F8CE5F7">
              <w:rPr>
                <w:sz w:val="16"/>
                <w:szCs w:val="16"/>
              </w:rPr>
              <w:t>.</w:t>
            </w:r>
            <w:r w:rsidR="622AEB1D" w:rsidRPr="5F8CE5F7">
              <w:rPr>
                <w:sz w:val="16"/>
                <w:szCs w:val="16"/>
              </w:rPr>
              <w:t xml:space="preserve"> El costo de mano de obra se integra con nomina WEB</w:t>
            </w:r>
          </w:p>
        </w:tc>
      </w:tr>
      <w:tr w:rsidR="001D6D33" w14:paraId="7130B387" w14:textId="77777777" w:rsidTr="5F8CE5F7">
        <w:trPr>
          <w:jc w:val="center"/>
        </w:trPr>
        <w:tc>
          <w:tcPr>
            <w:tcW w:w="2736" w:type="dxa"/>
            <w:tcMar>
              <w:top w:w="40" w:type="dxa"/>
              <w:left w:w="80" w:type="dxa"/>
              <w:bottom w:w="40" w:type="dxa"/>
              <w:right w:w="80" w:type="dxa"/>
            </w:tcMar>
            <w:vAlign w:val="center"/>
          </w:tcPr>
          <w:p w14:paraId="2BDCC308" w14:textId="77777777" w:rsidR="001D6D33" w:rsidRDefault="002D2DD4">
            <w:pPr>
              <w:spacing w:before="20" w:after="20"/>
            </w:pPr>
            <w:r>
              <w:rPr>
                <w:sz w:val="16"/>
              </w:rPr>
              <w:t>RH</w:t>
            </w:r>
          </w:p>
        </w:tc>
        <w:tc>
          <w:tcPr>
            <w:tcW w:w="1728" w:type="dxa"/>
            <w:tcMar>
              <w:top w:w="40" w:type="dxa"/>
              <w:left w:w="80" w:type="dxa"/>
              <w:bottom w:w="40" w:type="dxa"/>
              <w:right w:w="80" w:type="dxa"/>
            </w:tcMar>
            <w:vAlign w:val="center"/>
          </w:tcPr>
          <w:p w14:paraId="4F32CD57" w14:textId="6A0F602C" w:rsidR="001D6D33" w:rsidRDefault="18905ED8" w:rsidP="6B982EE3">
            <w:pPr>
              <w:spacing w:before="20" w:after="20" w:line="259" w:lineRule="auto"/>
            </w:pPr>
            <w:r w:rsidRPr="6B982EE3">
              <w:rPr>
                <w:sz w:val="16"/>
                <w:szCs w:val="16"/>
              </w:rPr>
              <w:t>197</w:t>
            </w:r>
          </w:p>
        </w:tc>
        <w:tc>
          <w:tcPr>
            <w:tcW w:w="5040" w:type="dxa"/>
            <w:tcMar>
              <w:top w:w="40" w:type="dxa"/>
              <w:left w:w="80" w:type="dxa"/>
              <w:bottom w:w="40" w:type="dxa"/>
              <w:right w:w="80" w:type="dxa"/>
            </w:tcMar>
            <w:vAlign w:val="center"/>
          </w:tcPr>
          <w:p w14:paraId="6AFC6EBA" w14:textId="6AE976E9" w:rsidR="001D6D33" w:rsidRDefault="52B5197F" w:rsidP="5F8CE5F7">
            <w:pPr>
              <w:spacing w:before="20" w:after="20"/>
            </w:pPr>
            <w:r w:rsidRPr="5F8CE5F7">
              <w:rPr>
                <w:sz w:val="16"/>
                <w:szCs w:val="16"/>
              </w:rPr>
              <w:t>Residuos peligrosos</w:t>
            </w:r>
            <w:r w:rsidR="69166269" w:rsidRPr="5F8CE5F7">
              <w:rPr>
                <w:sz w:val="16"/>
                <w:szCs w:val="16"/>
              </w:rPr>
              <w:t xml:space="preserve"> modelo PXQ y paquetes</w:t>
            </w:r>
            <w:r w:rsidRPr="5F8CE5F7">
              <w:rPr>
                <w:sz w:val="16"/>
                <w:szCs w:val="16"/>
              </w:rPr>
              <w:t>.</w:t>
            </w:r>
            <w:r w:rsidR="3E57E43E" w:rsidRPr="5F8CE5F7">
              <w:rPr>
                <w:sz w:val="16"/>
                <w:szCs w:val="16"/>
              </w:rPr>
              <w:t xml:space="preserve"> El costo de mano de obra se integra con nomina WEB</w:t>
            </w:r>
            <w:r w:rsidRPr="5F8CE5F7">
              <w:rPr>
                <w:sz w:val="16"/>
                <w:szCs w:val="16"/>
              </w:rPr>
              <w:t>.</w:t>
            </w:r>
          </w:p>
        </w:tc>
      </w:tr>
    </w:tbl>
    <w:p w14:paraId="746439DA" w14:textId="77777777" w:rsidR="001D6D33" w:rsidRDefault="001D6D33">
      <w:pPr>
        <w:spacing w:after="80"/>
      </w:pPr>
    </w:p>
    <w:p w14:paraId="6806E3B9" w14:textId="77777777" w:rsidR="00716936" w:rsidRDefault="00716936">
      <w:pPr>
        <w:spacing w:after="60"/>
        <w:rPr>
          <w:b/>
        </w:rPr>
      </w:pPr>
    </w:p>
    <w:p w14:paraId="23406A9F" w14:textId="77777777" w:rsidR="00716936" w:rsidRDefault="00716936">
      <w:pPr>
        <w:spacing w:after="60"/>
        <w:rPr>
          <w:b/>
        </w:rPr>
      </w:pPr>
    </w:p>
    <w:p w14:paraId="38D21173" w14:textId="77777777" w:rsidR="00716936" w:rsidRDefault="00716936">
      <w:pPr>
        <w:spacing w:after="60"/>
        <w:rPr>
          <w:b/>
        </w:rPr>
      </w:pPr>
    </w:p>
    <w:p w14:paraId="4C79126B" w14:textId="77777777" w:rsidR="00716936" w:rsidRDefault="00716936">
      <w:pPr>
        <w:spacing w:after="60"/>
        <w:rPr>
          <w:b/>
        </w:rPr>
      </w:pPr>
    </w:p>
    <w:p w14:paraId="19D050B0" w14:textId="77777777" w:rsidR="00716936" w:rsidRDefault="00716936">
      <w:pPr>
        <w:spacing w:after="60"/>
        <w:rPr>
          <w:b/>
        </w:rPr>
      </w:pPr>
    </w:p>
    <w:p w14:paraId="071B1006" w14:textId="77777777" w:rsidR="00716936" w:rsidRDefault="00716936">
      <w:pPr>
        <w:spacing w:after="60"/>
        <w:rPr>
          <w:b/>
        </w:rPr>
      </w:pPr>
    </w:p>
    <w:p w14:paraId="440C4B1E" w14:textId="67B43325" w:rsidR="001D6D33" w:rsidRDefault="002D2DD4">
      <w:pPr>
        <w:spacing w:after="60"/>
      </w:pPr>
      <w:r>
        <w:rPr>
          <w:b/>
        </w:rPr>
        <w:t>Componentes de servicio (centros de beneficio)</w:t>
      </w:r>
    </w:p>
    <w:tbl>
      <w:tblPr>
        <w:tblStyle w:val="Fanalca"/>
        <w:tblW w:w="0" w:type="auto"/>
        <w:jc w:val="center"/>
        <w:tblLayout w:type="fixed"/>
        <w:tblLook w:val="04A0" w:firstRow="1" w:lastRow="0" w:firstColumn="1" w:lastColumn="0" w:noHBand="0" w:noVBand="1"/>
      </w:tblPr>
      <w:tblGrid>
        <w:gridCol w:w="2448"/>
        <w:gridCol w:w="3600"/>
        <w:gridCol w:w="3456"/>
      </w:tblGrid>
      <w:tr w:rsidR="001D6D33" w14:paraId="21D56F75"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tcMar>
              <w:top w:w="40" w:type="dxa"/>
              <w:left w:w="80" w:type="dxa"/>
              <w:bottom w:w="40" w:type="dxa"/>
              <w:right w:w="80" w:type="dxa"/>
            </w:tcMar>
            <w:vAlign w:val="center"/>
          </w:tcPr>
          <w:p w14:paraId="26AA9F88" w14:textId="77777777" w:rsidR="001D6D33" w:rsidRDefault="002D2DD4">
            <w:pPr>
              <w:spacing w:before="20" w:after="20"/>
              <w:jc w:val="center"/>
            </w:pPr>
            <w:r>
              <w:rPr>
                <w:b/>
                <w:color w:val="FFFFFF"/>
                <w:sz w:val="17"/>
              </w:rPr>
              <w:t>Componente</w:t>
            </w:r>
          </w:p>
        </w:tc>
        <w:tc>
          <w:tcPr>
            <w:tcW w:w="3600" w:type="dxa"/>
            <w:tcMar>
              <w:top w:w="40" w:type="dxa"/>
              <w:left w:w="80" w:type="dxa"/>
              <w:bottom w:w="40" w:type="dxa"/>
              <w:right w:w="80" w:type="dxa"/>
            </w:tcMar>
            <w:vAlign w:val="center"/>
          </w:tcPr>
          <w:p w14:paraId="7AB6F1E1" w14:textId="77777777" w:rsidR="001D6D33" w:rsidRDefault="002D2DD4">
            <w:pPr>
              <w:spacing w:before="20" w:after="20"/>
              <w:jc w:val="center"/>
            </w:pPr>
            <w:r>
              <w:rPr>
                <w:b/>
                <w:color w:val="FFFFFF"/>
                <w:sz w:val="17"/>
              </w:rPr>
              <w:t>Métrica de seguimiento</w:t>
            </w:r>
          </w:p>
        </w:tc>
        <w:tc>
          <w:tcPr>
            <w:tcW w:w="3456" w:type="dxa"/>
            <w:tcMar>
              <w:top w:w="40" w:type="dxa"/>
              <w:left w:w="80" w:type="dxa"/>
              <w:bottom w:w="40" w:type="dxa"/>
              <w:right w:w="80" w:type="dxa"/>
            </w:tcMar>
            <w:vAlign w:val="center"/>
          </w:tcPr>
          <w:p w14:paraId="576A3DE5" w14:textId="77777777" w:rsidR="001D6D33" w:rsidRDefault="002D2DD4">
            <w:pPr>
              <w:spacing w:before="20" w:after="20"/>
              <w:jc w:val="center"/>
            </w:pPr>
            <w:r>
              <w:rPr>
                <w:b/>
                <w:color w:val="FFFFFF"/>
                <w:sz w:val="17"/>
              </w:rPr>
              <w:t>Observación</w:t>
            </w:r>
          </w:p>
        </w:tc>
      </w:tr>
      <w:tr w:rsidR="001D6D33" w14:paraId="53410A48" w14:textId="77777777" w:rsidTr="5F8CE5F7">
        <w:trPr>
          <w:jc w:val="center"/>
        </w:trPr>
        <w:tc>
          <w:tcPr>
            <w:tcW w:w="2448" w:type="dxa"/>
            <w:tcMar>
              <w:top w:w="40" w:type="dxa"/>
              <w:left w:w="80" w:type="dxa"/>
              <w:bottom w:w="40" w:type="dxa"/>
              <w:right w:w="80" w:type="dxa"/>
            </w:tcMar>
            <w:vAlign w:val="center"/>
          </w:tcPr>
          <w:p w14:paraId="1421993F" w14:textId="722C850C" w:rsidR="001D6D33" w:rsidRDefault="61D21D5B" w:rsidP="6B982EE3">
            <w:pPr>
              <w:spacing w:before="20" w:after="20"/>
              <w:rPr>
                <w:sz w:val="16"/>
                <w:szCs w:val="16"/>
              </w:rPr>
            </w:pPr>
            <w:r w:rsidRPr="6B982EE3">
              <w:rPr>
                <w:sz w:val="16"/>
                <w:szCs w:val="16"/>
              </w:rPr>
              <w:t>Recolección</w:t>
            </w:r>
            <w:r w:rsidR="41E5C3F3" w:rsidRPr="6B982EE3">
              <w:rPr>
                <w:sz w:val="16"/>
                <w:szCs w:val="16"/>
              </w:rPr>
              <w:t xml:space="preserve"> / Trasera y Lateral</w:t>
            </w:r>
          </w:p>
        </w:tc>
        <w:tc>
          <w:tcPr>
            <w:tcW w:w="3600" w:type="dxa"/>
            <w:tcMar>
              <w:top w:w="40" w:type="dxa"/>
              <w:left w:w="80" w:type="dxa"/>
              <w:bottom w:w="40" w:type="dxa"/>
              <w:right w:w="80" w:type="dxa"/>
            </w:tcMar>
            <w:vAlign w:val="center"/>
          </w:tcPr>
          <w:p w14:paraId="6800D323" w14:textId="77777777" w:rsidR="001D6D33" w:rsidRDefault="002D2DD4">
            <w:pPr>
              <w:spacing w:before="20" w:after="20"/>
            </w:pPr>
            <w:r>
              <w:rPr>
                <w:sz w:val="16"/>
              </w:rPr>
              <w:t>Toneladas recolectadas</w:t>
            </w:r>
          </w:p>
        </w:tc>
        <w:tc>
          <w:tcPr>
            <w:tcW w:w="3456" w:type="dxa"/>
            <w:tcMar>
              <w:top w:w="40" w:type="dxa"/>
              <w:left w:w="80" w:type="dxa"/>
              <w:bottom w:w="40" w:type="dxa"/>
              <w:right w:w="80" w:type="dxa"/>
            </w:tcMar>
            <w:vAlign w:val="center"/>
          </w:tcPr>
          <w:p w14:paraId="02B0C9F9" w14:textId="77777777" w:rsidR="001D6D33" w:rsidRDefault="002D2DD4">
            <w:pPr>
              <w:spacing w:before="20" w:after="20"/>
            </w:pPr>
            <w:r>
              <w:rPr>
                <w:sz w:val="16"/>
              </w:rPr>
              <w:t>CEBE específico en S/4HANA</w:t>
            </w:r>
          </w:p>
        </w:tc>
      </w:tr>
      <w:tr w:rsidR="001D6D33" w14:paraId="7624EF5B" w14:textId="77777777" w:rsidTr="5F8CE5F7">
        <w:trPr>
          <w:jc w:val="center"/>
        </w:trPr>
        <w:tc>
          <w:tcPr>
            <w:tcW w:w="2448" w:type="dxa"/>
            <w:shd w:val="clear" w:color="auto" w:fill="F2F6FC"/>
            <w:tcMar>
              <w:top w:w="40" w:type="dxa"/>
              <w:left w:w="80" w:type="dxa"/>
              <w:bottom w:w="40" w:type="dxa"/>
              <w:right w:w="80" w:type="dxa"/>
            </w:tcMar>
            <w:vAlign w:val="center"/>
          </w:tcPr>
          <w:p w14:paraId="0134482D" w14:textId="31D099BB" w:rsidR="001D6D33" w:rsidRDefault="61D21D5B" w:rsidP="6B982EE3">
            <w:pPr>
              <w:spacing w:before="20" w:after="20"/>
              <w:rPr>
                <w:sz w:val="16"/>
                <w:szCs w:val="16"/>
              </w:rPr>
            </w:pPr>
            <w:r w:rsidRPr="6B982EE3">
              <w:rPr>
                <w:sz w:val="16"/>
                <w:szCs w:val="16"/>
              </w:rPr>
              <w:t>Barrido de vías</w:t>
            </w:r>
            <w:r w:rsidR="40D6204C" w:rsidRPr="6B982EE3">
              <w:rPr>
                <w:sz w:val="16"/>
                <w:szCs w:val="16"/>
              </w:rPr>
              <w:t xml:space="preserve"> / Manual y Mecánico</w:t>
            </w:r>
          </w:p>
        </w:tc>
        <w:tc>
          <w:tcPr>
            <w:tcW w:w="3600" w:type="dxa"/>
            <w:shd w:val="clear" w:color="auto" w:fill="F2F6FC"/>
            <w:tcMar>
              <w:top w:w="40" w:type="dxa"/>
              <w:left w:w="80" w:type="dxa"/>
              <w:bottom w:w="40" w:type="dxa"/>
              <w:right w:w="80" w:type="dxa"/>
            </w:tcMar>
            <w:vAlign w:val="center"/>
          </w:tcPr>
          <w:p w14:paraId="4DC18C90" w14:textId="77777777" w:rsidR="001D6D33" w:rsidRDefault="002D2DD4">
            <w:pPr>
              <w:spacing w:before="20" w:after="20"/>
            </w:pPr>
            <w:r>
              <w:rPr>
                <w:sz w:val="16"/>
              </w:rPr>
              <w:t>Kilómetros barridos</w:t>
            </w:r>
          </w:p>
        </w:tc>
        <w:tc>
          <w:tcPr>
            <w:tcW w:w="3456" w:type="dxa"/>
            <w:shd w:val="clear" w:color="auto" w:fill="F2F6FC"/>
            <w:tcMar>
              <w:top w:w="40" w:type="dxa"/>
              <w:left w:w="80" w:type="dxa"/>
              <w:bottom w:w="40" w:type="dxa"/>
              <w:right w:w="80" w:type="dxa"/>
            </w:tcMar>
            <w:vAlign w:val="center"/>
          </w:tcPr>
          <w:p w14:paraId="153A3C38" w14:textId="77777777" w:rsidR="001D6D33" w:rsidRDefault="002D2DD4">
            <w:pPr>
              <w:spacing w:before="20" w:after="20"/>
            </w:pPr>
            <w:commentRangeStart w:id="306"/>
            <w:r>
              <w:rPr>
                <w:sz w:val="16"/>
              </w:rPr>
              <w:t>CEBE específico</w:t>
            </w:r>
            <w:commentRangeEnd w:id="306"/>
            <w:r w:rsidR="00285B73">
              <w:rPr>
                <w:rStyle w:val="CommentReference"/>
                <w:sz w:val="22"/>
                <w:szCs w:val="24"/>
              </w:rPr>
              <w:commentReference w:id="306"/>
            </w:r>
          </w:p>
        </w:tc>
      </w:tr>
      <w:tr w:rsidR="001D6D33" w14:paraId="7C1D70F8" w14:textId="77777777" w:rsidTr="5F8CE5F7">
        <w:trPr>
          <w:jc w:val="center"/>
        </w:trPr>
        <w:tc>
          <w:tcPr>
            <w:tcW w:w="2448" w:type="dxa"/>
            <w:tcMar>
              <w:top w:w="40" w:type="dxa"/>
              <w:left w:w="80" w:type="dxa"/>
              <w:bottom w:w="40" w:type="dxa"/>
              <w:right w:w="80" w:type="dxa"/>
            </w:tcMar>
            <w:vAlign w:val="center"/>
          </w:tcPr>
          <w:p w14:paraId="01FF6D0D" w14:textId="77777777" w:rsidR="001D6D33" w:rsidRDefault="002D2DD4">
            <w:pPr>
              <w:spacing w:before="20" w:after="20"/>
            </w:pPr>
            <w:r>
              <w:rPr>
                <w:sz w:val="16"/>
              </w:rPr>
              <w:t>Corte de césped</w:t>
            </w:r>
          </w:p>
        </w:tc>
        <w:tc>
          <w:tcPr>
            <w:tcW w:w="3600" w:type="dxa"/>
            <w:tcMar>
              <w:top w:w="40" w:type="dxa"/>
              <w:left w:w="80" w:type="dxa"/>
              <w:bottom w:w="40" w:type="dxa"/>
              <w:right w:w="80" w:type="dxa"/>
            </w:tcMar>
            <w:vAlign w:val="center"/>
          </w:tcPr>
          <w:p w14:paraId="3F0729EB" w14:textId="77777777" w:rsidR="001D6D33" w:rsidRDefault="002D2DD4">
            <w:pPr>
              <w:spacing w:before="20" w:after="20"/>
            </w:pPr>
            <w:r>
              <w:rPr>
                <w:sz w:val="16"/>
              </w:rPr>
              <w:t>Metros cuadrados cortados</w:t>
            </w:r>
          </w:p>
        </w:tc>
        <w:tc>
          <w:tcPr>
            <w:tcW w:w="3456" w:type="dxa"/>
            <w:tcMar>
              <w:top w:w="40" w:type="dxa"/>
              <w:left w:w="80" w:type="dxa"/>
              <w:bottom w:w="40" w:type="dxa"/>
              <w:right w:w="80" w:type="dxa"/>
            </w:tcMar>
            <w:vAlign w:val="center"/>
          </w:tcPr>
          <w:p w14:paraId="10DFFDEF" w14:textId="77777777" w:rsidR="001D6D33" w:rsidRPr="00972D05" w:rsidRDefault="61D21D5B" w:rsidP="6B982EE3">
            <w:pPr>
              <w:spacing w:before="20" w:after="20"/>
              <w:rPr>
                <w:b/>
                <w:bCs/>
                <w:sz w:val="16"/>
                <w:szCs w:val="16"/>
              </w:rPr>
            </w:pPr>
            <w:r w:rsidRPr="6B982EE3">
              <w:rPr>
                <w:sz w:val="16"/>
                <w:szCs w:val="16"/>
              </w:rPr>
              <w:t>CEBE específico</w:t>
            </w:r>
          </w:p>
        </w:tc>
      </w:tr>
      <w:tr w:rsidR="001D6D33" w14:paraId="06842889" w14:textId="77777777" w:rsidTr="00972D05">
        <w:trPr>
          <w:trHeight w:val="300"/>
          <w:jc w:val="center"/>
        </w:trPr>
        <w:tc>
          <w:tcPr>
            <w:tcW w:w="2448" w:type="dxa"/>
            <w:shd w:val="clear" w:color="auto" w:fill="F2F6FC"/>
            <w:tcMar>
              <w:top w:w="40" w:type="dxa"/>
              <w:left w:w="80" w:type="dxa"/>
              <w:bottom w:w="40" w:type="dxa"/>
              <w:right w:w="80" w:type="dxa"/>
            </w:tcMar>
            <w:vAlign w:val="center"/>
          </w:tcPr>
          <w:p w14:paraId="1083CE50" w14:textId="77777777" w:rsidR="001D6D33" w:rsidRDefault="002D2DD4">
            <w:pPr>
              <w:spacing w:before="20" w:after="20"/>
            </w:pPr>
            <w:r>
              <w:rPr>
                <w:sz w:val="16"/>
              </w:rPr>
              <w:t>Poda de árboles</w:t>
            </w:r>
          </w:p>
        </w:tc>
        <w:tc>
          <w:tcPr>
            <w:tcW w:w="3600" w:type="dxa"/>
            <w:shd w:val="clear" w:color="auto" w:fill="F2F6FC"/>
            <w:tcMar>
              <w:top w:w="40" w:type="dxa"/>
              <w:left w:w="80" w:type="dxa"/>
              <w:bottom w:w="40" w:type="dxa"/>
              <w:right w:w="80" w:type="dxa"/>
            </w:tcMar>
            <w:vAlign w:val="center"/>
          </w:tcPr>
          <w:p w14:paraId="2B8E7C0D" w14:textId="77777777" w:rsidR="001D6D33" w:rsidRDefault="002D2DD4">
            <w:pPr>
              <w:spacing w:before="20" w:after="20"/>
            </w:pPr>
            <w:r>
              <w:rPr>
                <w:sz w:val="16"/>
              </w:rPr>
              <w:t>Cantidad de árboles podados</w:t>
            </w:r>
          </w:p>
        </w:tc>
        <w:tc>
          <w:tcPr>
            <w:tcW w:w="3456" w:type="dxa"/>
            <w:shd w:val="clear" w:color="auto" w:fill="F2F6FC"/>
            <w:tcMar>
              <w:top w:w="40" w:type="dxa"/>
              <w:left w:w="80" w:type="dxa"/>
              <w:bottom w:w="40" w:type="dxa"/>
              <w:right w:w="80" w:type="dxa"/>
            </w:tcMar>
            <w:vAlign w:val="center"/>
          </w:tcPr>
          <w:p w14:paraId="1439BFEA" w14:textId="77777777" w:rsidR="001D6D33" w:rsidRDefault="002D2DD4">
            <w:pPr>
              <w:spacing w:before="20" w:after="20"/>
            </w:pPr>
            <w:r>
              <w:rPr>
                <w:sz w:val="16"/>
              </w:rPr>
              <w:t>CEBE específico</w:t>
            </w:r>
          </w:p>
        </w:tc>
      </w:tr>
      <w:tr w:rsidR="6B982EE3" w14:paraId="0E77FC73" w14:textId="77777777" w:rsidTr="5F8CE5F7">
        <w:trPr>
          <w:trHeight w:val="300"/>
          <w:jc w:val="center"/>
        </w:trPr>
        <w:tc>
          <w:tcPr>
            <w:tcW w:w="2448" w:type="dxa"/>
            <w:shd w:val="clear" w:color="auto" w:fill="F2F6FC"/>
            <w:tcMar>
              <w:top w:w="40" w:type="dxa"/>
              <w:left w:w="80" w:type="dxa"/>
              <w:bottom w:w="40" w:type="dxa"/>
              <w:right w:w="80" w:type="dxa"/>
            </w:tcMar>
            <w:vAlign w:val="center"/>
          </w:tcPr>
          <w:p w14:paraId="153F940D" w14:textId="3C288076" w:rsidR="2E1B1437" w:rsidRDefault="0A32FD25" w:rsidP="6B982EE3">
            <w:pPr>
              <w:rPr>
                <w:sz w:val="16"/>
                <w:szCs w:val="16"/>
              </w:rPr>
            </w:pPr>
            <w:r w:rsidRPr="5F8CE5F7">
              <w:rPr>
                <w:sz w:val="16"/>
                <w:szCs w:val="16"/>
              </w:rPr>
              <w:t>E</w:t>
            </w:r>
            <w:r w:rsidR="39DECF2F" w:rsidRPr="5F8CE5F7">
              <w:rPr>
                <w:sz w:val="16"/>
                <w:szCs w:val="16"/>
              </w:rPr>
              <w:t>s</w:t>
            </w:r>
            <w:r w:rsidRPr="5F8CE5F7">
              <w:rPr>
                <w:sz w:val="16"/>
                <w:szCs w:val="16"/>
              </w:rPr>
              <w:t>combros</w:t>
            </w:r>
          </w:p>
        </w:tc>
        <w:tc>
          <w:tcPr>
            <w:tcW w:w="3600" w:type="dxa"/>
            <w:shd w:val="clear" w:color="auto" w:fill="F2F6FC"/>
            <w:tcMar>
              <w:top w:w="40" w:type="dxa"/>
              <w:left w:w="80" w:type="dxa"/>
              <w:bottom w:w="40" w:type="dxa"/>
              <w:right w:w="80" w:type="dxa"/>
            </w:tcMar>
            <w:vAlign w:val="center"/>
          </w:tcPr>
          <w:p w14:paraId="29574FEB" w14:textId="107F7411" w:rsidR="2E1B1437" w:rsidRDefault="2E1B1437" w:rsidP="6B982EE3">
            <w:pPr>
              <w:rPr>
                <w:sz w:val="16"/>
                <w:szCs w:val="16"/>
              </w:rPr>
            </w:pPr>
            <w:r w:rsidRPr="6B982EE3">
              <w:rPr>
                <w:sz w:val="16"/>
                <w:szCs w:val="16"/>
              </w:rPr>
              <w:t>Toneladas</w:t>
            </w:r>
          </w:p>
        </w:tc>
        <w:tc>
          <w:tcPr>
            <w:tcW w:w="3456" w:type="dxa"/>
            <w:shd w:val="clear" w:color="auto" w:fill="F2F6FC"/>
            <w:tcMar>
              <w:top w:w="40" w:type="dxa"/>
              <w:left w:w="80" w:type="dxa"/>
              <w:bottom w:w="40" w:type="dxa"/>
              <w:right w:w="80" w:type="dxa"/>
            </w:tcMar>
            <w:vAlign w:val="center"/>
          </w:tcPr>
          <w:p w14:paraId="2CE3910B" w14:textId="0EAD5FA7" w:rsidR="2E1B1437" w:rsidRDefault="2E1B1437" w:rsidP="6B982EE3">
            <w:pPr>
              <w:spacing w:before="20" w:after="20"/>
            </w:pPr>
            <w:r w:rsidRPr="6B982EE3">
              <w:rPr>
                <w:sz w:val="16"/>
                <w:szCs w:val="16"/>
              </w:rPr>
              <w:t>CEBE específico</w:t>
            </w:r>
          </w:p>
        </w:tc>
      </w:tr>
      <w:tr w:rsidR="6B982EE3" w14:paraId="2530EBD5" w14:textId="77777777" w:rsidTr="5F8CE5F7">
        <w:trPr>
          <w:trHeight w:val="300"/>
          <w:jc w:val="center"/>
        </w:trPr>
        <w:tc>
          <w:tcPr>
            <w:tcW w:w="2448" w:type="dxa"/>
            <w:shd w:val="clear" w:color="auto" w:fill="F2F6FC"/>
            <w:tcMar>
              <w:top w:w="40" w:type="dxa"/>
              <w:left w:w="80" w:type="dxa"/>
              <w:bottom w:w="40" w:type="dxa"/>
              <w:right w:w="80" w:type="dxa"/>
            </w:tcMar>
            <w:vAlign w:val="center"/>
          </w:tcPr>
          <w:p w14:paraId="5E070182" w14:textId="0CE93EA0" w:rsidR="2E1B1437" w:rsidRDefault="2E1B1437" w:rsidP="6B982EE3">
            <w:pPr>
              <w:rPr>
                <w:sz w:val="16"/>
                <w:szCs w:val="16"/>
              </w:rPr>
            </w:pPr>
            <w:r w:rsidRPr="6B982EE3">
              <w:rPr>
                <w:sz w:val="16"/>
                <w:szCs w:val="16"/>
              </w:rPr>
              <w:t>Lavado Areas Publicas</w:t>
            </w:r>
          </w:p>
        </w:tc>
        <w:tc>
          <w:tcPr>
            <w:tcW w:w="3600" w:type="dxa"/>
            <w:shd w:val="clear" w:color="auto" w:fill="F2F6FC"/>
            <w:tcMar>
              <w:top w:w="40" w:type="dxa"/>
              <w:left w:w="80" w:type="dxa"/>
              <w:bottom w:w="40" w:type="dxa"/>
              <w:right w:w="80" w:type="dxa"/>
            </w:tcMar>
            <w:vAlign w:val="center"/>
          </w:tcPr>
          <w:p w14:paraId="158E645D" w14:textId="1983BD50" w:rsidR="2E1B1437" w:rsidRDefault="564BB56B" w:rsidP="6B982EE3">
            <w:pPr>
              <w:rPr>
                <w:sz w:val="16"/>
                <w:szCs w:val="16"/>
              </w:rPr>
            </w:pPr>
            <w:r w:rsidRPr="5F8CE5F7">
              <w:rPr>
                <w:sz w:val="16"/>
                <w:szCs w:val="16"/>
              </w:rPr>
              <w:t xml:space="preserve">Metros cúbicos </w:t>
            </w:r>
          </w:p>
        </w:tc>
        <w:tc>
          <w:tcPr>
            <w:tcW w:w="3456" w:type="dxa"/>
            <w:shd w:val="clear" w:color="auto" w:fill="F2F6FC"/>
            <w:tcMar>
              <w:top w:w="40" w:type="dxa"/>
              <w:left w:w="80" w:type="dxa"/>
              <w:bottom w:w="40" w:type="dxa"/>
              <w:right w:w="80" w:type="dxa"/>
            </w:tcMar>
            <w:vAlign w:val="center"/>
          </w:tcPr>
          <w:p w14:paraId="6A4C9C5E" w14:textId="0CC71A42" w:rsidR="2E1B1437" w:rsidRDefault="2E1B1437" w:rsidP="6B982EE3">
            <w:r w:rsidRPr="6B982EE3">
              <w:rPr>
                <w:sz w:val="16"/>
                <w:szCs w:val="16"/>
              </w:rPr>
              <w:t>CEBE especifico</w:t>
            </w:r>
          </w:p>
        </w:tc>
      </w:tr>
      <w:tr w:rsidR="6B982EE3" w14:paraId="5CD5317C" w14:textId="77777777" w:rsidTr="5F8CE5F7">
        <w:trPr>
          <w:trHeight w:val="300"/>
          <w:jc w:val="center"/>
        </w:trPr>
        <w:tc>
          <w:tcPr>
            <w:tcW w:w="2448" w:type="dxa"/>
            <w:shd w:val="clear" w:color="auto" w:fill="F2F6FC"/>
            <w:tcMar>
              <w:top w:w="40" w:type="dxa"/>
              <w:left w:w="80" w:type="dxa"/>
              <w:bottom w:w="40" w:type="dxa"/>
              <w:right w:w="80" w:type="dxa"/>
            </w:tcMar>
            <w:vAlign w:val="center"/>
          </w:tcPr>
          <w:p w14:paraId="52D8D172" w14:textId="34002C1D" w:rsidR="5DC6A7BF" w:rsidRDefault="5DC6A7BF" w:rsidP="6B982EE3">
            <w:pPr>
              <w:rPr>
                <w:sz w:val="16"/>
                <w:szCs w:val="16"/>
              </w:rPr>
            </w:pPr>
            <w:r w:rsidRPr="6B982EE3">
              <w:rPr>
                <w:sz w:val="16"/>
                <w:szCs w:val="16"/>
              </w:rPr>
              <w:t>Comercialización</w:t>
            </w:r>
            <w:r w:rsidR="05BB364B" w:rsidRPr="6B982EE3">
              <w:rPr>
                <w:sz w:val="16"/>
                <w:szCs w:val="16"/>
              </w:rPr>
              <w:t xml:space="preserve"> Ordinarios</w:t>
            </w:r>
          </w:p>
        </w:tc>
        <w:tc>
          <w:tcPr>
            <w:tcW w:w="3600" w:type="dxa"/>
            <w:shd w:val="clear" w:color="auto" w:fill="F2F6FC"/>
            <w:tcMar>
              <w:top w:w="40" w:type="dxa"/>
              <w:left w:w="80" w:type="dxa"/>
              <w:bottom w:w="40" w:type="dxa"/>
              <w:right w:w="80" w:type="dxa"/>
            </w:tcMar>
            <w:vAlign w:val="center"/>
          </w:tcPr>
          <w:p w14:paraId="1911AD2F" w14:textId="7BA10209" w:rsidR="5DC6A7BF" w:rsidRDefault="5DC6A7BF" w:rsidP="6B982EE3">
            <w:pPr>
              <w:rPr>
                <w:sz w:val="16"/>
                <w:szCs w:val="16"/>
              </w:rPr>
            </w:pPr>
            <w:r w:rsidRPr="6B982EE3">
              <w:rPr>
                <w:sz w:val="16"/>
                <w:szCs w:val="16"/>
              </w:rPr>
              <w:t>Cantidad de suscriptores</w:t>
            </w:r>
          </w:p>
        </w:tc>
        <w:tc>
          <w:tcPr>
            <w:tcW w:w="3456" w:type="dxa"/>
            <w:shd w:val="clear" w:color="auto" w:fill="F2F6FC"/>
            <w:tcMar>
              <w:top w:w="40" w:type="dxa"/>
              <w:left w:w="80" w:type="dxa"/>
              <w:bottom w:w="40" w:type="dxa"/>
              <w:right w:w="80" w:type="dxa"/>
            </w:tcMar>
            <w:vAlign w:val="center"/>
          </w:tcPr>
          <w:p w14:paraId="57C27072" w14:textId="0648A9A1" w:rsidR="5DC6A7BF" w:rsidRDefault="5DC6A7BF" w:rsidP="6B982EE3">
            <w:pPr>
              <w:spacing w:before="20" w:after="20"/>
            </w:pPr>
            <w:r w:rsidRPr="6B982EE3">
              <w:rPr>
                <w:sz w:val="16"/>
                <w:szCs w:val="16"/>
              </w:rPr>
              <w:t>CEBE específico</w:t>
            </w:r>
          </w:p>
        </w:tc>
      </w:tr>
      <w:tr w:rsidR="001D6D33" w14:paraId="4867363F" w14:textId="77777777" w:rsidTr="5F8CE5F7">
        <w:trPr>
          <w:jc w:val="center"/>
        </w:trPr>
        <w:tc>
          <w:tcPr>
            <w:tcW w:w="2448" w:type="dxa"/>
            <w:tcMar>
              <w:top w:w="40" w:type="dxa"/>
              <w:left w:w="80" w:type="dxa"/>
              <w:bottom w:w="40" w:type="dxa"/>
              <w:right w:w="80" w:type="dxa"/>
            </w:tcMar>
            <w:vAlign w:val="center"/>
          </w:tcPr>
          <w:p w14:paraId="1713CFE9" w14:textId="6E02527E" w:rsidR="001D6D33" w:rsidRDefault="2F1D001C">
            <w:pPr>
              <w:spacing w:before="20" w:after="20"/>
            </w:pPr>
            <w:r w:rsidRPr="5F8CE5F7">
              <w:rPr>
                <w:sz w:val="16"/>
                <w:szCs w:val="16"/>
              </w:rPr>
              <w:t>Excedentes Industriales</w:t>
            </w:r>
          </w:p>
        </w:tc>
        <w:tc>
          <w:tcPr>
            <w:tcW w:w="3600" w:type="dxa"/>
            <w:tcMar>
              <w:top w:w="40" w:type="dxa"/>
              <w:left w:w="80" w:type="dxa"/>
              <w:bottom w:w="40" w:type="dxa"/>
              <w:right w:w="80" w:type="dxa"/>
            </w:tcMar>
            <w:vAlign w:val="center"/>
          </w:tcPr>
          <w:p w14:paraId="6E1BE3B3" w14:textId="73E2DA80" w:rsidR="001D6D33" w:rsidRDefault="6ABCAEB4" w:rsidP="5F8CE5F7">
            <w:pPr>
              <w:spacing w:before="20" w:after="20" w:line="259" w:lineRule="auto"/>
            </w:pPr>
            <w:r w:rsidRPr="5F8CE5F7">
              <w:rPr>
                <w:sz w:val="16"/>
                <w:szCs w:val="16"/>
              </w:rPr>
              <w:t xml:space="preserve">Toneladas / </w:t>
            </w:r>
            <w:r w:rsidR="369958BB" w:rsidRPr="5F8CE5F7">
              <w:rPr>
                <w:sz w:val="16"/>
                <w:szCs w:val="16"/>
              </w:rPr>
              <w:t>Kilos</w:t>
            </w:r>
            <w:r w:rsidR="1E109841" w:rsidRPr="5F8CE5F7">
              <w:rPr>
                <w:sz w:val="16"/>
                <w:szCs w:val="16"/>
              </w:rPr>
              <w:t xml:space="preserve"> / Unidades</w:t>
            </w:r>
          </w:p>
        </w:tc>
        <w:tc>
          <w:tcPr>
            <w:tcW w:w="3456" w:type="dxa"/>
            <w:tcMar>
              <w:top w:w="40" w:type="dxa"/>
              <w:left w:w="80" w:type="dxa"/>
              <w:bottom w:w="40" w:type="dxa"/>
              <w:right w:w="80" w:type="dxa"/>
            </w:tcMar>
            <w:vAlign w:val="center"/>
          </w:tcPr>
          <w:p w14:paraId="3EFB43DC" w14:textId="77777777" w:rsidR="001D6D33" w:rsidRDefault="002D2DD4">
            <w:pPr>
              <w:spacing w:before="20" w:after="20"/>
            </w:pPr>
            <w:r>
              <w:rPr>
                <w:sz w:val="16"/>
              </w:rPr>
              <w:t>CGS / RH</w:t>
            </w:r>
          </w:p>
        </w:tc>
      </w:tr>
      <w:tr w:rsidR="6B982EE3" w14:paraId="13BEDE9C" w14:textId="77777777" w:rsidTr="5F8CE5F7">
        <w:trPr>
          <w:trHeight w:val="300"/>
          <w:jc w:val="center"/>
        </w:trPr>
        <w:tc>
          <w:tcPr>
            <w:tcW w:w="2448" w:type="dxa"/>
            <w:tcMar>
              <w:top w:w="40" w:type="dxa"/>
              <w:left w:w="80" w:type="dxa"/>
              <w:bottom w:w="40" w:type="dxa"/>
              <w:right w:w="80" w:type="dxa"/>
            </w:tcMar>
            <w:vAlign w:val="center"/>
          </w:tcPr>
          <w:p w14:paraId="345ADA34" w14:textId="4C00CC01" w:rsidR="4CE37B50" w:rsidRDefault="4CE37B50" w:rsidP="6B982EE3">
            <w:pPr>
              <w:rPr>
                <w:sz w:val="16"/>
                <w:szCs w:val="16"/>
              </w:rPr>
            </w:pPr>
            <w:r w:rsidRPr="6B982EE3">
              <w:rPr>
                <w:sz w:val="16"/>
                <w:szCs w:val="16"/>
              </w:rPr>
              <w:t>Tratamiento RP</w:t>
            </w:r>
          </w:p>
        </w:tc>
        <w:tc>
          <w:tcPr>
            <w:tcW w:w="3600" w:type="dxa"/>
            <w:tcMar>
              <w:top w:w="40" w:type="dxa"/>
              <w:left w:w="80" w:type="dxa"/>
              <w:bottom w:w="40" w:type="dxa"/>
              <w:right w:w="80" w:type="dxa"/>
            </w:tcMar>
            <w:vAlign w:val="center"/>
          </w:tcPr>
          <w:p w14:paraId="4F46330E" w14:textId="53AF7CF4" w:rsidR="4CE37B50" w:rsidRDefault="4CE37B50" w:rsidP="6B982EE3">
            <w:pPr>
              <w:rPr>
                <w:sz w:val="16"/>
                <w:szCs w:val="16"/>
              </w:rPr>
            </w:pPr>
            <w:r w:rsidRPr="6B982EE3">
              <w:rPr>
                <w:sz w:val="16"/>
                <w:szCs w:val="16"/>
              </w:rPr>
              <w:t>Toneladas Tratadas</w:t>
            </w:r>
          </w:p>
        </w:tc>
        <w:tc>
          <w:tcPr>
            <w:tcW w:w="3456" w:type="dxa"/>
            <w:tcMar>
              <w:top w:w="40" w:type="dxa"/>
              <w:left w:w="80" w:type="dxa"/>
              <w:bottom w:w="40" w:type="dxa"/>
              <w:right w:w="80" w:type="dxa"/>
            </w:tcMar>
            <w:vAlign w:val="center"/>
          </w:tcPr>
          <w:p w14:paraId="061CB6B2" w14:textId="73AE6BC5" w:rsidR="4CE37B50" w:rsidRDefault="4CE37B50" w:rsidP="6B982EE3">
            <w:r w:rsidRPr="6B982EE3">
              <w:rPr>
                <w:sz w:val="16"/>
                <w:szCs w:val="16"/>
              </w:rPr>
              <w:t>CEBE específico</w:t>
            </w:r>
          </w:p>
        </w:tc>
      </w:tr>
      <w:tr w:rsidR="001D6D33" w14:paraId="28EA7951" w14:textId="77777777" w:rsidTr="5F8CE5F7">
        <w:trPr>
          <w:jc w:val="center"/>
        </w:trPr>
        <w:tc>
          <w:tcPr>
            <w:tcW w:w="2448" w:type="dxa"/>
            <w:shd w:val="clear" w:color="auto" w:fill="F2F6FC"/>
            <w:tcMar>
              <w:top w:w="40" w:type="dxa"/>
              <w:left w:w="80" w:type="dxa"/>
              <w:bottom w:w="40" w:type="dxa"/>
              <w:right w:w="80" w:type="dxa"/>
            </w:tcMar>
            <w:vAlign w:val="center"/>
          </w:tcPr>
          <w:p w14:paraId="3A98FB3C" w14:textId="719896DA" w:rsidR="001D6D33" w:rsidRDefault="63AF8E1A" w:rsidP="6B982EE3">
            <w:pPr>
              <w:spacing w:before="20" w:after="20"/>
              <w:rPr>
                <w:sz w:val="16"/>
                <w:szCs w:val="16"/>
              </w:rPr>
            </w:pPr>
            <w:r w:rsidRPr="5F8CE5F7">
              <w:rPr>
                <w:sz w:val="16"/>
                <w:szCs w:val="16"/>
              </w:rPr>
              <w:t>Comercialización</w:t>
            </w:r>
            <w:commentRangeStart w:id="307"/>
            <w:commentRangeEnd w:id="307"/>
            <w:r w:rsidR="002D2DD4">
              <w:rPr>
                <w:rStyle w:val="CommentReference"/>
              </w:rPr>
              <w:commentReference w:id="307"/>
            </w:r>
          </w:p>
        </w:tc>
        <w:tc>
          <w:tcPr>
            <w:tcW w:w="3600" w:type="dxa"/>
            <w:shd w:val="clear" w:color="auto" w:fill="F2F6FC"/>
            <w:tcMar>
              <w:top w:w="40" w:type="dxa"/>
              <w:left w:w="80" w:type="dxa"/>
              <w:bottom w:w="40" w:type="dxa"/>
              <w:right w:w="80" w:type="dxa"/>
            </w:tcMar>
            <w:vAlign w:val="center"/>
          </w:tcPr>
          <w:p w14:paraId="19EAF94D" w14:textId="77777777" w:rsidR="001D6D33" w:rsidRDefault="002D2DD4">
            <w:pPr>
              <w:spacing w:before="20" w:after="20"/>
            </w:pPr>
            <w:r>
              <w:rPr>
                <w:sz w:val="16"/>
              </w:rPr>
              <w:t>Valor facturado</w:t>
            </w:r>
          </w:p>
        </w:tc>
        <w:tc>
          <w:tcPr>
            <w:tcW w:w="3456" w:type="dxa"/>
            <w:shd w:val="clear" w:color="auto" w:fill="F2F6FC"/>
            <w:tcMar>
              <w:top w:w="40" w:type="dxa"/>
              <w:left w:w="80" w:type="dxa"/>
              <w:bottom w:w="40" w:type="dxa"/>
              <w:right w:w="80" w:type="dxa"/>
            </w:tcMar>
            <w:vAlign w:val="center"/>
          </w:tcPr>
          <w:p w14:paraId="666AC3E8" w14:textId="77777777" w:rsidR="001D6D33" w:rsidRDefault="002D2DD4">
            <w:pPr>
              <w:spacing w:before="20" w:after="20"/>
            </w:pPr>
            <w:r>
              <w:rPr>
                <w:sz w:val="16"/>
              </w:rPr>
              <w:t>Otros ingresos</w:t>
            </w:r>
          </w:p>
        </w:tc>
      </w:tr>
    </w:tbl>
    <w:p w14:paraId="463CF0B1" w14:textId="77777777" w:rsidR="001D6D33" w:rsidRDefault="001D6D33">
      <w:pPr>
        <w:spacing w:after="80"/>
      </w:pPr>
    </w:p>
    <w:p w14:paraId="2D3DC6AD" w14:textId="77777777" w:rsidR="005014F0" w:rsidRDefault="005014F0">
      <w:pPr>
        <w:spacing w:after="80"/>
      </w:pPr>
    </w:p>
    <w:p w14:paraId="44390F3B" w14:textId="77777777" w:rsidR="005014F0" w:rsidRDefault="005014F0">
      <w:pPr>
        <w:spacing w:after="80"/>
      </w:pPr>
    </w:p>
    <w:p w14:paraId="2AEA8F18" w14:textId="77777777" w:rsidR="001D6D33" w:rsidRDefault="002D2DD4">
      <w:pPr>
        <w:pStyle w:val="Heading2"/>
        <w:spacing w:before="200" w:after="80"/>
      </w:pPr>
      <w:bookmarkStart w:id="308" w:name="_Toc231905260"/>
      <w:r>
        <w:t>Diseño y configuración de soluciones</w:t>
      </w:r>
      <w:bookmarkEnd w:id="308"/>
    </w:p>
    <w:p w14:paraId="03804891" w14:textId="77777777" w:rsidR="001D6D33" w:rsidRDefault="002D2DD4">
      <w:pPr>
        <w:pStyle w:val="Heading3"/>
        <w:spacing w:before="160"/>
      </w:pPr>
      <w:bookmarkStart w:id="309" w:name="_Toc231905261"/>
      <w:r>
        <w:t>Arquitectura de la solución</w:t>
      </w:r>
      <w:bookmarkEnd w:id="309"/>
    </w:p>
    <w:p w14:paraId="6B6C82AB" w14:textId="2754F758" w:rsidR="001D6D33" w:rsidRDefault="002D2DD4">
      <w:pPr>
        <w:spacing w:after="120"/>
        <w:jc w:val="both"/>
        <w:rPr>
          <w:ins w:id="310" w:author="Miranda Torres Lady Nayiby" w:date="2026-07-01T15:09:00Z" w16du:dateUtc="2026-07-01T20:09:00Z"/>
        </w:rPr>
      </w:pPr>
      <w:r>
        <w:t>La arquitectura integra las fuentes de datos, una capa de dimensiones compartidas, los tres modelos SAC y las salidas de consumo. Los datos reales provienen de SAP S/4HANA a través de SAP DataSphere (CDS Views); el presupuesto se carga por plantillas Excel</w:t>
      </w:r>
      <w:r w:rsidR="00D7425C">
        <w:t xml:space="preserve"> add in de SAC</w:t>
      </w:r>
      <w:r>
        <w:t xml:space="preserve"> y los ajustes se ingresan directamente en </w:t>
      </w:r>
      <w:commentRangeStart w:id="311"/>
      <w:r>
        <w:t>SAC</w:t>
      </w:r>
      <w:commentRangeEnd w:id="311"/>
      <w:r w:rsidR="0067470D">
        <w:rPr>
          <w:rStyle w:val="CommentReference"/>
          <w:sz w:val="20"/>
          <w:szCs w:val="24"/>
        </w:rPr>
        <w:commentReference w:id="311"/>
      </w:r>
      <w:r>
        <w:t>.</w:t>
      </w:r>
    </w:p>
    <w:p w14:paraId="4C67DC71" w14:textId="77777777" w:rsidR="00FB3C03" w:rsidRDefault="00FB3C03">
      <w:pPr>
        <w:spacing w:after="120"/>
        <w:jc w:val="both"/>
        <w:rPr>
          <w:ins w:id="312" w:author="Miranda Torres Lady Nayiby" w:date="2026-07-01T15:09:00Z" w16du:dateUtc="2026-07-01T20:09:00Z"/>
        </w:rPr>
      </w:pPr>
    </w:p>
    <w:p w14:paraId="5210D9A1" w14:textId="77777777" w:rsidR="00FB3C03" w:rsidRDefault="00FB3C03">
      <w:pPr>
        <w:spacing w:after="120"/>
        <w:jc w:val="both"/>
      </w:pPr>
    </w:p>
    <w:p w14:paraId="3CDDC977" w14:textId="77777777" w:rsidR="001D6D33" w:rsidRDefault="002D2DD4">
      <w:pPr>
        <w:spacing w:before="120" w:after="40"/>
        <w:jc w:val="center"/>
      </w:pPr>
      <w:r>
        <w:rPr>
          <w:noProof/>
        </w:rPr>
        <w:drawing>
          <wp:inline distT="0" distB="0" distL="0" distR="0" wp14:anchorId="4DC1FA6F" wp14:editId="25B14F70">
            <wp:extent cx="6035040" cy="2983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udad_arq.png"/>
                    <pic:cNvPicPr/>
                  </pic:nvPicPr>
                  <pic:blipFill>
                    <a:blip r:embed="rId22"/>
                    <a:stretch>
                      <a:fillRect/>
                    </a:stretch>
                  </pic:blipFill>
                  <pic:spPr>
                    <a:xfrm>
                      <a:off x="0" y="0"/>
                      <a:ext cx="6035040" cy="2983790"/>
                    </a:xfrm>
                    <a:prstGeom prst="rect">
                      <a:avLst/>
                    </a:prstGeom>
                  </pic:spPr>
                </pic:pic>
              </a:graphicData>
            </a:graphic>
          </wp:inline>
        </w:drawing>
      </w:r>
    </w:p>
    <w:p w14:paraId="2386B113" w14:textId="77777777" w:rsidR="001D6D33" w:rsidRDefault="002D2DD4">
      <w:pPr>
        <w:spacing w:after="200"/>
        <w:jc w:val="center"/>
        <w:rPr>
          <w:i/>
          <w:color w:val="595959"/>
          <w:sz w:val="17"/>
        </w:rPr>
      </w:pPr>
      <w:r>
        <w:rPr>
          <w:i/>
          <w:color w:val="595959"/>
          <w:sz w:val="17"/>
        </w:rPr>
        <w:t>Figura 5. Arquitectura de la solución SAP Analytics Cloud — Ciudad Limpia.</w:t>
      </w:r>
    </w:p>
    <w:p w14:paraId="539D9925" w14:textId="77777777" w:rsidR="005014F0" w:rsidRDefault="005014F0">
      <w:pPr>
        <w:spacing w:after="200"/>
        <w:jc w:val="center"/>
      </w:pPr>
    </w:p>
    <w:p w14:paraId="0143ED63" w14:textId="77777777" w:rsidR="001D6D33" w:rsidRDefault="002D2DD4">
      <w:pPr>
        <w:pStyle w:val="Heading3"/>
        <w:spacing w:before="160"/>
      </w:pPr>
      <w:bookmarkStart w:id="313" w:name="_Toc231905262"/>
      <w:r>
        <w:t>Modelos SAC y dimensiones</w:t>
      </w:r>
      <w:bookmarkEnd w:id="313"/>
    </w:p>
    <w:p w14:paraId="25F6AD62" w14:textId="77777777" w:rsidR="001D6D33" w:rsidRDefault="002D2DD4">
      <w:pPr>
        <w:spacing w:after="60"/>
      </w:pPr>
      <w:r>
        <w:rPr>
          <w:sz w:val="19"/>
        </w:rPr>
        <w:t xml:space="preserve">Modelo de Ingresos — captura, planificación y análisis de ingresos operativos. Soporta carga de ingresos ordinarios (valor total) y cálculo P×Q para CGS y </w:t>
      </w:r>
      <w:commentRangeStart w:id="314"/>
      <w:r>
        <w:rPr>
          <w:sz w:val="19"/>
        </w:rPr>
        <w:t>RH</w:t>
      </w:r>
      <w:commentRangeEnd w:id="314"/>
      <w:r w:rsidR="00C320E5">
        <w:rPr>
          <w:rStyle w:val="CommentReference"/>
          <w:sz w:val="19"/>
          <w:szCs w:val="24"/>
        </w:rPr>
        <w:commentReference w:id="314"/>
      </w:r>
      <w:r>
        <w:rPr>
          <w:sz w:val="19"/>
        </w:rPr>
        <w:t>.</w:t>
      </w:r>
    </w:p>
    <w:tbl>
      <w:tblPr>
        <w:tblStyle w:val="Fanalca"/>
        <w:tblW w:w="0" w:type="auto"/>
        <w:jc w:val="center"/>
        <w:tblLayout w:type="fixed"/>
        <w:tblLook w:val="04A0" w:firstRow="1" w:lastRow="0" w:firstColumn="1" w:lastColumn="0" w:noHBand="0" w:noVBand="1"/>
      </w:tblPr>
      <w:tblGrid>
        <w:gridCol w:w="2016"/>
        <w:gridCol w:w="2592"/>
        <w:gridCol w:w="4896"/>
      </w:tblGrid>
      <w:tr w:rsidR="001D6D33" w14:paraId="5F9DB60A"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tcMar>
              <w:top w:w="40" w:type="dxa"/>
              <w:left w:w="80" w:type="dxa"/>
              <w:bottom w:w="40" w:type="dxa"/>
              <w:right w:w="80" w:type="dxa"/>
            </w:tcMar>
            <w:vAlign w:val="center"/>
          </w:tcPr>
          <w:p w14:paraId="036647D9" w14:textId="77777777" w:rsidR="001D6D33" w:rsidRDefault="002D2DD4">
            <w:pPr>
              <w:spacing w:before="20" w:after="20"/>
              <w:jc w:val="center"/>
            </w:pPr>
            <w:r>
              <w:rPr>
                <w:b/>
                <w:color w:val="FFFFFF"/>
                <w:sz w:val="17"/>
              </w:rPr>
              <w:t>Medida</w:t>
            </w:r>
          </w:p>
        </w:tc>
        <w:tc>
          <w:tcPr>
            <w:tcW w:w="2592" w:type="dxa"/>
            <w:tcMar>
              <w:top w:w="40" w:type="dxa"/>
              <w:left w:w="80" w:type="dxa"/>
              <w:bottom w:w="40" w:type="dxa"/>
              <w:right w:w="80" w:type="dxa"/>
            </w:tcMar>
            <w:vAlign w:val="center"/>
          </w:tcPr>
          <w:p w14:paraId="05DEF423" w14:textId="77777777" w:rsidR="001D6D33" w:rsidRDefault="002D2DD4">
            <w:pPr>
              <w:spacing w:before="20" w:after="20"/>
              <w:jc w:val="center"/>
            </w:pPr>
            <w:r>
              <w:rPr>
                <w:b/>
                <w:color w:val="FFFFFF"/>
                <w:sz w:val="17"/>
              </w:rPr>
              <w:t>Tipo de dato</w:t>
            </w:r>
          </w:p>
        </w:tc>
        <w:tc>
          <w:tcPr>
            <w:tcW w:w="4896" w:type="dxa"/>
            <w:tcMar>
              <w:top w:w="40" w:type="dxa"/>
              <w:left w:w="80" w:type="dxa"/>
              <w:bottom w:w="40" w:type="dxa"/>
              <w:right w:w="80" w:type="dxa"/>
            </w:tcMar>
            <w:vAlign w:val="center"/>
          </w:tcPr>
          <w:p w14:paraId="5548A98F" w14:textId="77777777" w:rsidR="001D6D33" w:rsidRDefault="002D2DD4">
            <w:pPr>
              <w:spacing w:before="20" w:after="20"/>
              <w:jc w:val="center"/>
            </w:pPr>
            <w:r>
              <w:rPr>
                <w:b/>
                <w:color w:val="FFFFFF"/>
                <w:sz w:val="17"/>
              </w:rPr>
              <w:t>Descripción</w:t>
            </w:r>
          </w:p>
        </w:tc>
      </w:tr>
      <w:tr w:rsidR="001D6D33" w14:paraId="0311B3CA" w14:textId="77777777" w:rsidTr="5F8CE5F7">
        <w:trPr>
          <w:jc w:val="center"/>
        </w:trPr>
        <w:tc>
          <w:tcPr>
            <w:tcW w:w="2016" w:type="dxa"/>
            <w:tcMar>
              <w:top w:w="40" w:type="dxa"/>
              <w:left w:w="80" w:type="dxa"/>
              <w:bottom w:w="40" w:type="dxa"/>
              <w:right w:w="80" w:type="dxa"/>
            </w:tcMar>
            <w:vAlign w:val="center"/>
          </w:tcPr>
          <w:p w14:paraId="405D931F" w14:textId="77777777" w:rsidR="001D6D33" w:rsidRDefault="002D2DD4">
            <w:pPr>
              <w:spacing w:before="20" w:after="20"/>
            </w:pPr>
            <w:r>
              <w:rPr>
                <w:sz w:val="16"/>
              </w:rPr>
              <w:t>Importe</w:t>
            </w:r>
          </w:p>
        </w:tc>
        <w:tc>
          <w:tcPr>
            <w:tcW w:w="2592" w:type="dxa"/>
            <w:tcMar>
              <w:top w:w="40" w:type="dxa"/>
              <w:left w:w="80" w:type="dxa"/>
              <w:bottom w:w="40" w:type="dxa"/>
              <w:right w:w="80" w:type="dxa"/>
            </w:tcMar>
            <w:vAlign w:val="center"/>
          </w:tcPr>
          <w:p w14:paraId="60E1DEE8" w14:textId="77777777" w:rsidR="001D6D33" w:rsidRDefault="002D2DD4">
            <w:pPr>
              <w:spacing w:before="20" w:after="20"/>
            </w:pPr>
            <w:r>
              <w:rPr>
                <w:sz w:val="16"/>
              </w:rPr>
              <w:t>Decimal (moneda)</w:t>
            </w:r>
          </w:p>
        </w:tc>
        <w:tc>
          <w:tcPr>
            <w:tcW w:w="4896" w:type="dxa"/>
            <w:tcMar>
              <w:top w:w="40" w:type="dxa"/>
              <w:left w:w="80" w:type="dxa"/>
              <w:bottom w:w="40" w:type="dxa"/>
              <w:right w:w="80" w:type="dxa"/>
            </w:tcMar>
            <w:vAlign w:val="center"/>
          </w:tcPr>
          <w:p w14:paraId="54315188" w14:textId="77777777" w:rsidR="001D6D33" w:rsidRDefault="002D2DD4">
            <w:pPr>
              <w:spacing w:before="20" w:after="20"/>
            </w:pPr>
            <w:r>
              <w:rPr>
                <w:sz w:val="16"/>
              </w:rPr>
              <w:t>Valor monetario del ingreso.</w:t>
            </w:r>
          </w:p>
        </w:tc>
      </w:tr>
      <w:tr w:rsidR="001D6D33" w14:paraId="4C040A41" w14:textId="77777777" w:rsidTr="5F8CE5F7">
        <w:trPr>
          <w:jc w:val="center"/>
        </w:trPr>
        <w:tc>
          <w:tcPr>
            <w:tcW w:w="2016" w:type="dxa"/>
            <w:shd w:val="clear" w:color="auto" w:fill="F2F6FC"/>
            <w:tcMar>
              <w:top w:w="40" w:type="dxa"/>
              <w:left w:w="80" w:type="dxa"/>
              <w:bottom w:w="40" w:type="dxa"/>
              <w:right w:w="80" w:type="dxa"/>
            </w:tcMar>
            <w:vAlign w:val="center"/>
          </w:tcPr>
          <w:p w14:paraId="592AF6A4" w14:textId="77777777" w:rsidR="001D6D33" w:rsidRDefault="002D2DD4">
            <w:pPr>
              <w:spacing w:before="20" w:after="20"/>
            </w:pPr>
            <w:r>
              <w:rPr>
                <w:sz w:val="16"/>
              </w:rPr>
              <w:t>Cantidad</w:t>
            </w:r>
          </w:p>
        </w:tc>
        <w:tc>
          <w:tcPr>
            <w:tcW w:w="2592" w:type="dxa"/>
            <w:shd w:val="clear" w:color="auto" w:fill="F2F6FC"/>
            <w:tcMar>
              <w:top w:w="40" w:type="dxa"/>
              <w:left w:w="80" w:type="dxa"/>
              <w:bottom w:w="40" w:type="dxa"/>
              <w:right w:w="80" w:type="dxa"/>
            </w:tcMar>
            <w:vAlign w:val="center"/>
          </w:tcPr>
          <w:p w14:paraId="6044DC80" w14:textId="77777777" w:rsidR="001D6D33" w:rsidRDefault="002D2DD4">
            <w:pPr>
              <w:spacing w:before="20" w:after="20"/>
            </w:pPr>
            <w:r>
              <w:rPr>
                <w:sz w:val="16"/>
              </w:rPr>
              <w:t>Decimal</w:t>
            </w:r>
          </w:p>
        </w:tc>
        <w:tc>
          <w:tcPr>
            <w:tcW w:w="4896" w:type="dxa"/>
            <w:shd w:val="clear" w:color="auto" w:fill="F2F6FC"/>
            <w:tcMar>
              <w:top w:w="40" w:type="dxa"/>
              <w:left w:w="80" w:type="dxa"/>
              <w:bottom w:w="40" w:type="dxa"/>
              <w:right w:w="80" w:type="dxa"/>
            </w:tcMar>
            <w:vAlign w:val="center"/>
          </w:tcPr>
          <w:p w14:paraId="4CCC130F" w14:textId="2428CC80" w:rsidR="001D6D33" w:rsidRDefault="52B5197F">
            <w:pPr>
              <w:spacing w:before="20" w:after="20"/>
            </w:pPr>
            <w:r w:rsidRPr="5F8CE5F7">
              <w:rPr>
                <w:sz w:val="16"/>
                <w:szCs w:val="16"/>
              </w:rPr>
              <w:t>Toneladas / kilos</w:t>
            </w:r>
            <w:r w:rsidR="6019537A" w:rsidRPr="5F8CE5F7">
              <w:rPr>
                <w:sz w:val="16"/>
                <w:szCs w:val="16"/>
              </w:rPr>
              <w:t xml:space="preserve"> / Unidad</w:t>
            </w:r>
            <w:r w:rsidRPr="5F8CE5F7">
              <w:rPr>
                <w:sz w:val="16"/>
                <w:szCs w:val="16"/>
              </w:rPr>
              <w:t xml:space="preserve"> (aplica a CGS/RH para P×Q).</w:t>
            </w:r>
          </w:p>
        </w:tc>
      </w:tr>
      <w:tr w:rsidR="001D6D33" w14:paraId="5B863543" w14:textId="77777777" w:rsidTr="5F8CE5F7">
        <w:trPr>
          <w:jc w:val="center"/>
        </w:trPr>
        <w:tc>
          <w:tcPr>
            <w:tcW w:w="2016" w:type="dxa"/>
            <w:tcMar>
              <w:top w:w="40" w:type="dxa"/>
              <w:left w:w="80" w:type="dxa"/>
              <w:bottom w:w="40" w:type="dxa"/>
              <w:right w:w="80" w:type="dxa"/>
            </w:tcMar>
            <w:vAlign w:val="center"/>
          </w:tcPr>
          <w:p w14:paraId="520A375B" w14:textId="77777777" w:rsidR="001D6D33" w:rsidRDefault="002D2DD4">
            <w:pPr>
              <w:spacing w:before="20" w:after="20"/>
            </w:pPr>
            <w:r>
              <w:rPr>
                <w:sz w:val="16"/>
              </w:rPr>
              <w:t>Tarifa</w:t>
            </w:r>
          </w:p>
        </w:tc>
        <w:tc>
          <w:tcPr>
            <w:tcW w:w="2592" w:type="dxa"/>
            <w:tcMar>
              <w:top w:w="40" w:type="dxa"/>
              <w:left w:w="80" w:type="dxa"/>
              <w:bottom w:w="40" w:type="dxa"/>
              <w:right w:w="80" w:type="dxa"/>
            </w:tcMar>
            <w:vAlign w:val="center"/>
          </w:tcPr>
          <w:p w14:paraId="6CFA6C6E" w14:textId="77777777" w:rsidR="001D6D33" w:rsidRDefault="002D2DD4">
            <w:pPr>
              <w:spacing w:before="20" w:after="20"/>
            </w:pPr>
            <w:r>
              <w:rPr>
                <w:sz w:val="16"/>
              </w:rPr>
              <w:t>Decimal (moneda)</w:t>
            </w:r>
          </w:p>
        </w:tc>
        <w:tc>
          <w:tcPr>
            <w:tcW w:w="4896" w:type="dxa"/>
            <w:tcMar>
              <w:top w:w="40" w:type="dxa"/>
              <w:left w:w="80" w:type="dxa"/>
              <w:bottom w:w="40" w:type="dxa"/>
              <w:right w:w="80" w:type="dxa"/>
            </w:tcMar>
            <w:vAlign w:val="center"/>
          </w:tcPr>
          <w:p w14:paraId="5E1EB803" w14:textId="7CEC3A05" w:rsidR="001D6D33" w:rsidRDefault="52B5197F">
            <w:pPr>
              <w:spacing w:before="20" w:after="20"/>
            </w:pPr>
            <w:r w:rsidRPr="5F8CE5F7">
              <w:rPr>
                <w:sz w:val="16"/>
                <w:szCs w:val="16"/>
              </w:rPr>
              <w:t>Precio unitario por tipo de residuo</w:t>
            </w:r>
            <w:r w:rsidR="4518986C" w:rsidRPr="5F8CE5F7">
              <w:rPr>
                <w:sz w:val="16"/>
                <w:szCs w:val="16"/>
              </w:rPr>
              <w:t xml:space="preserve"> * proceso</w:t>
            </w:r>
            <w:r w:rsidRPr="5F8CE5F7">
              <w:rPr>
                <w:sz w:val="16"/>
                <w:szCs w:val="16"/>
              </w:rPr>
              <w:t xml:space="preserve"> (CGS/RH).</w:t>
            </w:r>
          </w:p>
        </w:tc>
      </w:tr>
    </w:tbl>
    <w:p w14:paraId="46B633F1" w14:textId="77777777" w:rsidR="001D6D33" w:rsidRDefault="001D6D33">
      <w:pPr>
        <w:spacing w:after="80"/>
      </w:pPr>
    </w:p>
    <w:tbl>
      <w:tblPr>
        <w:tblStyle w:val="Fanalca"/>
        <w:tblW w:w="0" w:type="auto"/>
        <w:jc w:val="center"/>
        <w:tblLayout w:type="fixed"/>
        <w:tblLook w:val="04A0" w:firstRow="1" w:lastRow="0" w:firstColumn="1" w:lastColumn="0" w:noHBand="0" w:noVBand="1"/>
      </w:tblPr>
      <w:tblGrid>
        <w:gridCol w:w="2016"/>
        <w:gridCol w:w="1728"/>
        <w:gridCol w:w="1152"/>
        <w:gridCol w:w="4608"/>
      </w:tblGrid>
      <w:tr w:rsidR="001D6D33" w14:paraId="413FA529"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shd w:val="clear" w:color="auto" w:fill="1F3864"/>
            <w:tcMar>
              <w:top w:w="40" w:type="dxa"/>
              <w:left w:w="80" w:type="dxa"/>
              <w:bottom w:w="40" w:type="dxa"/>
              <w:right w:w="80" w:type="dxa"/>
            </w:tcMar>
            <w:vAlign w:val="center"/>
          </w:tcPr>
          <w:p w14:paraId="56F36DE8" w14:textId="77777777" w:rsidR="001D6D33" w:rsidRDefault="002D2DD4">
            <w:pPr>
              <w:spacing w:before="20" w:after="20"/>
              <w:jc w:val="center"/>
            </w:pPr>
            <w:r>
              <w:rPr>
                <w:b/>
                <w:color w:val="FFFFFF"/>
                <w:sz w:val="17"/>
              </w:rPr>
              <w:t>Dimensión</w:t>
            </w:r>
          </w:p>
        </w:tc>
        <w:tc>
          <w:tcPr>
            <w:tcW w:w="1728" w:type="dxa"/>
            <w:shd w:val="clear" w:color="auto" w:fill="1F3864"/>
            <w:tcMar>
              <w:top w:w="40" w:type="dxa"/>
              <w:left w:w="80" w:type="dxa"/>
              <w:bottom w:w="40" w:type="dxa"/>
              <w:right w:w="80" w:type="dxa"/>
            </w:tcMar>
            <w:vAlign w:val="center"/>
          </w:tcPr>
          <w:p w14:paraId="53CC3073" w14:textId="77777777" w:rsidR="001D6D33" w:rsidRDefault="002D2DD4">
            <w:pPr>
              <w:spacing w:before="20" w:after="20"/>
              <w:jc w:val="center"/>
            </w:pPr>
            <w:r>
              <w:rPr>
                <w:b/>
                <w:color w:val="FFFFFF"/>
                <w:sz w:val="17"/>
              </w:rPr>
              <w:t>Tipo SAC</w:t>
            </w:r>
          </w:p>
        </w:tc>
        <w:tc>
          <w:tcPr>
            <w:tcW w:w="1152" w:type="dxa"/>
            <w:shd w:val="clear" w:color="auto" w:fill="1F3864"/>
            <w:tcMar>
              <w:top w:w="40" w:type="dxa"/>
              <w:left w:w="80" w:type="dxa"/>
              <w:bottom w:w="40" w:type="dxa"/>
              <w:right w:w="80" w:type="dxa"/>
            </w:tcMar>
            <w:vAlign w:val="center"/>
          </w:tcPr>
          <w:p w14:paraId="5B6B9D71" w14:textId="77777777" w:rsidR="001D6D33" w:rsidRDefault="002D2DD4">
            <w:pPr>
              <w:spacing w:before="20" w:after="20"/>
              <w:jc w:val="center"/>
            </w:pPr>
            <w:r>
              <w:rPr>
                <w:b/>
                <w:color w:val="FFFFFF"/>
                <w:sz w:val="17"/>
              </w:rPr>
              <w:t>Pública</w:t>
            </w:r>
          </w:p>
        </w:tc>
        <w:tc>
          <w:tcPr>
            <w:tcW w:w="4608" w:type="dxa"/>
            <w:shd w:val="clear" w:color="auto" w:fill="1F3864"/>
            <w:tcMar>
              <w:top w:w="40" w:type="dxa"/>
              <w:left w:w="80" w:type="dxa"/>
              <w:bottom w:w="40" w:type="dxa"/>
              <w:right w:w="80" w:type="dxa"/>
            </w:tcMar>
            <w:vAlign w:val="center"/>
          </w:tcPr>
          <w:p w14:paraId="4A83E6F2" w14:textId="77777777" w:rsidR="001D6D33" w:rsidRDefault="002D2DD4">
            <w:pPr>
              <w:spacing w:before="20" w:after="20"/>
              <w:jc w:val="center"/>
            </w:pPr>
            <w:r>
              <w:rPr>
                <w:b/>
                <w:color w:val="FFFFFF"/>
                <w:sz w:val="17"/>
              </w:rPr>
              <w:t>Notas</w:t>
            </w:r>
          </w:p>
        </w:tc>
      </w:tr>
      <w:tr w:rsidR="001D6D33" w14:paraId="6276B2E9" w14:textId="77777777" w:rsidTr="001D6D33">
        <w:trPr>
          <w:jc w:val="center"/>
        </w:trPr>
        <w:tc>
          <w:tcPr>
            <w:tcW w:w="2016" w:type="dxa"/>
            <w:tcMar>
              <w:top w:w="40" w:type="dxa"/>
              <w:left w:w="80" w:type="dxa"/>
              <w:bottom w:w="40" w:type="dxa"/>
              <w:right w:w="80" w:type="dxa"/>
            </w:tcMar>
            <w:vAlign w:val="center"/>
          </w:tcPr>
          <w:p w14:paraId="41AFE82B" w14:textId="77777777" w:rsidR="001D6D33" w:rsidRDefault="002D2DD4">
            <w:pPr>
              <w:spacing w:before="20" w:after="20"/>
            </w:pPr>
            <w:r>
              <w:rPr>
                <w:sz w:val="16"/>
              </w:rPr>
              <w:t>Version</w:t>
            </w:r>
          </w:p>
        </w:tc>
        <w:tc>
          <w:tcPr>
            <w:tcW w:w="1728" w:type="dxa"/>
            <w:tcMar>
              <w:top w:w="40" w:type="dxa"/>
              <w:left w:w="80" w:type="dxa"/>
              <w:bottom w:w="40" w:type="dxa"/>
              <w:right w:w="80" w:type="dxa"/>
            </w:tcMar>
            <w:vAlign w:val="center"/>
          </w:tcPr>
          <w:p w14:paraId="146A7E09" w14:textId="77777777" w:rsidR="001D6D33" w:rsidRDefault="002D2DD4">
            <w:pPr>
              <w:spacing w:before="20" w:after="20"/>
            </w:pPr>
            <w:r>
              <w:rPr>
                <w:sz w:val="16"/>
              </w:rPr>
              <w:t>Version</w:t>
            </w:r>
          </w:p>
        </w:tc>
        <w:tc>
          <w:tcPr>
            <w:tcW w:w="1152" w:type="dxa"/>
            <w:tcMar>
              <w:top w:w="40" w:type="dxa"/>
              <w:left w:w="80" w:type="dxa"/>
              <w:bottom w:w="40" w:type="dxa"/>
              <w:right w:w="80" w:type="dxa"/>
            </w:tcMar>
            <w:vAlign w:val="center"/>
          </w:tcPr>
          <w:p w14:paraId="5471CC86" w14:textId="77777777" w:rsidR="001D6D33" w:rsidRDefault="002D2DD4">
            <w:pPr>
              <w:spacing w:before="20" w:after="20"/>
            </w:pPr>
            <w:r>
              <w:rPr>
                <w:sz w:val="16"/>
              </w:rPr>
              <w:t>No</w:t>
            </w:r>
          </w:p>
        </w:tc>
        <w:tc>
          <w:tcPr>
            <w:tcW w:w="4608" w:type="dxa"/>
            <w:tcMar>
              <w:top w:w="40" w:type="dxa"/>
              <w:left w:w="80" w:type="dxa"/>
              <w:bottom w:w="40" w:type="dxa"/>
              <w:right w:w="80" w:type="dxa"/>
            </w:tcMar>
            <w:vAlign w:val="center"/>
          </w:tcPr>
          <w:p w14:paraId="2CC025CB" w14:textId="77777777" w:rsidR="001D6D33" w:rsidRDefault="002D2DD4">
            <w:pPr>
              <w:spacing w:before="20" w:after="20"/>
            </w:pPr>
            <w:r>
              <w:rPr>
                <w:sz w:val="16"/>
              </w:rPr>
              <w:t>Actual / Presupuesto / Forecast.</w:t>
            </w:r>
          </w:p>
        </w:tc>
      </w:tr>
      <w:tr w:rsidR="001D6D33" w14:paraId="07BA5776" w14:textId="77777777" w:rsidTr="001D6D33">
        <w:trPr>
          <w:jc w:val="center"/>
        </w:trPr>
        <w:tc>
          <w:tcPr>
            <w:tcW w:w="2016" w:type="dxa"/>
            <w:shd w:val="clear" w:color="auto" w:fill="F2F6FC"/>
            <w:tcMar>
              <w:top w:w="40" w:type="dxa"/>
              <w:left w:w="80" w:type="dxa"/>
              <w:bottom w:w="40" w:type="dxa"/>
              <w:right w:w="80" w:type="dxa"/>
            </w:tcMar>
            <w:vAlign w:val="center"/>
          </w:tcPr>
          <w:p w14:paraId="7EBA907F" w14:textId="77777777" w:rsidR="001D6D33" w:rsidRDefault="002D2DD4">
            <w:pPr>
              <w:spacing w:before="20" w:after="20"/>
            </w:pPr>
            <w:r>
              <w:rPr>
                <w:sz w:val="16"/>
              </w:rPr>
              <w:t>CUENTA</w:t>
            </w:r>
          </w:p>
        </w:tc>
        <w:tc>
          <w:tcPr>
            <w:tcW w:w="1728" w:type="dxa"/>
            <w:shd w:val="clear" w:color="auto" w:fill="F2F6FC"/>
            <w:tcMar>
              <w:top w:w="40" w:type="dxa"/>
              <w:left w:w="80" w:type="dxa"/>
              <w:bottom w:w="40" w:type="dxa"/>
              <w:right w:w="80" w:type="dxa"/>
            </w:tcMar>
            <w:vAlign w:val="center"/>
          </w:tcPr>
          <w:p w14:paraId="56466201" w14:textId="77777777" w:rsidR="001D6D33" w:rsidRDefault="002D2DD4">
            <w:pPr>
              <w:spacing w:before="20" w:after="20"/>
            </w:pPr>
            <w:r>
              <w:rPr>
                <w:sz w:val="16"/>
              </w:rPr>
              <w:t>Account</w:t>
            </w:r>
          </w:p>
        </w:tc>
        <w:tc>
          <w:tcPr>
            <w:tcW w:w="1152" w:type="dxa"/>
            <w:shd w:val="clear" w:color="auto" w:fill="F2F6FC"/>
            <w:tcMar>
              <w:top w:w="40" w:type="dxa"/>
              <w:left w:w="80" w:type="dxa"/>
              <w:bottom w:w="40" w:type="dxa"/>
              <w:right w:w="80" w:type="dxa"/>
            </w:tcMar>
            <w:vAlign w:val="center"/>
          </w:tcPr>
          <w:p w14:paraId="652AA298"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2FAC8014" w14:textId="77777777" w:rsidR="001D6D33" w:rsidRDefault="002D2DD4">
            <w:pPr>
              <w:spacing w:before="20" w:after="20"/>
            </w:pPr>
            <w:r>
              <w:rPr>
                <w:sz w:val="16"/>
              </w:rPr>
              <w:t>Ingresos por componente. Jerarquías EEFF y de gestión.</w:t>
            </w:r>
          </w:p>
        </w:tc>
      </w:tr>
      <w:tr w:rsidR="001D6D33" w14:paraId="10E09E11" w14:textId="77777777" w:rsidTr="001D6D33">
        <w:trPr>
          <w:jc w:val="center"/>
        </w:trPr>
        <w:tc>
          <w:tcPr>
            <w:tcW w:w="2016" w:type="dxa"/>
            <w:tcMar>
              <w:top w:w="40" w:type="dxa"/>
              <w:left w:w="80" w:type="dxa"/>
              <w:bottom w:w="40" w:type="dxa"/>
              <w:right w:w="80" w:type="dxa"/>
            </w:tcMar>
            <w:vAlign w:val="center"/>
          </w:tcPr>
          <w:p w14:paraId="12B9F554" w14:textId="77777777" w:rsidR="001D6D33" w:rsidRDefault="002D2DD4">
            <w:pPr>
              <w:spacing w:before="20" w:after="20"/>
            </w:pPr>
            <w:r>
              <w:rPr>
                <w:sz w:val="16"/>
              </w:rPr>
              <w:t>Date</w:t>
            </w:r>
          </w:p>
        </w:tc>
        <w:tc>
          <w:tcPr>
            <w:tcW w:w="1728" w:type="dxa"/>
            <w:tcMar>
              <w:top w:w="40" w:type="dxa"/>
              <w:left w:w="80" w:type="dxa"/>
              <w:bottom w:w="40" w:type="dxa"/>
              <w:right w:w="80" w:type="dxa"/>
            </w:tcMar>
            <w:vAlign w:val="center"/>
          </w:tcPr>
          <w:p w14:paraId="0305587C" w14:textId="77777777" w:rsidR="001D6D33" w:rsidRDefault="002D2DD4">
            <w:pPr>
              <w:spacing w:before="20" w:after="20"/>
            </w:pPr>
            <w:r>
              <w:rPr>
                <w:sz w:val="16"/>
              </w:rPr>
              <w:t>Date</w:t>
            </w:r>
          </w:p>
        </w:tc>
        <w:tc>
          <w:tcPr>
            <w:tcW w:w="1152" w:type="dxa"/>
            <w:tcMar>
              <w:top w:w="40" w:type="dxa"/>
              <w:left w:w="80" w:type="dxa"/>
              <w:bottom w:w="40" w:type="dxa"/>
              <w:right w:w="80" w:type="dxa"/>
            </w:tcMar>
            <w:vAlign w:val="center"/>
          </w:tcPr>
          <w:p w14:paraId="7F202CAA" w14:textId="77777777" w:rsidR="001D6D33" w:rsidRDefault="002D2DD4">
            <w:pPr>
              <w:spacing w:before="20" w:after="20"/>
            </w:pPr>
            <w:r>
              <w:rPr>
                <w:sz w:val="16"/>
              </w:rPr>
              <w:t>No</w:t>
            </w:r>
          </w:p>
        </w:tc>
        <w:tc>
          <w:tcPr>
            <w:tcW w:w="4608" w:type="dxa"/>
            <w:tcMar>
              <w:top w:w="40" w:type="dxa"/>
              <w:left w:w="80" w:type="dxa"/>
              <w:bottom w:w="40" w:type="dxa"/>
              <w:right w:w="80" w:type="dxa"/>
            </w:tcMar>
            <w:vAlign w:val="center"/>
          </w:tcPr>
          <w:p w14:paraId="105E68A1" w14:textId="77777777" w:rsidR="001D6D33" w:rsidRDefault="002D2DD4">
            <w:pPr>
              <w:spacing w:before="20" w:after="20"/>
            </w:pPr>
            <w:r>
              <w:rPr>
                <w:sz w:val="16"/>
              </w:rPr>
              <w:t>Granularidad mensual.</w:t>
            </w:r>
          </w:p>
        </w:tc>
      </w:tr>
      <w:tr w:rsidR="001D6D33" w14:paraId="13E70E0E" w14:textId="77777777" w:rsidTr="001D6D33">
        <w:trPr>
          <w:jc w:val="center"/>
        </w:trPr>
        <w:tc>
          <w:tcPr>
            <w:tcW w:w="2016" w:type="dxa"/>
            <w:shd w:val="clear" w:color="auto" w:fill="F2F6FC"/>
            <w:tcMar>
              <w:top w:w="40" w:type="dxa"/>
              <w:left w:w="80" w:type="dxa"/>
              <w:bottom w:w="40" w:type="dxa"/>
              <w:right w:w="80" w:type="dxa"/>
            </w:tcMar>
            <w:vAlign w:val="center"/>
          </w:tcPr>
          <w:p w14:paraId="141CA0C9" w14:textId="77777777" w:rsidR="001D6D33" w:rsidRDefault="002D2DD4">
            <w:pPr>
              <w:spacing w:before="20" w:after="20"/>
            </w:pPr>
            <w:r>
              <w:rPr>
                <w:sz w:val="16"/>
              </w:rPr>
              <w:t>CEBE_CL</w:t>
            </w:r>
          </w:p>
        </w:tc>
        <w:tc>
          <w:tcPr>
            <w:tcW w:w="1728" w:type="dxa"/>
            <w:shd w:val="clear" w:color="auto" w:fill="F2F6FC"/>
            <w:tcMar>
              <w:top w:w="40" w:type="dxa"/>
              <w:left w:w="80" w:type="dxa"/>
              <w:bottom w:w="40" w:type="dxa"/>
              <w:right w:w="80" w:type="dxa"/>
            </w:tcMar>
            <w:vAlign w:val="center"/>
          </w:tcPr>
          <w:p w14:paraId="2950F1BF" w14:textId="77777777" w:rsidR="001D6D33" w:rsidRDefault="002D2DD4">
            <w:pPr>
              <w:spacing w:before="20" w:after="20"/>
            </w:pPr>
            <w:r>
              <w:rPr>
                <w:sz w:val="16"/>
              </w:rPr>
              <w:t>Generic</w:t>
            </w:r>
          </w:p>
        </w:tc>
        <w:tc>
          <w:tcPr>
            <w:tcW w:w="1152" w:type="dxa"/>
            <w:shd w:val="clear" w:color="auto" w:fill="F2F6FC"/>
            <w:tcMar>
              <w:top w:w="40" w:type="dxa"/>
              <w:left w:w="80" w:type="dxa"/>
              <w:bottom w:w="40" w:type="dxa"/>
              <w:right w:w="80" w:type="dxa"/>
            </w:tcMar>
            <w:vAlign w:val="center"/>
          </w:tcPr>
          <w:p w14:paraId="2157051B"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226B92AF" w14:textId="77777777" w:rsidR="001D6D33" w:rsidRDefault="002D2DD4">
            <w:pPr>
              <w:spacing w:before="20" w:after="20"/>
            </w:pPr>
            <w:r>
              <w:rPr>
                <w:sz w:val="16"/>
              </w:rPr>
              <w:t>Componente de servicio (Recolección, Barrido…).</w:t>
            </w:r>
          </w:p>
        </w:tc>
      </w:tr>
      <w:tr w:rsidR="001D6D33" w14:paraId="72147450" w14:textId="77777777" w:rsidTr="001D6D33">
        <w:trPr>
          <w:jc w:val="center"/>
        </w:trPr>
        <w:tc>
          <w:tcPr>
            <w:tcW w:w="2016" w:type="dxa"/>
            <w:tcMar>
              <w:top w:w="40" w:type="dxa"/>
              <w:left w:w="80" w:type="dxa"/>
              <w:bottom w:w="40" w:type="dxa"/>
              <w:right w:w="80" w:type="dxa"/>
            </w:tcMar>
            <w:vAlign w:val="center"/>
          </w:tcPr>
          <w:p w14:paraId="2212F7B2" w14:textId="77777777" w:rsidR="001D6D33" w:rsidRDefault="002D2DD4">
            <w:pPr>
              <w:spacing w:before="20" w:after="20"/>
            </w:pPr>
            <w:r>
              <w:rPr>
                <w:sz w:val="16"/>
              </w:rPr>
              <w:t>AUDITORIA</w:t>
            </w:r>
          </w:p>
        </w:tc>
        <w:tc>
          <w:tcPr>
            <w:tcW w:w="1728" w:type="dxa"/>
            <w:tcMar>
              <w:top w:w="40" w:type="dxa"/>
              <w:left w:w="80" w:type="dxa"/>
              <w:bottom w:w="40" w:type="dxa"/>
              <w:right w:w="80" w:type="dxa"/>
            </w:tcMar>
            <w:vAlign w:val="center"/>
          </w:tcPr>
          <w:p w14:paraId="4CB51B84" w14:textId="77777777" w:rsidR="001D6D33" w:rsidRDefault="002D2DD4">
            <w:pPr>
              <w:spacing w:before="20" w:after="20"/>
            </w:pPr>
            <w:r>
              <w:rPr>
                <w:sz w:val="16"/>
              </w:rPr>
              <w:t>Generic</w:t>
            </w:r>
          </w:p>
        </w:tc>
        <w:tc>
          <w:tcPr>
            <w:tcW w:w="1152" w:type="dxa"/>
            <w:tcMar>
              <w:top w:w="40" w:type="dxa"/>
              <w:left w:w="80" w:type="dxa"/>
              <w:bottom w:w="40" w:type="dxa"/>
              <w:right w:w="80" w:type="dxa"/>
            </w:tcMar>
            <w:vAlign w:val="center"/>
          </w:tcPr>
          <w:p w14:paraId="5AED651A" w14:textId="77777777" w:rsidR="001D6D33" w:rsidRDefault="002D2DD4">
            <w:pPr>
              <w:spacing w:before="20" w:after="20"/>
            </w:pPr>
            <w:r>
              <w:rPr>
                <w:sz w:val="16"/>
              </w:rPr>
              <w:t>Sí</w:t>
            </w:r>
          </w:p>
        </w:tc>
        <w:tc>
          <w:tcPr>
            <w:tcW w:w="4608" w:type="dxa"/>
            <w:tcMar>
              <w:top w:w="40" w:type="dxa"/>
              <w:left w:w="80" w:type="dxa"/>
              <w:bottom w:w="40" w:type="dxa"/>
              <w:right w:w="80" w:type="dxa"/>
            </w:tcMar>
            <w:vAlign w:val="center"/>
          </w:tcPr>
          <w:p w14:paraId="604C8197" w14:textId="77777777" w:rsidR="001D6D33" w:rsidRDefault="002D2DD4">
            <w:pPr>
              <w:spacing w:before="20" w:after="20"/>
            </w:pPr>
            <w:r>
              <w:rPr>
                <w:sz w:val="16"/>
              </w:rPr>
              <w:t>Origen: REAL_S4 / PRESUPUESTO_TARIFAS / PXQ.</w:t>
            </w:r>
          </w:p>
        </w:tc>
      </w:tr>
      <w:tr w:rsidR="001D6D33" w14:paraId="402BB30E" w14:textId="77777777" w:rsidTr="001D6D33">
        <w:trPr>
          <w:jc w:val="center"/>
        </w:trPr>
        <w:tc>
          <w:tcPr>
            <w:tcW w:w="2016" w:type="dxa"/>
            <w:shd w:val="clear" w:color="auto" w:fill="F2F6FC"/>
            <w:tcMar>
              <w:top w:w="40" w:type="dxa"/>
              <w:left w:w="80" w:type="dxa"/>
              <w:bottom w:w="40" w:type="dxa"/>
              <w:right w:w="80" w:type="dxa"/>
            </w:tcMar>
            <w:vAlign w:val="center"/>
          </w:tcPr>
          <w:p w14:paraId="15BF27F0" w14:textId="77777777" w:rsidR="001D6D33" w:rsidRDefault="002D2DD4">
            <w:pPr>
              <w:spacing w:before="20" w:after="20"/>
            </w:pPr>
            <w:r>
              <w:rPr>
                <w:sz w:val="16"/>
              </w:rPr>
              <w:t>MONEDA</w:t>
            </w:r>
          </w:p>
        </w:tc>
        <w:tc>
          <w:tcPr>
            <w:tcW w:w="1728" w:type="dxa"/>
            <w:shd w:val="clear" w:color="auto" w:fill="F2F6FC"/>
            <w:tcMar>
              <w:top w:w="40" w:type="dxa"/>
              <w:left w:w="80" w:type="dxa"/>
              <w:bottom w:w="40" w:type="dxa"/>
              <w:right w:w="80" w:type="dxa"/>
            </w:tcMar>
            <w:vAlign w:val="center"/>
          </w:tcPr>
          <w:p w14:paraId="616BD3DD" w14:textId="77777777" w:rsidR="001D6D33" w:rsidRDefault="002D2DD4">
            <w:pPr>
              <w:spacing w:before="20" w:after="20"/>
            </w:pPr>
            <w:r>
              <w:rPr>
                <w:sz w:val="16"/>
              </w:rPr>
              <w:t>Generic</w:t>
            </w:r>
          </w:p>
        </w:tc>
        <w:tc>
          <w:tcPr>
            <w:tcW w:w="1152" w:type="dxa"/>
            <w:shd w:val="clear" w:color="auto" w:fill="F2F6FC"/>
            <w:tcMar>
              <w:top w:w="40" w:type="dxa"/>
              <w:left w:w="80" w:type="dxa"/>
              <w:bottom w:w="40" w:type="dxa"/>
              <w:right w:w="80" w:type="dxa"/>
            </w:tcMar>
            <w:vAlign w:val="center"/>
          </w:tcPr>
          <w:p w14:paraId="00ABAF8A"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5579E3F9" w14:textId="77777777" w:rsidR="001D6D33" w:rsidRDefault="002D2DD4">
            <w:pPr>
              <w:spacing w:before="20" w:after="20"/>
            </w:pPr>
            <w:r>
              <w:rPr>
                <w:sz w:val="16"/>
              </w:rPr>
              <w:t>Moneda de la transacción.</w:t>
            </w:r>
          </w:p>
        </w:tc>
      </w:tr>
      <w:tr w:rsidR="001D6D33" w14:paraId="3AA8C0A6" w14:textId="77777777" w:rsidTr="001D6D33">
        <w:trPr>
          <w:jc w:val="center"/>
        </w:trPr>
        <w:tc>
          <w:tcPr>
            <w:tcW w:w="2016" w:type="dxa"/>
            <w:tcMar>
              <w:top w:w="40" w:type="dxa"/>
              <w:left w:w="80" w:type="dxa"/>
              <w:bottom w:w="40" w:type="dxa"/>
              <w:right w:w="80" w:type="dxa"/>
            </w:tcMar>
            <w:vAlign w:val="center"/>
          </w:tcPr>
          <w:p w14:paraId="6780FF18" w14:textId="77777777" w:rsidR="001D6D33" w:rsidRDefault="002D2DD4">
            <w:pPr>
              <w:spacing w:before="20" w:after="20"/>
            </w:pPr>
            <w:r>
              <w:rPr>
                <w:sz w:val="16"/>
              </w:rPr>
              <w:t>CLIENTE</w:t>
            </w:r>
          </w:p>
        </w:tc>
        <w:tc>
          <w:tcPr>
            <w:tcW w:w="1728" w:type="dxa"/>
            <w:tcMar>
              <w:top w:w="40" w:type="dxa"/>
              <w:left w:w="80" w:type="dxa"/>
              <w:bottom w:w="40" w:type="dxa"/>
              <w:right w:w="80" w:type="dxa"/>
            </w:tcMar>
            <w:vAlign w:val="center"/>
          </w:tcPr>
          <w:p w14:paraId="5AC721D8" w14:textId="77777777" w:rsidR="001D6D33" w:rsidRDefault="002D2DD4">
            <w:pPr>
              <w:spacing w:before="20" w:after="20"/>
            </w:pPr>
            <w:r>
              <w:rPr>
                <w:sz w:val="16"/>
              </w:rPr>
              <w:t>Generic</w:t>
            </w:r>
          </w:p>
        </w:tc>
        <w:tc>
          <w:tcPr>
            <w:tcW w:w="1152" w:type="dxa"/>
            <w:tcMar>
              <w:top w:w="40" w:type="dxa"/>
              <w:left w:w="80" w:type="dxa"/>
              <w:bottom w:w="40" w:type="dxa"/>
              <w:right w:w="80" w:type="dxa"/>
            </w:tcMar>
            <w:vAlign w:val="center"/>
          </w:tcPr>
          <w:p w14:paraId="246A4B6A" w14:textId="77777777" w:rsidR="001D6D33" w:rsidRDefault="002D2DD4">
            <w:pPr>
              <w:spacing w:before="20" w:after="20"/>
            </w:pPr>
            <w:r>
              <w:rPr>
                <w:sz w:val="16"/>
              </w:rPr>
              <w:t>No</w:t>
            </w:r>
          </w:p>
        </w:tc>
        <w:tc>
          <w:tcPr>
            <w:tcW w:w="4608" w:type="dxa"/>
            <w:tcMar>
              <w:top w:w="40" w:type="dxa"/>
              <w:left w:w="80" w:type="dxa"/>
              <w:bottom w:w="40" w:type="dxa"/>
              <w:right w:w="80" w:type="dxa"/>
            </w:tcMar>
            <w:vAlign w:val="center"/>
          </w:tcPr>
          <w:p w14:paraId="1CDBE339" w14:textId="77777777" w:rsidR="001D6D33" w:rsidRDefault="002D2DD4">
            <w:pPr>
              <w:spacing w:before="20" w:after="20"/>
            </w:pPr>
            <w:r>
              <w:rPr>
                <w:sz w:val="16"/>
              </w:rPr>
              <w:t>Solo CGS/RH — cliente y tipo de residuo.</w:t>
            </w:r>
          </w:p>
        </w:tc>
      </w:tr>
      <w:tr w:rsidR="001D6D33" w14:paraId="4739E5DB" w14:textId="77777777" w:rsidTr="001D6D33">
        <w:trPr>
          <w:jc w:val="center"/>
        </w:trPr>
        <w:tc>
          <w:tcPr>
            <w:tcW w:w="2016" w:type="dxa"/>
            <w:shd w:val="clear" w:color="auto" w:fill="F2F6FC"/>
            <w:tcMar>
              <w:top w:w="40" w:type="dxa"/>
              <w:left w:w="80" w:type="dxa"/>
              <w:bottom w:w="40" w:type="dxa"/>
              <w:right w:w="80" w:type="dxa"/>
            </w:tcMar>
            <w:vAlign w:val="center"/>
          </w:tcPr>
          <w:p w14:paraId="76F369F5" w14:textId="77777777" w:rsidR="001D6D33" w:rsidRDefault="002D2DD4">
            <w:pPr>
              <w:spacing w:before="20" w:after="20"/>
            </w:pPr>
            <w:r>
              <w:rPr>
                <w:sz w:val="16"/>
              </w:rPr>
              <w:t>SOCIEDAD_CL</w:t>
            </w:r>
          </w:p>
        </w:tc>
        <w:tc>
          <w:tcPr>
            <w:tcW w:w="1728" w:type="dxa"/>
            <w:shd w:val="clear" w:color="auto" w:fill="F2F6FC"/>
            <w:tcMar>
              <w:top w:w="40" w:type="dxa"/>
              <w:left w:w="80" w:type="dxa"/>
              <w:bottom w:w="40" w:type="dxa"/>
              <w:right w:w="80" w:type="dxa"/>
            </w:tcMar>
            <w:vAlign w:val="center"/>
          </w:tcPr>
          <w:p w14:paraId="7334CB0B" w14:textId="77777777" w:rsidR="001D6D33" w:rsidRDefault="002D2DD4">
            <w:pPr>
              <w:spacing w:before="20" w:after="20"/>
            </w:pPr>
            <w:r>
              <w:rPr>
                <w:sz w:val="16"/>
              </w:rPr>
              <w:t>Organization</w:t>
            </w:r>
          </w:p>
        </w:tc>
        <w:tc>
          <w:tcPr>
            <w:tcW w:w="1152" w:type="dxa"/>
            <w:shd w:val="clear" w:color="auto" w:fill="F2F6FC"/>
            <w:tcMar>
              <w:top w:w="40" w:type="dxa"/>
              <w:left w:w="80" w:type="dxa"/>
              <w:bottom w:w="40" w:type="dxa"/>
              <w:right w:w="80" w:type="dxa"/>
            </w:tcMar>
            <w:vAlign w:val="center"/>
          </w:tcPr>
          <w:p w14:paraId="4B5E6CB1"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007C9A59" w14:textId="77777777" w:rsidR="001D6D33" w:rsidRDefault="002D2DD4">
            <w:pPr>
              <w:spacing w:before="20" w:after="20"/>
            </w:pPr>
            <w:r>
              <w:rPr>
                <w:sz w:val="16"/>
              </w:rPr>
              <w:t>Data Access Control por entidad legal.</w:t>
            </w:r>
          </w:p>
        </w:tc>
      </w:tr>
    </w:tbl>
    <w:p w14:paraId="1333CBC5" w14:textId="77777777" w:rsidR="001D6D33" w:rsidRDefault="001D6D33">
      <w:pPr>
        <w:spacing w:after="80"/>
      </w:pPr>
    </w:p>
    <w:p w14:paraId="0D325A13" w14:textId="12868F23" w:rsidR="35863B0C" w:rsidRDefault="4F31EA18" w:rsidP="34C865D4">
      <w:pPr>
        <w:spacing w:line="300" w:lineRule="auto"/>
        <w:rPr>
          <w:rFonts w:ascii="Segoe UI" w:eastAsia="Segoe UI" w:hAnsi="Segoe UI" w:cs="Segoe UI"/>
          <w:sz w:val="21"/>
          <w:szCs w:val="21"/>
          <w:highlight w:val="yellow"/>
        </w:rPr>
      </w:pPr>
      <w:commentRangeStart w:id="315"/>
      <w:r w:rsidRPr="34C865D4">
        <w:rPr>
          <w:rFonts w:ascii="Segoe UI" w:eastAsia="Segoe UI" w:hAnsi="Segoe UI" w:cs="Segoe UI"/>
          <w:sz w:val="21"/>
          <w:szCs w:val="21"/>
          <w:highlight w:val="yellow"/>
        </w:rPr>
        <w:t>En el caso de Ciudad Limpia Bogotá, donde actualmente existen Centros de Beneficio (CeBe) para Bogotá y Cali, pero adicionalmente se gestionan los ingresos a nivel de regional para separar los municipios y se utilizan Centros de Costo (CeCos) para la asignación y sustitución de costos, se podria incluir la Regional como una dimensión? C</w:t>
      </w:r>
      <w:r w:rsidR="280CBD5A" w:rsidRPr="34C865D4">
        <w:rPr>
          <w:rFonts w:ascii="Segoe UI" w:eastAsia="Segoe UI" w:hAnsi="Segoe UI" w:cs="Segoe UI"/>
          <w:sz w:val="21"/>
          <w:szCs w:val="21"/>
          <w:highlight w:val="yellow"/>
        </w:rPr>
        <w:t xml:space="preserve">on el </w:t>
      </w:r>
      <w:r w:rsidRPr="34C865D4">
        <w:rPr>
          <w:rFonts w:ascii="Segoe UI" w:eastAsia="Segoe UI" w:hAnsi="Segoe UI" w:cs="Segoe UI"/>
          <w:sz w:val="21"/>
          <w:szCs w:val="21"/>
          <w:highlight w:val="yellow"/>
        </w:rPr>
        <w:t xml:space="preserve">propósito </w:t>
      </w:r>
      <w:r w:rsidR="1574DCB1" w:rsidRPr="34C865D4">
        <w:rPr>
          <w:rFonts w:ascii="Segoe UI" w:eastAsia="Segoe UI" w:hAnsi="Segoe UI" w:cs="Segoe UI"/>
          <w:sz w:val="21"/>
          <w:szCs w:val="21"/>
          <w:highlight w:val="yellow"/>
        </w:rPr>
        <w:t xml:space="preserve">de analizar </w:t>
      </w:r>
      <w:r w:rsidRPr="34C865D4">
        <w:rPr>
          <w:rFonts w:ascii="Segoe UI" w:eastAsia="Segoe UI" w:hAnsi="Segoe UI" w:cs="Segoe UI"/>
          <w:sz w:val="21"/>
          <w:szCs w:val="21"/>
          <w:highlight w:val="yellow"/>
        </w:rPr>
        <w:t>una adecuada segregación de ingresos por municipio, facilitaría el análisis transversal entre ingresos, costos y operación,  en los procesos de presupuesto y forecast.</w:t>
      </w:r>
      <w:r w:rsidR="2B0C1C2F" w:rsidRPr="34C865D4">
        <w:rPr>
          <w:rFonts w:ascii="Segoe UI" w:eastAsia="Segoe UI" w:hAnsi="Segoe UI" w:cs="Segoe UI"/>
          <w:sz w:val="21"/>
          <w:szCs w:val="21"/>
          <w:highlight w:val="yellow"/>
        </w:rPr>
        <w:t xml:space="preserve"> Y por temas de Reportes a Entidades de control como las SSPD</w:t>
      </w:r>
      <w:commentRangeEnd w:id="315"/>
      <w:r w:rsidR="00471A0F">
        <w:rPr>
          <w:rStyle w:val="CommentReference"/>
          <w:rFonts w:ascii="Segoe UI" w:eastAsia="Segoe UI" w:hAnsi="Segoe UI" w:cs="Segoe UI"/>
          <w:sz w:val="21"/>
          <w:szCs w:val="21"/>
          <w:highlight w:val="yellow"/>
        </w:rPr>
        <w:commentReference w:id="315"/>
      </w:r>
    </w:p>
    <w:p w14:paraId="7A1C2984" w14:textId="3E13F21C" w:rsidR="6B982EE3" w:rsidRDefault="6B982EE3" w:rsidP="34C865D4">
      <w:pPr>
        <w:spacing w:after="80"/>
        <w:rPr>
          <w:highlight w:val="yellow"/>
        </w:rPr>
      </w:pPr>
    </w:p>
    <w:p w14:paraId="486C54A6" w14:textId="77777777" w:rsidR="005014F0" w:rsidRDefault="005014F0">
      <w:pPr>
        <w:spacing w:after="80"/>
      </w:pPr>
    </w:p>
    <w:p w14:paraId="451CEEE7" w14:textId="77777777" w:rsidR="001D6D33" w:rsidRDefault="002D2DD4">
      <w:pPr>
        <w:spacing w:after="40"/>
      </w:pPr>
      <w:commentRangeStart w:id="316"/>
      <w:commentRangeStart w:id="317"/>
      <w:r>
        <w:rPr>
          <w:b/>
          <w:sz w:val="19"/>
        </w:rPr>
        <w:t>Lógica de carga por sociedad</w:t>
      </w:r>
      <w:commentRangeEnd w:id="317"/>
      <w:r w:rsidR="00A10AE3">
        <w:rPr>
          <w:rStyle w:val="CommentReference"/>
          <w:sz w:val="20"/>
          <w:szCs w:val="24"/>
        </w:rPr>
        <w:commentReference w:id="317"/>
      </w:r>
      <w:commentRangeEnd w:id="316"/>
      <w:r w:rsidR="00F303EB">
        <w:rPr>
          <w:rStyle w:val="CommentReference"/>
          <w:sz w:val="20"/>
          <w:szCs w:val="24"/>
        </w:rPr>
        <w:commentReference w:id="316"/>
      </w:r>
    </w:p>
    <w:tbl>
      <w:tblPr>
        <w:tblStyle w:val="Fanalca"/>
        <w:tblW w:w="0" w:type="auto"/>
        <w:jc w:val="center"/>
        <w:tblLayout w:type="fixed"/>
        <w:tblLook w:val="04A0" w:firstRow="1" w:lastRow="0" w:firstColumn="1" w:lastColumn="0" w:noHBand="0" w:noVBand="1"/>
      </w:tblPr>
      <w:tblGrid>
        <w:gridCol w:w="2736"/>
        <w:gridCol w:w="4176"/>
        <w:gridCol w:w="2592"/>
      </w:tblGrid>
      <w:tr w:rsidR="001D6D33" w14:paraId="1B00B0AB"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tcMar>
              <w:top w:w="40" w:type="dxa"/>
              <w:left w:w="80" w:type="dxa"/>
              <w:bottom w:w="40" w:type="dxa"/>
              <w:right w:w="80" w:type="dxa"/>
            </w:tcMar>
            <w:vAlign w:val="center"/>
          </w:tcPr>
          <w:p w14:paraId="0205DF73" w14:textId="77777777" w:rsidR="001D6D33" w:rsidRDefault="002D2DD4">
            <w:pPr>
              <w:spacing w:before="20" w:after="20"/>
              <w:jc w:val="center"/>
            </w:pPr>
            <w:r>
              <w:rPr>
                <w:b/>
                <w:color w:val="FFFFFF"/>
                <w:sz w:val="17"/>
              </w:rPr>
              <w:t>Sociedad</w:t>
            </w:r>
          </w:p>
        </w:tc>
        <w:tc>
          <w:tcPr>
            <w:tcW w:w="4176" w:type="dxa"/>
            <w:tcMar>
              <w:top w:w="40" w:type="dxa"/>
              <w:left w:w="80" w:type="dxa"/>
              <w:bottom w:w="40" w:type="dxa"/>
              <w:right w:w="80" w:type="dxa"/>
            </w:tcMar>
            <w:vAlign w:val="center"/>
          </w:tcPr>
          <w:p w14:paraId="3659F5DA" w14:textId="77777777" w:rsidR="001D6D33" w:rsidRDefault="002D2DD4">
            <w:pPr>
              <w:spacing w:before="20" w:after="20"/>
              <w:jc w:val="center"/>
            </w:pPr>
            <w:r>
              <w:rPr>
                <w:b/>
                <w:color w:val="FFFFFF"/>
                <w:sz w:val="17"/>
              </w:rPr>
              <w:t>Método</w:t>
            </w:r>
          </w:p>
        </w:tc>
        <w:tc>
          <w:tcPr>
            <w:tcW w:w="2592" w:type="dxa"/>
            <w:tcMar>
              <w:top w:w="40" w:type="dxa"/>
              <w:left w:w="80" w:type="dxa"/>
              <w:bottom w:w="40" w:type="dxa"/>
              <w:right w:w="80" w:type="dxa"/>
            </w:tcMar>
            <w:vAlign w:val="center"/>
          </w:tcPr>
          <w:p w14:paraId="34397315" w14:textId="77777777" w:rsidR="001D6D33" w:rsidRDefault="002D2DD4">
            <w:pPr>
              <w:spacing w:before="20" w:after="20"/>
              <w:jc w:val="center"/>
            </w:pPr>
            <w:r>
              <w:rPr>
                <w:b/>
                <w:color w:val="FFFFFF"/>
                <w:sz w:val="17"/>
              </w:rPr>
              <w:t>Responsable del dato</w:t>
            </w:r>
          </w:p>
        </w:tc>
      </w:tr>
      <w:tr w:rsidR="001D6D33" w14:paraId="3DFBCE4A" w14:textId="77777777" w:rsidTr="5F8CE5F7">
        <w:trPr>
          <w:jc w:val="center"/>
        </w:trPr>
        <w:tc>
          <w:tcPr>
            <w:tcW w:w="2736" w:type="dxa"/>
            <w:tcMar>
              <w:top w:w="40" w:type="dxa"/>
              <w:left w:w="80" w:type="dxa"/>
              <w:bottom w:w="40" w:type="dxa"/>
              <w:right w:w="80" w:type="dxa"/>
            </w:tcMar>
            <w:vAlign w:val="center"/>
          </w:tcPr>
          <w:p w14:paraId="048640E7" w14:textId="77777777" w:rsidR="001D6D33" w:rsidRDefault="002D2DD4">
            <w:pPr>
              <w:spacing w:before="20" w:after="20"/>
            </w:pPr>
            <w:r>
              <w:rPr>
                <w:sz w:val="16"/>
              </w:rPr>
              <w:t>CL Bogotá / Neiva / Huila</w:t>
            </w:r>
          </w:p>
        </w:tc>
        <w:tc>
          <w:tcPr>
            <w:tcW w:w="4176" w:type="dxa"/>
            <w:tcMar>
              <w:top w:w="40" w:type="dxa"/>
              <w:left w:w="80" w:type="dxa"/>
              <w:bottom w:w="40" w:type="dxa"/>
              <w:right w:w="80" w:type="dxa"/>
            </w:tcMar>
            <w:vAlign w:val="center"/>
          </w:tcPr>
          <w:p w14:paraId="2D749AE9" w14:textId="77777777" w:rsidR="001D6D33" w:rsidRDefault="002D2DD4">
            <w:pPr>
              <w:spacing w:before="20" w:after="20"/>
            </w:pPr>
            <w:r>
              <w:rPr>
                <w:sz w:val="16"/>
              </w:rPr>
              <w:t>Valor total por componente desde el Excel del jefe de tarifas</w:t>
            </w:r>
          </w:p>
        </w:tc>
        <w:tc>
          <w:tcPr>
            <w:tcW w:w="2592" w:type="dxa"/>
            <w:tcMar>
              <w:top w:w="40" w:type="dxa"/>
              <w:left w:w="80" w:type="dxa"/>
              <w:bottom w:w="40" w:type="dxa"/>
              <w:right w:w="80" w:type="dxa"/>
            </w:tcMar>
            <w:vAlign w:val="center"/>
          </w:tcPr>
          <w:p w14:paraId="6D67B0F0" w14:textId="77777777" w:rsidR="001D6D33" w:rsidRDefault="002D2DD4">
            <w:pPr>
              <w:spacing w:before="20" w:after="20"/>
            </w:pPr>
            <w:r>
              <w:rPr>
                <w:sz w:val="16"/>
              </w:rPr>
              <w:t>Jefe Nacional de Tarifas → Planeación Financiera</w:t>
            </w:r>
          </w:p>
        </w:tc>
      </w:tr>
      <w:tr w:rsidR="001D6D33" w14:paraId="671BAD1C" w14:textId="77777777" w:rsidTr="5F8CE5F7">
        <w:trPr>
          <w:jc w:val="center"/>
        </w:trPr>
        <w:tc>
          <w:tcPr>
            <w:tcW w:w="2736" w:type="dxa"/>
            <w:shd w:val="clear" w:color="auto" w:fill="F2F6FC"/>
            <w:tcMar>
              <w:top w:w="40" w:type="dxa"/>
              <w:left w:w="80" w:type="dxa"/>
              <w:bottom w:w="40" w:type="dxa"/>
              <w:right w:w="80" w:type="dxa"/>
            </w:tcMar>
            <w:vAlign w:val="center"/>
          </w:tcPr>
          <w:p w14:paraId="0025C454" w14:textId="77777777" w:rsidR="001D6D33" w:rsidRDefault="002D2DD4">
            <w:pPr>
              <w:spacing w:before="20" w:after="20"/>
            </w:pPr>
            <w:r>
              <w:rPr>
                <w:sz w:val="16"/>
              </w:rPr>
              <w:t>CGS / RH</w:t>
            </w:r>
          </w:p>
        </w:tc>
        <w:tc>
          <w:tcPr>
            <w:tcW w:w="4176" w:type="dxa"/>
            <w:shd w:val="clear" w:color="auto" w:fill="F2F6FC"/>
            <w:tcMar>
              <w:top w:w="40" w:type="dxa"/>
              <w:left w:w="80" w:type="dxa"/>
              <w:bottom w:w="40" w:type="dxa"/>
              <w:right w:w="80" w:type="dxa"/>
            </w:tcMar>
            <w:vAlign w:val="center"/>
          </w:tcPr>
          <w:p w14:paraId="43E97D04" w14:textId="6E059A61" w:rsidR="001D6D33" w:rsidRDefault="52B5197F">
            <w:pPr>
              <w:spacing w:before="20" w:after="20"/>
            </w:pPr>
            <w:r w:rsidRPr="5F8CE5F7">
              <w:rPr>
                <w:sz w:val="16"/>
                <w:szCs w:val="16"/>
              </w:rPr>
              <w:t>Cálculo P×Q: tarifa × toneladas/kilos por cliente y residuo</w:t>
            </w:r>
            <w:r w:rsidR="2DD02284" w:rsidRPr="5F8CE5F7">
              <w:rPr>
                <w:sz w:val="16"/>
                <w:szCs w:val="16"/>
              </w:rPr>
              <w:t xml:space="preserve"> - tratamiento</w:t>
            </w:r>
          </w:p>
        </w:tc>
        <w:tc>
          <w:tcPr>
            <w:tcW w:w="2592" w:type="dxa"/>
            <w:shd w:val="clear" w:color="auto" w:fill="F2F6FC"/>
            <w:tcMar>
              <w:top w:w="40" w:type="dxa"/>
              <w:left w:w="80" w:type="dxa"/>
              <w:bottom w:w="40" w:type="dxa"/>
              <w:right w:w="80" w:type="dxa"/>
            </w:tcMar>
            <w:vAlign w:val="center"/>
          </w:tcPr>
          <w:p w14:paraId="6F6DECA0" w14:textId="77777777" w:rsidR="001D6D33" w:rsidRDefault="002D2DD4">
            <w:pPr>
              <w:spacing w:before="20" w:after="20"/>
            </w:pPr>
            <w:r>
              <w:rPr>
                <w:sz w:val="16"/>
              </w:rPr>
              <w:t>Áreas CGS/RH → Planeación Financiera</w:t>
            </w:r>
          </w:p>
        </w:tc>
      </w:tr>
    </w:tbl>
    <w:p w14:paraId="2BCCF619" w14:textId="77777777" w:rsidR="001D6D33" w:rsidRDefault="001D6D33">
      <w:pPr>
        <w:spacing w:after="80"/>
      </w:pPr>
    </w:p>
    <w:p w14:paraId="7109D846" w14:textId="77777777" w:rsidR="001D6D33" w:rsidRDefault="002D2DD4">
      <w:pPr>
        <w:spacing w:after="60"/>
      </w:pPr>
      <w:r>
        <w:rPr>
          <w:sz w:val="19"/>
        </w:rPr>
        <w:t>Modelo de Gastos / Costos — planificación, control y análisis de costos operativos y gastos por centro de costo, componente de servicio, cuenta y sociedad.</w:t>
      </w:r>
    </w:p>
    <w:tbl>
      <w:tblPr>
        <w:tblStyle w:val="Fanalca"/>
        <w:tblW w:w="0" w:type="auto"/>
        <w:jc w:val="center"/>
        <w:tblLayout w:type="fixed"/>
        <w:tblLook w:val="04A0" w:firstRow="1" w:lastRow="0" w:firstColumn="1" w:lastColumn="0" w:noHBand="0" w:noVBand="1"/>
      </w:tblPr>
      <w:tblGrid>
        <w:gridCol w:w="2016"/>
        <w:gridCol w:w="1728"/>
        <w:gridCol w:w="1152"/>
        <w:gridCol w:w="4608"/>
      </w:tblGrid>
      <w:tr w:rsidR="001D6D33" w14:paraId="6D3E48F5"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2016" w:type="dxa"/>
            <w:tcMar>
              <w:top w:w="40" w:type="dxa"/>
              <w:left w:w="80" w:type="dxa"/>
              <w:bottom w:w="40" w:type="dxa"/>
              <w:right w:w="80" w:type="dxa"/>
            </w:tcMar>
            <w:vAlign w:val="center"/>
          </w:tcPr>
          <w:p w14:paraId="21BAE24D" w14:textId="77777777" w:rsidR="001D6D33" w:rsidRDefault="002D2DD4">
            <w:pPr>
              <w:spacing w:before="20" w:after="20"/>
              <w:jc w:val="center"/>
            </w:pPr>
            <w:r>
              <w:rPr>
                <w:b/>
                <w:color w:val="FFFFFF"/>
                <w:sz w:val="17"/>
              </w:rPr>
              <w:t>Dimensión</w:t>
            </w:r>
          </w:p>
        </w:tc>
        <w:tc>
          <w:tcPr>
            <w:tcW w:w="1728" w:type="dxa"/>
            <w:tcMar>
              <w:top w:w="40" w:type="dxa"/>
              <w:left w:w="80" w:type="dxa"/>
              <w:bottom w:w="40" w:type="dxa"/>
              <w:right w:w="80" w:type="dxa"/>
            </w:tcMar>
            <w:vAlign w:val="center"/>
          </w:tcPr>
          <w:p w14:paraId="19887AF8" w14:textId="77777777" w:rsidR="001D6D33" w:rsidRDefault="002D2DD4">
            <w:pPr>
              <w:spacing w:before="20" w:after="20"/>
              <w:jc w:val="center"/>
            </w:pPr>
            <w:r>
              <w:rPr>
                <w:b/>
                <w:color w:val="FFFFFF"/>
                <w:sz w:val="17"/>
              </w:rPr>
              <w:t>Tipo SAC</w:t>
            </w:r>
          </w:p>
        </w:tc>
        <w:tc>
          <w:tcPr>
            <w:tcW w:w="1152" w:type="dxa"/>
            <w:tcMar>
              <w:top w:w="40" w:type="dxa"/>
              <w:left w:w="80" w:type="dxa"/>
              <w:bottom w:w="40" w:type="dxa"/>
              <w:right w:w="80" w:type="dxa"/>
            </w:tcMar>
            <w:vAlign w:val="center"/>
          </w:tcPr>
          <w:p w14:paraId="23E22B27" w14:textId="77777777" w:rsidR="001D6D33" w:rsidRDefault="002D2DD4">
            <w:pPr>
              <w:spacing w:before="20" w:after="20"/>
              <w:jc w:val="center"/>
            </w:pPr>
            <w:r>
              <w:rPr>
                <w:b/>
                <w:color w:val="FFFFFF"/>
                <w:sz w:val="17"/>
              </w:rPr>
              <w:t>Pública</w:t>
            </w:r>
          </w:p>
        </w:tc>
        <w:tc>
          <w:tcPr>
            <w:tcW w:w="4608" w:type="dxa"/>
            <w:tcMar>
              <w:top w:w="40" w:type="dxa"/>
              <w:left w:w="80" w:type="dxa"/>
              <w:bottom w:w="40" w:type="dxa"/>
              <w:right w:w="80" w:type="dxa"/>
            </w:tcMar>
            <w:vAlign w:val="center"/>
          </w:tcPr>
          <w:p w14:paraId="369E2D58" w14:textId="77777777" w:rsidR="001D6D33" w:rsidRDefault="002D2DD4">
            <w:pPr>
              <w:spacing w:before="20" w:after="20"/>
              <w:jc w:val="center"/>
            </w:pPr>
            <w:r>
              <w:rPr>
                <w:b/>
                <w:color w:val="FFFFFF"/>
                <w:sz w:val="17"/>
              </w:rPr>
              <w:t>Notas</w:t>
            </w:r>
          </w:p>
        </w:tc>
      </w:tr>
      <w:tr w:rsidR="001D6D33" w14:paraId="79DB981E" w14:textId="77777777" w:rsidTr="6B982EE3">
        <w:trPr>
          <w:jc w:val="center"/>
        </w:trPr>
        <w:tc>
          <w:tcPr>
            <w:tcW w:w="2016" w:type="dxa"/>
            <w:tcMar>
              <w:top w:w="40" w:type="dxa"/>
              <w:left w:w="80" w:type="dxa"/>
              <w:bottom w:w="40" w:type="dxa"/>
              <w:right w:w="80" w:type="dxa"/>
            </w:tcMar>
            <w:vAlign w:val="center"/>
          </w:tcPr>
          <w:p w14:paraId="0981BD7E" w14:textId="77777777" w:rsidR="001D6D33" w:rsidRDefault="002D2DD4">
            <w:pPr>
              <w:spacing w:before="20" w:after="20"/>
            </w:pPr>
            <w:r>
              <w:rPr>
                <w:sz w:val="16"/>
              </w:rPr>
              <w:t>Version</w:t>
            </w:r>
          </w:p>
        </w:tc>
        <w:tc>
          <w:tcPr>
            <w:tcW w:w="1728" w:type="dxa"/>
            <w:tcMar>
              <w:top w:w="40" w:type="dxa"/>
              <w:left w:w="80" w:type="dxa"/>
              <w:bottom w:w="40" w:type="dxa"/>
              <w:right w:w="80" w:type="dxa"/>
            </w:tcMar>
            <w:vAlign w:val="center"/>
          </w:tcPr>
          <w:p w14:paraId="514F4032" w14:textId="77777777" w:rsidR="001D6D33" w:rsidRDefault="002D2DD4">
            <w:pPr>
              <w:spacing w:before="20" w:after="20"/>
            </w:pPr>
            <w:r>
              <w:rPr>
                <w:sz w:val="16"/>
              </w:rPr>
              <w:t>Version</w:t>
            </w:r>
          </w:p>
        </w:tc>
        <w:tc>
          <w:tcPr>
            <w:tcW w:w="1152" w:type="dxa"/>
            <w:tcMar>
              <w:top w:w="40" w:type="dxa"/>
              <w:left w:w="80" w:type="dxa"/>
              <w:bottom w:w="40" w:type="dxa"/>
              <w:right w:w="80" w:type="dxa"/>
            </w:tcMar>
            <w:vAlign w:val="center"/>
          </w:tcPr>
          <w:p w14:paraId="685EAB8F" w14:textId="77777777" w:rsidR="001D6D33" w:rsidRDefault="002D2DD4">
            <w:pPr>
              <w:spacing w:before="20" w:after="20"/>
            </w:pPr>
            <w:r>
              <w:rPr>
                <w:sz w:val="16"/>
              </w:rPr>
              <w:t>No</w:t>
            </w:r>
          </w:p>
        </w:tc>
        <w:tc>
          <w:tcPr>
            <w:tcW w:w="4608" w:type="dxa"/>
            <w:tcMar>
              <w:top w:w="40" w:type="dxa"/>
              <w:left w:w="80" w:type="dxa"/>
              <w:bottom w:w="40" w:type="dxa"/>
              <w:right w:w="80" w:type="dxa"/>
            </w:tcMar>
            <w:vAlign w:val="center"/>
          </w:tcPr>
          <w:p w14:paraId="12E86E49" w14:textId="77777777" w:rsidR="001D6D33" w:rsidRDefault="002D2DD4">
            <w:pPr>
              <w:spacing w:before="20" w:after="20"/>
            </w:pPr>
            <w:r>
              <w:rPr>
                <w:sz w:val="16"/>
              </w:rPr>
              <w:t>Actual / Presupuesto / Forecast.</w:t>
            </w:r>
          </w:p>
        </w:tc>
      </w:tr>
      <w:tr w:rsidR="001D6D33" w14:paraId="3CA8FB83" w14:textId="77777777" w:rsidTr="6B982EE3">
        <w:trPr>
          <w:jc w:val="center"/>
        </w:trPr>
        <w:tc>
          <w:tcPr>
            <w:tcW w:w="2016" w:type="dxa"/>
            <w:shd w:val="clear" w:color="auto" w:fill="F2F6FC"/>
            <w:tcMar>
              <w:top w:w="40" w:type="dxa"/>
              <w:left w:w="80" w:type="dxa"/>
              <w:bottom w:w="40" w:type="dxa"/>
              <w:right w:w="80" w:type="dxa"/>
            </w:tcMar>
            <w:vAlign w:val="center"/>
          </w:tcPr>
          <w:p w14:paraId="7867C08A" w14:textId="77777777" w:rsidR="001D6D33" w:rsidRDefault="002D2DD4">
            <w:pPr>
              <w:spacing w:before="20" w:after="20"/>
            </w:pPr>
            <w:r>
              <w:rPr>
                <w:sz w:val="16"/>
              </w:rPr>
              <w:t>CUENTA</w:t>
            </w:r>
          </w:p>
        </w:tc>
        <w:tc>
          <w:tcPr>
            <w:tcW w:w="1728" w:type="dxa"/>
            <w:shd w:val="clear" w:color="auto" w:fill="F2F6FC"/>
            <w:tcMar>
              <w:top w:w="40" w:type="dxa"/>
              <w:left w:w="80" w:type="dxa"/>
              <w:bottom w:w="40" w:type="dxa"/>
              <w:right w:w="80" w:type="dxa"/>
            </w:tcMar>
            <w:vAlign w:val="center"/>
          </w:tcPr>
          <w:p w14:paraId="3F5261E6" w14:textId="77777777" w:rsidR="001D6D33" w:rsidRDefault="002D2DD4">
            <w:pPr>
              <w:spacing w:before="20" w:after="20"/>
            </w:pPr>
            <w:r>
              <w:rPr>
                <w:sz w:val="16"/>
              </w:rPr>
              <w:t>Account</w:t>
            </w:r>
          </w:p>
        </w:tc>
        <w:tc>
          <w:tcPr>
            <w:tcW w:w="1152" w:type="dxa"/>
            <w:shd w:val="clear" w:color="auto" w:fill="F2F6FC"/>
            <w:tcMar>
              <w:top w:w="40" w:type="dxa"/>
              <w:left w:w="80" w:type="dxa"/>
              <w:bottom w:w="40" w:type="dxa"/>
              <w:right w:w="80" w:type="dxa"/>
            </w:tcMar>
            <w:vAlign w:val="center"/>
          </w:tcPr>
          <w:p w14:paraId="56828075"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6786E26A" w14:textId="77777777" w:rsidR="001D6D33" w:rsidRDefault="002D2DD4">
            <w:pPr>
              <w:spacing w:before="20" w:after="20"/>
            </w:pPr>
            <w:r>
              <w:rPr>
                <w:sz w:val="16"/>
              </w:rPr>
              <w:t>Cuentas de costos y gastos.</w:t>
            </w:r>
          </w:p>
        </w:tc>
      </w:tr>
      <w:tr w:rsidR="001D6D33" w14:paraId="12B362FF" w14:textId="77777777" w:rsidTr="6B982EE3">
        <w:trPr>
          <w:jc w:val="center"/>
        </w:trPr>
        <w:tc>
          <w:tcPr>
            <w:tcW w:w="2016" w:type="dxa"/>
            <w:tcMar>
              <w:top w:w="40" w:type="dxa"/>
              <w:left w:w="80" w:type="dxa"/>
              <w:bottom w:w="40" w:type="dxa"/>
              <w:right w:w="80" w:type="dxa"/>
            </w:tcMar>
            <w:vAlign w:val="center"/>
          </w:tcPr>
          <w:p w14:paraId="39C5A5DC" w14:textId="77777777" w:rsidR="001D6D33" w:rsidRDefault="002D2DD4">
            <w:pPr>
              <w:spacing w:before="20" w:after="20"/>
            </w:pPr>
            <w:r>
              <w:rPr>
                <w:sz w:val="16"/>
              </w:rPr>
              <w:t>Date</w:t>
            </w:r>
          </w:p>
        </w:tc>
        <w:tc>
          <w:tcPr>
            <w:tcW w:w="1728" w:type="dxa"/>
            <w:tcMar>
              <w:top w:w="40" w:type="dxa"/>
              <w:left w:w="80" w:type="dxa"/>
              <w:bottom w:w="40" w:type="dxa"/>
              <w:right w:w="80" w:type="dxa"/>
            </w:tcMar>
            <w:vAlign w:val="center"/>
          </w:tcPr>
          <w:p w14:paraId="6E78B785" w14:textId="77777777" w:rsidR="001D6D33" w:rsidRDefault="002D2DD4">
            <w:pPr>
              <w:spacing w:before="20" w:after="20"/>
            </w:pPr>
            <w:r>
              <w:rPr>
                <w:sz w:val="16"/>
              </w:rPr>
              <w:t>Date</w:t>
            </w:r>
          </w:p>
        </w:tc>
        <w:tc>
          <w:tcPr>
            <w:tcW w:w="1152" w:type="dxa"/>
            <w:tcMar>
              <w:top w:w="40" w:type="dxa"/>
              <w:left w:w="80" w:type="dxa"/>
              <w:bottom w:w="40" w:type="dxa"/>
              <w:right w:w="80" w:type="dxa"/>
            </w:tcMar>
            <w:vAlign w:val="center"/>
          </w:tcPr>
          <w:p w14:paraId="282557EA" w14:textId="77777777" w:rsidR="001D6D33" w:rsidRDefault="002D2DD4">
            <w:pPr>
              <w:spacing w:before="20" w:after="20"/>
            </w:pPr>
            <w:r>
              <w:rPr>
                <w:sz w:val="16"/>
              </w:rPr>
              <w:t>No</w:t>
            </w:r>
          </w:p>
        </w:tc>
        <w:tc>
          <w:tcPr>
            <w:tcW w:w="4608" w:type="dxa"/>
            <w:tcMar>
              <w:top w:w="40" w:type="dxa"/>
              <w:left w:w="80" w:type="dxa"/>
              <w:bottom w:w="40" w:type="dxa"/>
              <w:right w:w="80" w:type="dxa"/>
            </w:tcMar>
            <w:vAlign w:val="center"/>
          </w:tcPr>
          <w:p w14:paraId="3BAA6361" w14:textId="77777777" w:rsidR="001D6D33" w:rsidRDefault="002D2DD4">
            <w:pPr>
              <w:spacing w:before="20" w:after="20"/>
            </w:pPr>
            <w:r>
              <w:rPr>
                <w:sz w:val="16"/>
              </w:rPr>
              <w:t>Mensual.</w:t>
            </w:r>
          </w:p>
        </w:tc>
      </w:tr>
      <w:tr w:rsidR="001D6D33" w14:paraId="58AE2363" w14:textId="77777777" w:rsidTr="6B982EE3">
        <w:trPr>
          <w:jc w:val="center"/>
        </w:trPr>
        <w:tc>
          <w:tcPr>
            <w:tcW w:w="2016" w:type="dxa"/>
            <w:shd w:val="clear" w:color="auto" w:fill="F2F6FC"/>
            <w:tcMar>
              <w:top w:w="40" w:type="dxa"/>
              <w:left w:w="80" w:type="dxa"/>
              <w:bottom w:w="40" w:type="dxa"/>
              <w:right w:w="80" w:type="dxa"/>
            </w:tcMar>
            <w:vAlign w:val="center"/>
          </w:tcPr>
          <w:p w14:paraId="06E9938D" w14:textId="77777777" w:rsidR="001D6D33" w:rsidRDefault="002D2DD4">
            <w:pPr>
              <w:spacing w:before="20" w:after="20"/>
            </w:pPr>
            <w:r>
              <w:rPr>
                <w:sz w:val="16"/>
              </w:rPr>
              <w:t>CECO_CL</w:t>
            </w:r>
          </w:p>
        </w:tc>
        <w:tc>
          <w:tcPr>
            <w:tcW w:w="1728" w:type="dxa"/>
            <w:shd w:val="clear" w:color="auto" w:fill="F2F6FC"/>
            <w:tcMar>
              <w:top w:w="40" w:type="dxa"/>
              <w:left w:w="80" w:type="dxa"/>
              <w:bottom w:w="40" w:type="dxa"/>
              <w:right w:w="80" w:type="dxa"/>
            </w:tcMar>
            <w:vAlign w:val="center"/>
          </w:tcPr>
          <w:p w14:paraId="49CE4391" w14:textId="77777777" w:rsidR="001D6D33" w:rsidRDefault="002D2DD4">
            <w:pPr>
              <w:spacing w:before="20" w:after="20"/>
            </w:pPr>
            <w:r>
              <w:rPr>
                <w:sz w:val="16"/>
              </w:rPr>
              <w:t>Generic</w:t>
            </w:r>
          </w:p>
        </w:tc>
        <w:tc>
          <w:tcPr>
            <w:tcW w:w="1152" w:type="dxa"/>
            <w:shd w:val="clear" w:color="auto" w:fill="F2F6FC"/>
            <w:tcMar>
              <w:top w:w="40" w:type="dxa"/>
              <w:left w:w="80" w:type="dxa"/>
              <w:bottom w:w="40" w:type="dxa"/>
              <w:right w:w="80" w:type="dxa"/>
            </w:tcMar>
            <w:vAlign w:val="center"/>
          </w:tcPr>
          <w:p w14:paraId="0902E620"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4F4301F0" w14:textId="77777777" w:rsidR="001D6D33" w:rsidRDefault="002D2DD4">
            <w:pPr>
              <w:spacing w:before="20" w:after="20"/>
            </w:pPr>
            <w:r>
              <w:rPr>
                <w:sz w:val="16"/>
              </w:rPr>
              <w:t>Centro de costo (área / vehículo de flota).</w:t>
            </w:r>
          </w:p>
        </w:tc>
      </w:tr>
      <w:tr w:rsidR="001D6D33" w14:paraId="477298C5" w14:textId="77777777" w:rsidTr="6B982EE3">
        <w:trPr>
          <w:jc w:val="center"/>
        </w:trPr>
        <w:tc>
          <w:tcPr>
            <w:tcW w:w="2016" w:type="dxa"/>
            <w:tcMar>
              <w:top w:w="40" w:type="dxa"/>
              <w:left w:w="80" w:type="dxa"/>
              <w:bottom w:w="40" w:type="dxa"/>
              <w:right w:w="80" w:type="dxa"/>
            </w:tcMar>
            <w:vAlign w:val="center"/>
          </w:tcPr>
          <w:p w14:paraId="2B906695" w14:textId="77777777" w:rsidR="001D6D33" w:rsidRDefault="002D2DD4">
            <w:pPr>
              <w:spacing w:before="20" w:after="20"/>
            </w:pPr>
            <w:r>
              <w:rPr>
                <w:sz w:val="16"/>
              </w:rPr>
              <w:t>CEBE_CL</w:t>
            </w:r>
          </w:p>
        </w:tc>
        <w:tc>
          <w:tcPr>
            <w:tcW w:w="1728" w:type="dxa"/>
            <w:tcMar>
              <w:top w:w="40" w:type="dxa"/>
              <w:left w:w="80" w:type="dxa"/>
              <w:bottom w:w="40" w:type="dxa"/>
              <w:right w:w="80" w:type="dxa"/>
            </w:tcMar>
            <w:vAlign w:val="center"/>
          </w:tcPr>
          <w:p w14:paraId="5DBC1EE5" w14:textId="77777777" w:rsidR="001D6D33" w:rsidRDefault="002D2DD4">
            <w:pPr>
              <w:spacing w:before="20" w:after="20"/>
            </w:pPr>
            <w:r>
              <w:rPr>
                <w:sz w:val="16"/>
              </w:rPr>
              <w:t>Generic</w:t>
            </w:r>
          </w:p>
        </w:tc>
        <w:tc>
          <w:tcPr>
            <w:tcW w:w="1152" w:type="dxa"/>
            <w:tcMar>
              <w:top w:w="40" w:type="dxa"/>
              <w:left w:w="80" w:type="dxa"/>
              <w:bottom w:w="40" w:type="dxa"/>
              <w:right w:w="80" w:type="dxa"/>
            </w:tcMar>
            <w:vAlign w:val="center"/>
          </w:tcPr>
          <w:p w14:paraId="14FA1CF2" w14:textId="77777777" w:rsidR="001D6D33" w:rsidRDefault="002D2DD4">
            <w:pPr>
              <w:spacing w:before="20" w:after="20"/>
            </w:pPr>
            <w:r>
              <w:rPr>
                <w:sz w:val="16"/>
              </w:rPr>
              <w:t>Sí</w:t>
            </w:r>
          </w:p>
        </w:tc>
        <w:tc>
          <w:tcPr>
            <w:tcW w:w="4608" w:type="dxa"/>
            <w:tcMar>
              <w:top w:w="40" w:type="dxa"/>
              <w:left w:w="80" w:type="dxa"/>
              <w:bottom w:w="40" w:type="dxa"/>
              <w:right w:w="80" w:type="dxa"/>
            </w:tcMar>
            <w:vAlign w:val="center"/>
          </w:tcPr>
          <w:p w14:paraId="5A353D04" w14:textId="77777777" w:rsidR="001D6D33" w:rsidRDefault="002D2DD4">
            <w:pPr>
              <w:spacing w:before="20" w:after="20"/>
            </w:pPr>
            <w:r>
              <w:rPr>
                <w:sz w:val="16"/>
              </w:rPr>
              <w:t>Componente de servicio / línea de negocio.</w:t>
            </w:r>
          </w:p>
        </w:tc>
      </w:tr>
      <w:tr w:rsidR="001D6D33" w14:paraId="287171D7" w14:textId="77777777" w:rsidTr="6B982EE3">
        <w:trPr>
          <w:jc w:val="center"/>
        </w:trPr>
        <w:tc>
          <w:tcPr>
            <w:tcW w:w="2016" w:type="dxa"/>
            <w:shd w:val="clear" w:color="auto" w:fill="F2F6FC"/>
            <w:tcMar>
              <w:top w:w="40" w:type="dxa"/>
              <w:left w:w="80" w:type="dxa"/>
              <w:bottom w:w="40" w:type="dxa"/>
              <w:right w:w="80" w:type="dxa"/>
            </w:tcMar>
            <w:vAlign w:val="center"/>
          </w:tcPr>
          <w:p w14:paraId="125BA100" w14:textId="77777777" w:rsidR="001D6D33" w:rsidRDefault="002D2DD4">
            <w:pPr>
              <w:spacing w:before="20" w:after="20"/>
            </w:pPr>
            <w:r>
              <w:rPr>
                <w:sz w:val="16"/>
              </w:rPr>
              <w:t>AUDITORIA</w:t>
            </w:r>
          </w:p>
        </w:tc>
        <w:tc>
          <w:tcPr>
            <w:tcW w:w="1728" w:type="dxa"/>
            <w:shd w:val="clear" w:color="auto" w:fill="F2F6FC"/>
            <w:tcMar>
              <w:top w:w="40" w:type="dxa"/>
              <w:left w:w="80" w:type="dxa"/>
              <w:bottom w:w="40" w:type="dxa"/>
              <w:right w:w="80" w:type="dxa"/>
            </w:tcMar>
            <w:vAlign w:val="center"/>
          </w:tcPr>
          <w:p w14:paraId="603C31E6" w14:textId="7C55B729" w:rsidR="001D6D33" w:rsidRDefault="61D21D5B">
            <w:pPr>
              <w:spacing w:before="20" w:after="20"/>
            </w:pPr>
            <w:r w:rsidRPr="6B982EE3">
              <w:rPr>
                <w:sz w:val="16"/>
                <w:szCs w:val="16"/>
              </w:rPr>
              <w:t>Generic</w:t>
            </w:r>
            <w:r w:rsidR="7D1087C1" w:rsidRPr="6B982EE3">
              <w:rPr>
                <w:sz w:val="16"/>
                <w:szCs w:val="16"/>
              </w:rPr>
              <w:t>|</w:t>
            </w:r>
          </w:p>
        </w:tc>
        <w:tc>
          <w:tcPr>
            <w:tcW w:w="1152" w:type="dxa"/>
            <w:shd w:val="clear" w:color="auto" w:fill="F2F6FC"/>
            <w:tcMar>
              <w:top w:w="40" w:type="dxa"/>
              <w:left w:w="80" w:type="dxa"/>
              <w:bottom w:w="40" w:type="dxa"/>
              <w:right w:w="80" w:type="dxa"/>
            </w:tcMar>
            <w:vAlign w:val="center"/>
          </w:tcPr>
          <w:p w14:paraId="0053278A"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11208A97" w14:textId="77777777" w:rsidR="001D6D33" w:rsidRDefault="002D2DD4">
            <w:pPr>
              <w:spacing w:before="20" w:after="20"/>
            </w:pPr>
            <w:r>
              <w:rPr>
                <w:sz w:val="16"/>
              </w:rPr>
              <w:t>Origen: REAL_S4 / PRESUPUESTO_EXCEL / MANUAL.</w:t>
            </w:r>
          </w:p>
        </w:tc>
      </w:tr>
      <w:tr w:rsidR="001D6D33" w14:paraId="03EA843D" w14:textId="77777777" w:rsidTr="6B982EE3">
        <w:trPr>
          <w:jc w:val="center"/>
        </w:trPr>
        <w:tc>
          <w:tcPr>
            <w:tcW w:w="2016" w:type="dxa"/>
            <w:tcMar>
              <w:top w:w="40" w:type="dxa"/>
              <w:left w:w="80" w:type="dxa"/>
              <w:bottom w:w="40" w:type="dxa"/>
              <w:right w:w="80" w:type="dxa"/>
            </w:tcMar>
            <w:vAlign w:val="center"/>
          </w:tcPr>
          <w:p w14:paraId="232902AE" w14:textId="77777777" w:rsidR="001D6D33" w:rsidRDefault="002D2DD4">
            <w:pPr>
              <w:spacing w:before="20" w:after="20"/>
            </w:pPr>
            <w:r>
              <w:rPr>
                <w:sz w:val="16"/>
              </w:rPr>
              <w:t>MONEDA</w:t>
            </w:r>
          </w:p>
        </w:tc>
        <w:tc>
          <w:tcPr>
            <w:tcW w:w="1728" w:type="dxa"/>
            <w:tcMar>
              <w:top w:w="40" w:type="dxa"/>
              <w:left w:w="80" w:type="dxa"/>
              <w:bottom w:w="40" w:type="dxa"/>
              <w:right w:w="80" w:type="dxa"/>
            </w:tcMar>
            <w:vAlign w:val="center"/>
          </w:tcPr>
          <w:p w14:paraId="77589464" w14:textId="77777777" w:rsidR="001D6D33" w:rsidRDefault="002D2DD4">
            <w:pPr>
              <w:spacing w:before="20" w:after="20"/>
            </w:pPr>
            <w:r>
              <w:rPr>
                <w:sz w:val="16"/>
              </w:rPr>
              <w:t>Generic</w:t>
            </w:r>
          </w:p>
        </w:tc>
        <w:tc>
          <w:tcPr>
            <w:tcW w:w="1152" w:type="dxa"/>
            <w:tcMar>
              <w:top w:w="40" w:type="dxa"/>
              <w:left w:w="80" w:type="dxa"/>
              <w:bottom w:w="40" w:type="dxa"/>
              <w:right w:w="80" w:type="dxa"/>
            </w:tcMar>
            <w:vAlign w:val="center"/>
          </w:tcPr>
          <w:p w14:paraId="1C41AF99" w14:textId="77777777" w:rsidR="001D6D33" w:rsidRDefault="002D2DD4">
            <w:pPr>
              <w:spacing w:before="20" w:after="20"/>
            </w:pPr>
            <w:r>
              <w:rPr>
                <w:sz w:val="16"/>
              </w:rPr>
              <w:t>Sí</w:t>
            </w:r>
          </w:p>
        </w:tc>
        <w:tc>
          <w:tcPr>
            <w:tcW w:w="4608" w:type="dxa"/>
            <w:tcMar>
              <w:top w:w="40" w:type="dxa"/>
              <w:left w:w="80" w:type="dxa"/>
              <w:bottom w:w="40" w:type="dxa"/>
              <w:right w:w="80" w:type="dxa"/>
            </w:tcMar>
            <w:vAlign w:val="center"/>
          </w:tcPr>
          <w:p w14:paraId="1EFA5062" w14:textId="77777777" w:rsidR="001D6D33" w:rsidRDefault="002D2DD4">
            <w:pPr>
              <w:spacing w:before="20" w:after="20"/>
            </w:pPr>
            <w:r>
              <w:rPr>
                <w:sz w:val="16"/>
              </w:rPr>
              <w:t>Moneda.</w:t>
            </w:r>
          </w:p>
        </w:tc>
      </w:tr>
      <w:tr w:rsidR="001D6D33" w14:paraId="38FD0819" w14:textId="77777777" w:rsidTr="6B982EE3">
        <w:trPr>
          <w:jc w:val="center"/>
        </w:trPr>
        <w:tc>
          <w:tcPr>
            <w:tcW w:w="2016" w:type="dxa"/>
            <w:shd w:val="clear" w:color="auto" w:fill="F2F6FC"/>
            <w:tcMar>
              <w:top w:w="40" w:type="dxa"/>
              <w:left w:w="80" w:type="dxa"/>
              <w:bottom w:w="40" w:type="dxa"/>
              <w:right w:w="80" w:type="dxa"/>
            </w:tcMar>
            <w:vAlign w:val="center"/>
          </w:tcPr>
          <w:p w14:paraId="56DFDA52" w14:textId="77777777" w:rsidR="001D6D33" w:rsidRDefault="002D2DD4">
            <w:pPr>
              <w:spacing w:before="20" w:after="20"/>
            </w:pPr>
            <w:r>
              <w:rPr>
                <w:sz w:val="16"/>
              </w:rPr>
              <w:t>SOCIEDAD_CL</w:t>
            </w:r>
          </w:p>
        </w:tc>
        <w:tc>
          <w:tcPr>
            <w:tcW w:w="1728" w:type="dxa"/>
            <w:shd w:val="clear" w:color="auto" w:fill="F2F6FC"/>
            <w:tcMar>
              <w:top w:w="40" w:type="dxa"/>
              <w:left w:w="80" w:type="dxa"/>
              <w:bottom w:w="40" w:type="dxa"/>
              <w:right w:w="80" w:type="dxa"/>
            </w:tcMar>
            <w:vAlign w:val="center"/>
          </w:tcPr>
          <w:p w14:paraId="64C76489" w14:textId="77777777" w:rsidR="001D6D33" w:rsidRDefault="002D2DD4">
            <w:pPr>
              <w:spacing w:before="20" w:after="20"/>
            </w:pPr>
            <w:r>
              <w:rPr>
                <w:sz w:val="16"/>
              </w:rPr>
              <w:t>Organization</w:t>
            </w:r>
          </w:p>
        </w:tc>
        <w:tc>
          <w:tcPr>
            <w:tcW w:w="1152" w:type="dxa"/>
            <w:shd w:val="clear" w:color="auto" w:fill="F2F6FC"/>
            <w:tcMar>
              <w:top w:w="40" w:type="dxa"/>
              <w:left w:w="80" w:type="dxa"/>
              <w:bottom w:w="40" w:type="dxa"/>
              <w:right w:w="80" w:type="dxa"/>
            </w:tcMar>
            <w:vAlign w:val="center"/>
          </w:tcPr>
          <w:p w14:paraId="5068D96C" w14:textId="77777777" w:rsidR="001D6D33" w:rsidRDefault="002D2DD4">
            <w:pPr>
              <w:spacing w:before="20" w:after="20"/>
            </w:pPr>
            <w:r>
              <w:rPr>
                <w:sz w:val="16"/>
              </w:rPr>
              <w:t>Sí</w:t>
            </w:r>
          </w:p>
        </w:tc>
        <w:tc>
          <w:tcPr>
            <w:tcW w:w="4608" w:type="dxa"/>
            <w:shd w:val="clear" w:color="auto" w:fill="F2F6FC"/>
            <w:tcMar>
              <w:top w:w="40" w:type="dxa"/>
              <w:left w:w="80" w:type="dxa"/>
              <w:bottom w:w="40" w:type="dxa"/>
              <w:right w:w="80" w:type="dxa"/>
            </w:tcMar>
            <w:vAlign w:val="center"/>
          </w:tcPr>
          <w:p w14:paraId="6169F586" w14:textId="77777777" w:rsidR="001D6D33" w:rsidRDefault="002D2DD4">
            <w:pPr>
              <w:spacing w:before="20" w:after="20"/>
            </w:pPr>
            <w:r>
              <w:rPr>
                <w:sz w:val="16"/>
              </w:rPr>
              <w:t>Data Access Control por entidad legal.</w:t>
            </w:r>
          </w:p>
        </w:tc>
      </w:tr>
    </w:tbl>
    <w:p w14:paraId="5E2C6891" w14:textId="77777777" w:rsidR="001D6D33" w:rsidRDefault="001D6D33">
      <w:pPr>
        <w:spacing w:after="80"/>
      </w:pPr>
    </w:p>
    <w:p w14:paraId="68B4796F" w14:textId="77777777" w:rsidR="001D6D33" w:rsidRDefault="002D2DD4">
      <w:pPr>
        <w:spacing w:after="40"/>
      </w:pPr>
      <w:commentRangeStart w:id="318"/>
      <w:r>
        <w:rPr>
          <w:b/>
          <w:sz w:val="19"/>
        </w:rPr>
        <w:t>Categorías de gasto y método de carga</w:t>
      </w:r>
      <w:commentRangeEnd w:id="318"/>
      <w:r w:rsidR="0093423C">
        <w:rPr>
          <w:rStyle w:val="CommentReference"/>
          <w:sz w:val="20"/>
          <w:szCs w:val="24"/>
        </w:rPr>
        <w:commentReference w:id="318"/>
      </w:r>
    </w:p>
    <w:tbl>
      <w:tblPr>
        <w:tblStyle w:val="Fanalca"/>
        <w:tblW w:w="0" w:type="auto"/>
        <w:jc w:val="center"/>
        <w:tblLayout w:type="fixed"/>
        <w:tblLook w:val="04A0" w:firstRow="1" w:lastRow="0" w:firstColumn="1" w:lastColumn="0" w:noHBand="0" w:noVBand="1"/>
      </w:tblPr>
      <w:tblGrid>
        <w:gridCol w:w="2736"/>
        <w:gridCol w:w="4176"/>
        <w:gridCol w:w="2592"/>
      </w:tblGrid>
      <w:tr w:rsidR="001D6D33" w14:paraId="5DD48EC4"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tcMar>
              <w:top w:w="40" w:type="dxa"/>
              <w:left w:w="80" w:type="dxa"/>
              <w:bottom w:w="40" w:type="dxa"/>
              <w:right w:w="80" w:type="dxa"/>
            </w:tcMar>
            <w:vAlign w:val="center"/>
          </w:tcPr>
          <w:p w14:paraId="6EA393B4" w14:textId="77777777" w:rsidR="001D6D33" w:rsidRDefault="002D2DD4">
            <w:pPr>
              <w:spacing w:before="20" w:after="20"/>
              <w:jc w:val="center"/>
            </w:pPr>
            <w:r>
              <w:rPr>
                <w:b/>
                <w:color w:val="FFFFFF"/>
                <w:sz w:val="17"/>
              </w:rPr>
              <w:t>Categoría</w:t>
            </w:r>
          </w:p>
        </w:tc>
        <w:tc>
          <w:tcPr>
            <w:tcW w:w="4176" w:type="dxa"/>
            <w:tcMar>
              <w:top w:w="40" w:type="dxa"/>
              <w:left w:w="80" w:type="dxa"/>
              <w:bottom w:w="40" w:type="dxa"/>
              <w:right w:w="80" w:type="dxa"/>
            </w:tcMar>
            <w:vAlign w:val="center"/>
          </w:tcPr>
          <w:p w14:paraId="14664E50" w14:textId="77777777" w:rsidR="001D6D33" w:rsidRDefault="002D2DD4">
            <w:pPr>
              <w:spacing w:before="20" w:after="20"/>
              <w:jc w:val="center"/>
            </w:pPr>
            <w:r>
              <w:rPr>
                <w:b/>
                <w:color w:val="FFFFFF"/>
                <w:sz w:val="17"/>
              </w:rPr>
              <w:t>Descripción</w:t>
            </w:r>
          </w:p>
        </w:tc>
        <w:tc>
          <w:tcPr>
            <w:tcW w:w="2592" w:type="dxa"/>
            <w:tcMar>
              <w:top w:w="40" w:type="dxa"/>
              <w:left w:w="80" w:type="dxa"/>
              <w:bottom w:w="40" w:type="dxa"/>
              <w:right w:w="80" w:type="dxa"/>
            </w:tcMar>
            <w:vAlign w:val="center"/>
          </w:tcPr>
          <w:p w14:paraId="33D71886" w14:textId="77777777" w:rsidR="001D6D33" w:rsidRDefault="002D2DD4">
            <w:pPr>
              <w:spacing w:before="20" w:after="20"/>
              <w:jc w:val="center"/>
            </w:pPr>
            <w:r>
              <w:rPr>
                <w:b/>
                <w:color w:val="FFFFFF"/>
                <w:sz w:val="17"/>
              </w:rPr>
              <w:t>Método en SAC</w:t>
            </w:r>
          </w:p>
        </w:tc>
      </w:tr>
      <w:tr w:rsidR="001D6D33" w14:paraId="1FE5144F" w14:textId="77777777" w:rsidTr="5F8CE5F7">
        <w:trPr>
          <w:jc w:val="center"/>
        </w:trPr>
        <w:tc>
          <w:tcPr>
            <w:tcW w:w="2736" w:type="dxa"/>
            <w:tcMar>
              <w:top w:w="40" w:type="dxa"/>
              <w:left w:w="80" w:type="dxa"/>
              <w:bottom w:w="40" w:type="dxa"/>
              <w:right w:w="80" w:type="dxa"/>
            </w:tcMar>
            <w:vAlign w:val="center"/>
          </w:tcPr>
          <w:p w14:paraId="3E75D6FC" w14:textId="77777777" w:rsidR="001D6D33" w:rsidRDefault="002D2DD4">
            <w:pPr>
              <w:spacing w:before="20" w:after="20"/>
            </w:pPr>
            <w:r>
              <w:rPr>
                <w:sz w:val="16"/>
              </w:rPr>
              <w:t>Mano de obra</w:t>
            </w:r>
          </w:p>
        </w:tc>
        <w:tc>
          <w:tcPr>
            <w:tcW w:w="4176" w:type="dxa"/>
            <w:tcMar>
              <w:top w:w="40" w:type="dxa"/>
              <w:left w:w="80" w:type="dxa"/>
              <w:bottom w:w="40" w:type="dxa"/>
              <w:right w:w="80" w:type="dxa"/>
            </w:tcMar>
            <w:vAlign w:val="center"/>
          </w:tcPr>
          <w:p w14:paraId="49C55CF6" w14:textId="60E5583C" w:rsidR="001D6D33" w:rsidRDefault="00F34B04">
            <w:pPr>
              <w:spacing w:before="20" w:after="20"/>
            </w:pPr>
            <w:r w:rsidRPr="5F8CE5F7">
              <w:rPr>
                <w:sz w:val="16"/>
                <w:szCs w:val="16"/>
              </w:rPr>
              <w:t>5</w:t>
            </w:r>
            <w:r w:rsidR="52B5197F" w:rsidRPr="5F8CE5F7">
              <w:rPr>
                <w:sz w:val="16"/>
                <w:szCs w:val="16"/>
              </w:rPr>
              <w:t>0% del costo total</w:t>
            </w:r>
          </w:p>
        </w:tc>
        <w:tc>
          <w:tcPr>
            <w:tcW w:w="2592" w:type="dxa"/>
            <w:tcMar>
              <w:top w:w="40" w:type="dxa"/>
              <w:left w:w="80" w:type="dxa"/>
              <w:bottom w:w="40" w:type="dxa"/>
              <w:right w:w="80" w:type="dxa"/>
            </w:tcMar>
            <w:vAlign w:val="center"/>
          </w:tcPr>
          <w:p w14:paraId="338C13EC" w14:textId="77777777" w:rsidR="001D6D33" w:rsidRDefault="002D2DD4">
            <w:pPr>
              <w:spacing w:before="20" w:after="20"/>
            </w:pPr>
            <w:r>
              <w:rPr>
                <w:sz w:val="16"/>
              </w:rPr>
              <w:t>Plantilla de personal (modelo referencial)</w:t>
            </w:r>
          </w:p>
        </w:tc>
      </w:tr>
      <w:tr w:rsidR="001D6D33" w14:paraId="317C2829" w14:textId="77777777" w:rsidTr="5F8CE5F7">
        <w:trPr>
          <w:jc w:val="center"/>
        </w:trPr>
        <w:tc>
          <w:tcPr>
            <w:tcW w:w="2736" w:type="dxa"/>
            <w:shd w:val="clear" w:color="auto" w:fill="F2F6FC"/>
            <w:tcMar>
              <w:top w:w="40" w:type="dxa"/>
              <w:left w:w="80" w:type="dxa"/>
              <w:bottom w:w="40" w:type="dxa"/>
              <w:right w:w="80" w:type="dxa"/>
            </w:tcMar>
            <w:vAlign w:val="center"/>
          </w:tcPr>
          <w:p w14:paraId="3248F0CB" w14:textId="77777777" w:rsidR="001D6D33" w:rsidRDefault="002D2DD4">
            <w:pPr>
              <w:spacing w:before="20" w:after="20"/>
            </w:pPr>
            <w:r>
              <w:rPr>
                <w:sz w:val="16"/>
              </w:rPr>
              <w:t>Mantenimiento de flota</w:t>
            </w:r>
          </w:p>
        </w:tc>
        <w:tc>
          <w:tcPr>
            <w:tcW w:w="4176" w:type="dxa"/>
            <w:shd w:val="clear" w:color="auto" w:fill="F2F6FC"/>
            <w:tcMar>
              <w:top w:w="40" w:type="dxa"/>
              <w:left w:w="80" w:type="dxa"/>
              <w:bottom w:w="40" w:type="dxa"/>
              <w:right w:w="80" w:type="dxa"/>
            </w:tcMar>
            <w:vAlign w:val="center"/>
          </w:tcPr>
          <w:p w14:paraId="334A6A46" w14:textId="77777777" w:rsidR="001D6D33" w:rsidRDefault="002D2DD4">
            <w:pPr>
              <w:spacing w:before="20" w:after="20"/>
            </w:pPr>
            <w:r>
              <w:rPr>
                <w:sz w:val="16"/>
              </w:rPr>
              <w:t>Repuestos, llantas, combustible</w:t>
            </w:r>
          </w:p>
        </w:tc>
        <w:tc>
          <w:tcPr>
            <w:tcW w:w="2592" w:type="dxa"/>
            <w:shd w:val="clear" w:color="auto" w:fill="F2F6FC"/>
            <w:tcMar>
              <w:top w:w="40" w:type="dxa"/>
              <w:left w:w="80" w:type="dxa"/>
              <w:bottom w:w="40" w:type="dxa"/>
              <w:right w:w="80" w:type="dxa"/>
            </w:tcMar>
            <w:vAlign w:val="center"/>
          </w:tcPr>
          <w:p w14:paraId="48DBC0B1" w14:textId="77777777" w:rsidR="001D6D33" w:rsidRDefault="002D2DD4">
            <w:pPr>
              <w:spacing w:before="20" w:after="20"/>
            </w:pPr>
            <w:r>
              <w:rPr>
                <w:sz w:val="16"/>
              </w:rPr>
              <w:t>Valor por CECO (un CECO por vehículo)</w:t>
            </w:r>
          </w:p>
        </w:tc>
      </w:tr>
      <w:tr w:rsidR="001D6D33" w14:paraId="33532393" w14:textId="77777777" w:rsidTr="5F8CE5F7">
        <w:trPr>
          <w:jc w:val="center"/>
        </w:trPr>
        <w:tc>
          <w:tcPr>
            <w:tcW w:w="2736" w:type="dxa"/>
            <w:tcMar>
              <w:top w:w="40" w:type="dxa"/>
              <w:left w:w="80" w:type="dxa"/>
              <w:bottom w:w="40" w:type="dxa"/>
              <w:right w:w="80" w:type="dxa"/>
            </w:tcMar>
            <w:vAlign w:val="center"/>
          </w:tcPr>
          <w:p w14:paraId="031D68EB" w14:textId="77777777" w:rsidR="001D6D33" w:rsidRDefault="002D2DD4">
            <w:pPr>
              <w:spacing w:before="20" w:after="20"/>
            </w:pPr>
            <w:r>
              <w:rPr>
                <w:sz w:val="16"/>
              </w:rPr>
              <w:t>Depreciaciones</w:t>
            </w:r>
          </w:p>
        </w:tc>
        <w:tc>
          <w:tcPr>
            <w:tcW w:w="4176" w:type="dxa"/>
            <w:tcMar>
              <w:top w:w="40" w:type="dxa"/>
              <w:left w:w="80" w:type="dxa"/>
              <w:bottom w:w="40" w:type="dxa"/>
              <w:right w:w="80" w:type="dxa"/>
            </w:tcMar>
            <w:vAlign w:val="center"/>
          </w:tcPr>
          <w:p w14:paraId="1A4E9F71" w14:textId="77777777" w:rsidR="001D6D33" w:rsidRDefault="002D2DD4">
            <w:pPr>
              <w:spacing w:before="20" w:after="20"/>
            </w:pPr>
            <w:r>
              <w:rPr>
                <w:sz w:val="16"/>
              </w:rPr>
              <w:t>Activos fijos</w:t>
            </w:r>
          </w:p>
        </w:tc>
        <w:tc>
          <w:tcPr>
            <w:tcW w:w="2592" w:type="dxa"/>
            <w:tcMar>
              <w:top w:w="40" w:type="dxa"/>
              <w:left w:w="80" w:type="dxa"/>
              <w:bottom w:w="40" w:type="dxa"/>
              <w:right w:w="80" w:type="dxa"/>
            </w:tcMar>
            <w:vAlign w:val="center"/>
          </w:tcPr>
          <w:p w14:paraId="55478200" w14:textId="77777777" w:rsidR="001D6D33" w:rsidRDefault="002D2DD4">
            <w:pPr>
              <w:spacing w:before="20" w:after="20"/>
            </w:pPr>
            <w:r>
              <w:rPr>
                <w:sz w:val="16"/>
              </w:rPr>
              <w:t>Plantilla genérica</w:t>
            </w:r>
          </w:p>
        </w:tc>
      </w:tr>
      <w:tr w:rsidR="001D6D33" w14:paraId="7273ADDD" w14:textId="77777777" w:rsidTr="5F8CE5F7">
        <w:trPr>
          <w:jc w:val="center"/>
        </w:trPr>
        <w:tc>
          <w:tcPr>
            <w:tcW w:w="2736" w:type="dxa"/>
            <w:shd w:val="clear" w:color="auto" w:fill="F2F6FC"/>
            <w:tcMar>
              <w:top w:w="40" w:type="dxa"/>
              <w:left w:w="80" w:type="dxa"/>
              <w:bottom w:w="40" w:type="dxa"/>
              <w:right w:w="80" w:type="dxa"/>
            </w:tcMar>
            <w:vAlign w:val="center"/>
          </w:tcPr>
          <w:p w14:paraId="1788959F" w14:textId="77777777" w:rsidR="001D6D33" w:rsidRDefault="002D2DD4">
            <w:pPr>
              <w:spacing w:before="20" w:after="20"/>
            </w:pPr>
            <w:r>
              <w:rPr>
                <w:sz w:val="16"/>
              </w:rPr>
              <w:t>TIC y tecnología</w:t>
            </w:r>
          </w:p>
        </w:tc>
        <w:tc>
          <w:tcPr>
            <w:tcW w:w="4176" w:type="dxa"/>
            <w:shd w:val="clear" w:color="auto" w:fill="F2F6FC"/>
            <w:tcMar>
              <w:top w:w="40" w:type="dxa"/>
              <w:left w:w="80" w:type="dxa"/>
              <w:bottom w:w="40" w:type="dxa"/>
              <w:right w:w="80" w:type="dxa"/>
            </w:tcMar>
            <w:vAlign w:val="center"/>
          </w:tcPr>
          <w:p w14:paraId="6DE0B8B8" w14:textId="77777777" w:rsidR="001D6D33" w:rsidRDefault="002D2DD4">
            <w:pPr>
              <w:spacing w:before="20" w:after="20"/>
            </w:pPr>
            <w:r>
              <w:rPr>
                <w:sz w:val="16"/>
              </w:rPr>
              <w:t>Equipos, licencias, mantenimiento</w:t>
            </w:r>
          </w:p>
        </w:tc>
        <w:tc>
          <w:tcPr>
            <w:tcW w:w="2592" w:type="dxa"/>
            <w:shd w:val="clear" w:color="auto" w:fill="F2F6FC"/>
            <w:tcMar>
              <w:top w:w="40" w:type="dxa"/>
              <w:left w:w="80" w:type="dxa"/>
              <w:bottom w:w="40" w:type="dxa"/>
              <w:right w:w="80" w:type="dxa"/>
            </w:tcMar>
            <w:vAlign w:val="center"/>
          </w:tcPr>
          <w:p w14:paraId="611B6161" w14:textId="77777777" w:rsidR="001D6D33" w:rsidRDefault="002D2DD4">
            <w:pPr>
              <w:spacing w:before="20" w:after="20"/>
            </w:pPr>
            <w:r>
              <w:rPr>
                <w:sz w:val="16"/>
              </w:rPr>
              <w:t>Plantilla genérica</w:t>
            </w:r>
          </w:p>
        </w:tc>
      </w:tr>
      <w:tr w:rsidR="001D6D33" w14:paraId="22C9AAB4" w14:textId="77777777" w:rsidTr="5F8CE5F7">
        <w:trPr>
          <w:jc w:val="center"/>
        </w:trPr>
        <w:tc>
          <w:tcPr>
            <w:tcW w:w="2736" w:type="dxa"/>
            <w:tcMar>
              <w:top w:w="40" w:type="dxa"/>
              <w:left w:w="80" w:type="dxa"/>
              <w:bottom w:w="40" w:type="dxa"/>
              <w:right w:w="80" w:type="dxa"/>
            </w:tcMar>
            <w:vAlign w:val="center"/>
          </w:tcPr>
          <w:p w14:paraId="5AE1D924" w14:textId="77777777" w:rsidR="001D6D33" w:rsidRDefault="002D2DD4">
            <w:pPr>
              <w:spacing w:before="20" w:after="20"/>
            </w:pPr>
            <w:r>
              <w:rPr>
                <w:sz w:val="16"/>
              </w:rPr>
              <w:t>Servicios públicos</w:t>
            </w:r>
          </w:p>
        </w:tc>
        <w:tc>
          <w:tcPr>
            <w:tcW w:w="4176" w:type="dxa"/>
            <w:tcMar>
              <w:top w:w="40" w:type="dxa"/>
              <w:left w:w="80" w:type="dxa"/>
              <w:bottom w:w="40" w:type="dxa"/>
              <w:right w:w="80" w:type="dxa"/>
            </w:tcMar>
            <w:vAlign w:val="center"/>
          </w:tcPr>
          <w:p w14:paraId="25541C9C" w14:textId="77777777" w:rsidR="001D6D33" w:rsidRDefault="002D2DD4">
            <w:pPr>
              <w:spacing w:before="20" w:after="20"/>
            </w:pPr>
            <w:r>
              <w:rPr>
                <w:sz w:val="16"/>
              </w:rPr>
              <w:t>Agua, energía, telefonía</w:t>
            </w:r>
          </w:p>
        </w:tc>
        <w:tc>
          <w:tcPr>
            <w:tcW w:w="2592" w:type="dxa"/>
            <w:tcMar>
              <w:top w:w="40" w:type="dxa"/>
              <w:left w:w="80" w:type="dxa"/>
              <w:bottom w:w="40" w:type="dxa"/>
              <w:right w:w="80" w:type="dxa"/>
            </w:tcMar>
            <w:vAlign w:val="center"/>
          </w:tcPr>
          <w:p w14:paraId="26DA610B" w14:textId="77777777" w:rsidR="001D6D33" w:rsidRDefault="002D2DD4">
            <w:pPr>
              <w:spacing w:before="20" w:after="20"/>
            </w:pPr>
            <w:r>
              <w:rPr>
                <w:sz w:val="16"/>
              </w:rPr>
              <w:t>Plantilla genérica</w:t>
            </w:r>
          </w:p>
        </w:tc>
      </w:tr>
      <w:tr w:rsidR="001D6D33" w14:paraId="03B5FC1E" w14:textId="77777777" w:rsidTr="5F8CE5F7">
        <w:trPr>
          <w:jc w:val="center"/>
        </w:trPr>
        <w:tc>
          <w:tcPr>
            <w:tcW w:w="2736" w:type="dxa"/>
            <w:shd w:val="clear" w:color="auto" w:fill="F2F6FC"/>
            <w:tcMar>
              <w:top w:w="40" w:type="dxa"/>
              <w:left w:w="80" w:type="dxa"/>
              <w:bottom w:w="40" w:type="dxa"/>
              <w:right w:w="80" w:type="dxa"/>
            </w:tcMar>
            <w:vAlign w:val="center"/>
          </w:tcPr>
          <w:p w14:paraId="2DA68EB6" w14:textId="77777777" w:rsidR="001D6D33" w:rsidRDefault="002D2DD4">
            <w:pPr>
              <w:spacing w:before="20" w:after="20"/>
            </w:pPr>
            <w:r>
              <w:rPr>
                <w:sz w:val="16"/>
              </w:rPr>
              <w:t>Arrendamientos</w:t>
            </w:r>
          </w:p>
        </w:tc>
        <w:tc>
          <w:tcPr>
            <w:tcW w:w="4176" w:type="dxa"/>
            <w:shd w:val="clear" w:color="auto" w:fill="F2F6FC"/>
            <w:tcMar>
              <w:top w:w="40" w:type="dxa"/>
              <w:left w:w="80" w:type="dxa"/>
              <w:bottom w:w="40" w:type="dxa"/>
              <w:right w:w="80" w:type="dxa"/>
            </w:tcMar>
            <w:vAlign w:val="center"/>
          </w:tcPr>
          <w:p w14:paraId="69BDB55B" w14:textId="77777777" w:rsidR="001D6D33" w:rsidRDefault="002D2DD4">
            <w:pPr>
              <w:spacing w:before="20" w:after="20"/>
            </w:pPr>
            <w:r>
              <w:rPr>
                <w:sz w:val="16"/>
              </w:rPr>
              <w:t>Infraestructura y equipos</w:t>
            </w:r>
          </w:p>
        </w:tc>
        <w:tc>
          <w:tcPr>
            <w:tcW w:w="2592" w:type="dxa"/>
            <w:shd w:val="clear" w:color="auto" w:fill="F2F6FC"/>
            <w:tcMar>
              <w:top w:w="40" w:type="dxa"/>
              <w:left w:w="80" w:type="dxa"/>
              <w:bottom w:w="40" w:type="dxa"/>
              <w:right w:w="80" w:type="dxa"/>
            </w:tcMar>
            <w:vAlign w:val="center"/>
          </w:tcPr>
          <w:p w14:paraId="2DE34AB6" w14:textId="77777777" w:rsidR="001D6D33" w:rsidRDefault="002D2DD4">
            <w:pPr>
              <w:spacing w:before="20" w:after="20"/>
            </w:pPr>
            <w:r>
              <w:rPr>
                <w:sz w:val="16"/>
              </w:rPr>
              <w:t>Plantilla genérica</w:t>
            </w:r>
          </w:p>
        </w:tc>
      </w:tr>
      <w:tr w:rsidR="001D6D33" w14:paraId="0ED6BBCF" w14:textId="77777777" w:rsidTr="5F8CE5F7">
        <w:trPr>
          <w:jc w:val="center"/>
        </w:trPr>
        <w:tc>
          <w:tcPr>
            <w:tcW w:w="2736" w:type="dxa"/>
            <w:tcMar>
              <w:top w:w="40" w:type="dxa"/>
              <w:left w:w="80" w:type="dxa"/>
              <w:bottom w:w="40" w:type="dxa"/>
              <w:right w:w="80" w:type="dxa"/>
            </w:tcMar>
            <w:vAlign w:val="center"/>
          </w:tcPr>
          <w:p w14:paraId="7795AFC3" w14:textId="77777777" w:rsidR="001D6D33" w:rsidRDefault="002D2DD4">
            <w:pPr>
              <w:spacing w:before="20" w:after="20"/>
            </w:pPr>
            <w:r>
              <w:rPr>
                <w:sz w:val="16"/>
              </w:rPr>
              <w:t>Dotación de personal</w:t>
            </w:r>
          </w:p>
        </w:tc>
        <w:tc>
          <w:tcPr>
            <w:tcW w:w="4176" w:type="dxa"/>
            <w:tcMar>
              <w:top w:w="40" w:type="dxa"/>
              <w:left w:w="80" w:type="dxa"/>
              <w:bottom w:w="40" w:type="dxa"/>
              <w:right w:w="80" w:type="dxa"/>
            </w:tcMar>
            <w:vAlign w:val="center"/>
          </w:tcPr>
          <w:p w14:paraId="4484B3C4" w14:textId="77777777" w:rsidR="001D6D33" w:rsidRDefault="002D2DD4">
            <w:pPr>
              <w:spacing w:before="20" w:after="20"/>
            </w:pPr>
            <w:r>
              <w:rPr>
                <w:sz w:val="16"/>
              </w:rPr>
              <w:t>EPP, uniformes, reposiciones</w:t>
            </w:r>
          </w:p>
        </w:tc>
        <w:tc>
          <w:tcPr>
            <w:tcW w:w="2592" w:type="dxa"/>
            <w:tcMar>
              <w:top w:w="40" w:type="dxa"/>
              <w:left w:w="80" w:type="dxa"/>
              <w:bottom w:w="40" w:type="dxa"/>
              <w:right w:w="80" w:type="dxa"/>
            </w:tcMar>
            <w:vAlign w:val="center"/>
          </w:tcPr>
          <w:p w14:paraId="31F13DA5" w14:textId="77777777" w:rsidR="001D6D33" w:rsidRDefault="002D2DD4">
            <w:pPr>
              <w:spacing w:before="20" w:after="20"/>
            </w:pPr>
            <w:r>
              <w:rPr>
                <w:sz w:val="16"/>
              </w:rPr>
              <w:t>Plantilla genérica</w:t>
            </w:r>
          </w:p>
        </w:tc>
      </w:tr>
      <w:tr w:rsidR="001D6D33" w14:paraId="0A6DF630" w14:textId="77777777" w:rsidTr="5F8CE5F7">
        <w:trPr>
          <w:jc w:val="center"/>
        </w:trPr>
        <w:tc>
          <w:tcPr>
            <w:tcW w:w="2736" w:type="dxa"/>
            <w:shd w:val="clear" w:color="auto" w:fill="F2F6FC"/>
            <w:tcMar>
              <w:top w:w="40" w:type="dxa"/>
              <w:left w:w="80" w:type="dxa"/>
              <w:bottom w:w="40" w:type="dxa"/>
              <w:right w:w="80" w:type="dxa"/>
            </w:tcMar>
            <w:vAlign w:val="center"/>
          </w:tcPr>
          <w:p w14:paraId="5EEFB802" w14:textId="77777777" w:rsidR="001D6D33" w:rsidRDefault="002D2DD4">
            <w:pPr>
              <w:spacing w:before="20" w:after="20"/>
            </w:pPr>
            <w:r>
              <w:rPr>
                <w:sz w:val="16"/>
              </w:rPr>
              <w:t>Seguros y gastos generales</w:t>
            </w:r>
          </w:p>
        </w:tc>
        <w:tc>
          <w:tcPr>
            <w:tcW w:w="4176" w:type="dxa"/>
            <w:shd w:val="clear" w:color="auto" w:fill="F2F6FC"/>
            <w:tcMar>
              <w:top w:w="40" w:type="dxa"/>
              <w:left w:w="80" w:type="dxa"/>
              <w:bottom w:w="40" w:type="dxa"/>
              <w:right w:w="80" w:type="dxa"/>
            </w:tcMar>
            <w:vAlign w:val="center"/>
          </w:tcPr>
          <w:p w14:paraId="2D730D54" w14:textId="77777777" w:rsidR="001D6D33" w:rsidRDefault="002D2DD4">
            <w:pPr>
              <w:spacing w:before="20" w:after="20"/>
            </w:pPr>
            <w:r>
              <w:rPr>
                <w:sz w:val="16"/>
              </w:rPr>
              <w:t>Pólizas, honorarios, viajes, diversos</w:t>
            </w:r>
          </w:p>
        </w:tc>
        <w:tc>
          <w:tcPr>
            <w:tcW w:w="2592" w:type="dxa"/>
            <w:shd w:val="clear" w:color="auto" w:fill="F2F6FC"/>
            <w:tcMar>
              <w:top w:w="40" w:type="dxa"/>
              <w:left w:w="80" w:type="dxa"/>
              <w:bottom w:w="40" w:type="dxa"/>
              <w:right w:w="80" w:type="dxa"/>
            </w:tcMar>
            <w:vAlign w:val="center"/>
          </w:tcPr>
          <w:p w14:paraId="31D318DF" w14:textId="77777777" w:rsidR="001D6D33" w:rsidRDefault="002D2DD4">
            <w:pPr>
              <w:spacing w:before="20" w:after="20"/>
            </w:pPr>
            <w:r>
              <w:rPr>
                <w:sz w:val="16"/>
              </w:rPr>
              <w:t>Plantilla genérica</w:t>
            </w:r>
          </w:p>
        </w:tc>
      </w:tr>
    </w:tbl>
    <w:p w14:paraId="378A3461" w14:textId="77777777" w:rsidR="001D6D33" w:rsidRDefault="001D6D33">
      <w:pPr>
        <w:spacing w:after="80"/>
      </w:pPr>
    </w:p>
    <w:p w14:paraId="4C0835C5" w14:textId="77777777" w:rsidR="001D6D33" w:rsidRDefault="002D2DD4">
      <w:pPr>
        <w:spacing w:after="60"/>
      </w:pPr>
      <w:r>
        <w:rPr>
          <w:sz w:val="19"/>
        </w:rPr>
        <w:t>Modelo de EEFF — consolida P&amp;G, Balance General y Flujo de Caja. Alimenta reportes internos (gerentes, junta) y externos.</w:t>
      </w:r>
    </w:p>
    <w:tbl>
      <w:tblPr>
        <w:tblStyle w:val="Fanalca"/>
        <w:tblW w:w="0" w:type="auto"/>
        <w:jc w:val="center"/>
        <w:tblLayout w:type="fixed"/>
        <w:tblLook w:val="04A0" w:firstRow="1" w:lastRow="0" w:firstColumn="1" w:lastColumn="0" w:noHBand="0" w:noVBand="1"/>
      </w:tblPr>
      <w:tblGrid>
        <w:gridCol w:w="3024"/>
        <w:gridCol w:w="6480"/>
      </w:tblGrid>
      <w:tr w:rsidR="001D6D33" w14:paraId="557DE04D" w14:textId="77777777" w:rsidTr="5F8CE5F7">
        <w:trPr>
          <w:cnfStyle w:val="100000000000" w:firstRow="1" w:lastRow="0" w:firstColumn="0" w:lastColumn="0" w:oddVBand="0" w:evenVBand="0" w:oddHBand="0" w:evenHBand="0" w:firstRowFirstColumn="0" w:firstRowLastColumn="0" w:lastRowFirstColumn="0" w:lastRowLastColumn="0"/>
          <w:cantSplit/>
          <w:tblHeader/>
          <w:jc w:val="center"/>
        </w:trPr>
        <w:tc>
          <w:tcPr>
            <w:tcW w:w="3024" w:type="dxa"/>
            <w:tcMar>
              <w:top w:w="40" w:type="dxa"/>
              <w:left w:w="80" w:type="dxa"/>
              <w:bottom w:w="40" w:type="dxa"/>
              <w:right w:w="80" w:type="dxa"/>
            </w:tcMar>
            <w:vAlign w:val="center"/>
          </w:tcPr>
          <w:p w14:paraId="720399CF" w14:textId="77777777" w:rsidR="001D6D33" w:rsidRDefault="002D2DD4">
            <w:pPr>
              <w:spacing w:before="20" w:after="20"/>
              <w:jc w:val="center"/>
            </w:pPr>
            <w:r>
              <w:rPr>
                <w:b/>
                <w:color w:val="FFFFFF"/>
                <w:sz w:val="17"/>
              </w:rPr>
              <w:t>Componente del EEFF</w:t>
            </w:r>
          </w:p>
        </w:tc>
        <w:tc>
          <w:tcPr>
            <w:tcW w:w="6480" w:type="dxa"/>
            <w:tcMar>
              <w:top w:w="40" w:type="dxa"/>
              <w:left w:w="80" w:type="dxa"/>
              <w:bottom w:w="40" w:type="dxa"/>
              <w:right w:w="80" w:type="dxa"/>
            </w:tcMar>
            <w:vAlign w:val="center"/>
          </w:tcPr>
          <w:p w14:paraId="0F3092D6" w14:textId="77777777" w:rsidR="001D6D33" w:rsidRDefault="002D2DD4">
            <w:pPr>
              <w:spacing w:before="20" w:after="20"/>
              <w:jc w:val="center"/>
            </w:pPr>
            <w:r>
              <w:rPr>
                <w:b/>
                <w:color w:val="FFFFFF"/>
                <w:sz w:val="17"/>
              </w:rPr>
              <w:t>Lógica de alimentación</w:t>
            </w:r>
          </w:p>
        </w:tc>
      </w:tr>
      <w:tr w:rsidR="001D6D33" w14:paraId="26A575ED" w14:textId="77777777" w:rsidTr="5F8CE5F7">
        <w:trPr>
          <w:jc w:val="center"/>
        </w:trPr>
        <w:tc>
          <w:tcPr>
            <w:tcW w:w="3024" w:type="dxa"/>
            <w:tcMar>
              <w:top w:w="40" w:type="dxa"/>
              <w:left w:w="80" w:type="dxa"/>
              <w:bottom w:w="40" w:type="dxa"/>
              <w:right w:w="80" w:type="dxa"/>
            </w:tcMar>
            <w:vAlign w:val="center"/>
          </w:tcPr>
          <w:p w14:paraId="5912CB87" w14:textId="77777777" w:rsidR="001D6D33" w:rsidRDefault="002D2DD4">
            <w:pPr>
              <w:spacing w:before="20" w:after="20"/>
            </w:pPr>
            <w:r>
              <w:rPr>
                <w:sz w:val="16"/>
              </w:rPr>
              <w:t>Estado de Resultados (P&amp;G)</w:t>
            </w:r>
          </w:p>
        </w:tc>
        <w:tc>
          <w:tcPr>
            <w:tcW w:w="6480" w:type="dxa"/>
            <w:tcMar>
              <w:top w:w="40" w:type="dxa"/>
              <w:left w:w="80" w:type="dxa"/>
              <w:bottom w:w="40" w:type="dxa"/>
              <w:right w:w="80" w:type="dxa"/>
            </w:tcMar>
            <w:vAlign w:val="center"/>
          </w:tcPr>
          <w:p w14:paraId="4116E6EA" w14:textId="77777777" w:rsidR="001D6D33" w:rsidRDefault="002D2DD4">
            <w:pPr>
              <w:spacing w:before="20" w:after="20"/>
            </w:pPr>
            <w:r>
              <w:rPr>
                <w:sz w:val="16"/>
              </w:rPr>
              <w:t xml:space="preserve">Fluye </w:t>
            </w:r>
            <w:commentRangeStart w:id="319"/>
            <w:r>
              <w:rPr>
                <w:sz w:val="16"/>
              </w:rPr>
              <w:t>automáticamente</w:t>
            </w:r>
            <w:commentRangeEnd w:id="319"/>
            <w:r w:rsidR="00757014">
              <w:rPr>
                <w:rStyle w:val="CommentReference"/>
                <w:szCs w:val="24"/>
              </w:rPr>
              <w:commentReference w:id="319"/>
            </w:r>
            <w:r>
              <w:rPr>
                <w:sz w:val="16"/>
              </w:rPr>
              <w:t xml:space="preserve"> desde los modelos de Ingresos y Gastos/Costos.</w:t>
            </w:r>
          </w:p>
        </w:tc>
      </w:tr>
      <w:tr w:rsidR="001D6D33" w14:paraId="240CE7EF" w14:textId="77777777" w:rsidTr="5F8CE5F7">
        <w:trPr>
          <w:jc w:val="center"/>
        </w:trPr>
        <w:tc>
          <w:tcPr>
            <w:tcW w:w="3024" w:type="dxa"/>
            <w:shd w:val="clear" w:color="auto" w:fill="F2F6FC"/>
            <w:tcMar>
              <w:top w:w="40" w:type="dxa"/>
              <w:left w:w="80" w:type="dxa"/>
              <w:bottom w:w="40" w:type="dxa"/>
              <w:right w:w="80" w:type="dxa"/>
            </w:tcMar>
            <w:vAlign w:val="center"/>
          </w:tcPr>
          <w:p w14:paraId="34A9D38C" w14:textId="77777777" w:rsidR="001D6D33" w:rsidRDefault="002D2DD4">
            <w:pPr>
              <w:spacing w:before="20" w:after="20"/>
            </w:pPr>
            <w:r>
              <w:rPr>
                <w:sz w:val="16"/>
              </w:rPr>
              <w:t>Balance — cuentas de P&amp;G</w:t>
            </w:r>
          </w:p>
        </w:tc>
        <w:tc>
          <w:tcPr>
            <w:tcW w:w="6480" w:type="dxa"/>
            <w:shd w:val="clear" w:color="auto" w:fill="F2F6FC"/>
            <w:tcMar>
              <w:top w:w="40" w:type="dxa"/>
              <w:left w:w="80" w:type="dxa"/>
              <w:bottom w:w="40" w:type="dxa"/>
              <w:right w:w="80" w:type="dxa"/>
            </w:tcMar>
            <w:vAlign w:val="center"/>
          </w:tcPr>
          <w:p w14:paraId="72258284" w14:textId="77777777" w:rsidR="001D6D33" w:rsidRDefault="002D2DD4">
            <w:pPr>
              <w:spacing w:before="20" w:after="20"/>
            </w:pPr>
            <w:r>
              <w:rPr>
                <w:sz w:val="16"/>
              </w:rPr>
              <w:t>Las cuentas de resultado impactan automáticamente el balance (utilidad del período).</w:t>
            </w:r>
          </w:p>
        </w:tc>
      </w:tr>
      <w:tr w:rsidR="001D6D33" w14:paraId="4706494E" w14:textId="77777777" w:rsidTr="5F8CE5F7">
        <w:trPr>
          <w:jc w:val="center"/>
        </w:trPr>
        <w:tc>
          <w:tcPr>
            <w:tcW w:w="3024" w:type="dxa"/>
            <w:tcMar>
              <w:top w:w="40" w:type="dxa"/>
              <w:left w:w="80" w:type="dxa"/>
              <w:bottom w:w="40" w:type="dxa"/>
              <w:right w:w="80" w:type="dxa"/>
            </w:tcMar>
            <w:vAlign w:val="center"/>
          </w:tcPr>
          <w:p w14:paraId="1E2A778B" w14:textId="77777777" w:rsidR="001D6D33" w:rsidRDefault="002D2DD4">
            <w:pPr>
              <w:spacing w:before="20" w:after="20"/>
            </w:pPr>
            <w:r>
              <w:rPr>
                <w:sz w:val="16"/>
              </w:rPr>
              <w:t>Balance — cuentas propias</w:t>
            </w:r>
          </w:p>
        </w:tc>
        <w:tc>
          <w:tcPr>
            <w:tcW w:w="6480" w:type="dxa"/>
            <w:tcMar>
              <w:top w:w="40" w:type="dxa"/>
              <w:left w:w="80" w:type="dxa"/>
              <w:bottom w:w="40" w:type="dxa"/>
              <w:right w:w="80" w:type="dxa"/>
            </w:tcMar>
            <w:vAlign w:val="center"/>
          </w:tcPr>
          <w:p w14:paraId="5E38E06B" w14:textId="77777777" w:rsidR="001D6D33" w:rsidRDefault="002D2DD4">
            <w:pPr>
              <w:spacing w:before="20" w:after="20"/>
            </w:pPr>
            <w:r>
              <w:rPr>
                <w:sz w:val="16"/>
              </w:rPr>
              <w:t xml:space="preserve">Activos fijos, cartera, deuda y capital: </w:t>
            </w:r>
            <w:commentRangeStart w:id="320"/>
            <w:r>
              <w:rPr>
                <w:sz w:val="16"/>
              </w:rPr>
              <w:t>carga manual o integración directa con S/4HANA</w:t>
            </w:r>
            <w:commentRangeEnd w:id="320"/>
            <w:r w:rsidR="00544DD2">
              <w:rPr>
                <w:rStyle w:val="CommentReference"/>
                <w:szCs w:val="24"/>
              </w:rPr>
              <w:commentReference w:id="320"/>
            </w:r>
            <w:r>
              <w:rPr>
                <w:sz w:val="16"/>
              </w:rPr>
              <w:t>.</w:t>
            </w:r>
          </w:p>
        </w:tc>
      </w:tr>
      <w:tr w:rsidR="001D6D33" w14:paraId="43A84B00" w14:textId="77777777" w:rsidTr="5F8CE5F7">
        <w:trPr>
          <w:jc w:val="center"/>
        </w:trPr>
        <w:tc>
          <w:tcPr>
            <w:tcW w:w="3024" w:type="dxa"/>
            <w:shd w:val="clear" w:color="auto" w:fill="F2F6FC"/>
            <w:tcMar>
              <w:top w:w="40" w:type="dxa"/>
              <w:left w:w="80" w:type="dxa"/>
              <w:bottom w:w="40" w:type="dxa"/>
              <w:right w:w="80" w:type="dxa"/>
            </w:tcMar>
            <w:vAlign w:val="center"/>
          </w:tcPr>
          <w:p w14:paraId="57370668" w14:textId="77777777" w:rsidR="001D6D33" w:rsidRDefault="002D2DD4">
            <w:pPr>
              <w:spacing w:before="20" w:after="20"/>
            </w:pPr>
            <w:r>
              <w:rPr>
                <w:sz w:val="16"/>
              </w:rPr>
              <w:t>Flujo de Caja</w:t>
            </w:r>
          </w:p>
        </w:tc>
        <w:tc>
          <w:tcPr>
            <w:tcW w:w="6480" w:type="dxa"/>
            <w:shd w:val="clear" w:color="auto" w:fill="F2F6FC"/>
            <w:tcMar>
              <w:top w:w="40" w:type="dxa"/>
              <w:left w:w="80" w:type="dxa"/>
              <w:bottom w:w="40" w:type="dxa"/>
              <w:right w:w="80" w:type="dxa"/>
            </w:tcMar>
            <w:vAlign w:val="center"/>
          </w:tcPr>
          <w:p w14:paraId="74FDB226" w14:textId="77777777" w:rsidR="001D6D33" w:rsidRDefault="002D2DD4">
            <w:pPr>
              <w:spacing w:before="20" w:after="20"/>
            </w:pPr>
            <w:r>
              <w:rPr>
                <w:sz w:val="16"/>
              </w:rPr>
              <w:t>Combinación: parte fluye del P&amp;G, parte del balance y parte por carga manual (impuestos, CAPEX, inversiones).</w:t>
            </w:r>
          </w:p>
        </w:tc>
      </w:tr>
      <w:tr w:rsidR="001D6D33" w14:paraId="3153799D" w14:textId="77777777" w:rsidTr="5F8CE5F7">
        <w:trPr>
          <w:jc w:val="center"/>
        </w:trPr>
        <w:tc>
          <w:tcPr>
            <w:tcW w:w="3024" w:type="dxa"/>
            <w:tcMar>
              <w:top w:w="40" w:type="dxa"/>
              <w:left w:w="80" w:type="dxa"/>
              <w:bottom w:w="40" w:type="dxa"/>
              <w:right w:w="80" w:type="dxa"/>
            </w:tcMar>
            <w:vAlign w:val="center"/>
          </w:tcPr>
          <w:p w14:paraId="2A5207C2" w14:textId="77777777" w:rsidR="001D6D33" w:rsidRDefault="002D2DD4">
            <w:pPr>
              <w:spacing w:before="20" w:after="20"/>
            </w:pPr>
            <w:r>
              <w:rPr>
                <w:sz w:val="16"/>
              </w:rPr>
              <w:t>Depreciaciones acumuladas</w:t>
            </w:r>
          </w:p>
        </w:tc>
        <w:tc>
          <w:tcPr>
            <w:tcW w:w="6480" w:type="dxa"/>
            <w:tcMar>
              <w:top w:w="40" w:type="dxa"/>
              <w:left w:w="80" w:type="dxa"/>
              <w:bottom w:w="40" w:type="dxa"/>
              <w:right w:w="80" w:type="dxa"/>
            </w:tcMar>
            <w:vAlign w:val="center"/>
          </w:tcPr>
          <w:p w14:paraId="28005F44" w14:textId="77777777" w:rsidR="001D6D33" w:rsidRDefault="002D2DD4">
            <w:pPr>
              <w:spacing w:before="20" w:after="20"/>
            </w:pPr>
            <w:r>
              <w:rPr>
                <w:sz w:val="16"/>
              </w:rPr>
              <w:t>Fluyen desde el rubro de depreciaciones del modelo de gastos.</w:t>
            </w:r>
          </w:p>
        </w:tc>
      </w:tr>
      <w:tr w:rsidR="001D6D33" w14:paraId="53A94161" w14:textId="77777777" w:rsidTr="5F8CE5F7">
        <w:trPr>
          <w:jc w:val="center"/>
        </w:trPr>
        <w:tc>
          <w:tcPr>
            <w:tcW w:w="3024" w:type="dxa"/>
            <w:shd w:val="clear" w:color="auto" w:fill="F2F6FC"/>
            <w:tcMar>
              <w:top w:w="40" w:type="dxa"/>
              <w:left w:w="80" w:type="dxa"/>
              <w:bottom w:w="40" w:type="dxa"/>
              <w:right w:w="80" w:type="dxa"/>
            </w:tcMar>
            <w:vAlign w:val="center"/>
          </w:tcPr>
          <w:p w14:paraId="6A6D4191" w14:textId="3F8F604C" w:rsidR="001D6D33" w:rsidRDefault="52B5197F">
            <w:pPr>
              <w:spacing w:before="20" w:after="20"/>
            </w:pPr>
            <w:r w:rsidRPr="5F8CE5F7">
              <w:rPr>
                <w:sz w:val="16"/>
                <w:szCs w:val="16"/>
              </w:rPr>
              <w:t xml:space="preserve">CAPEX / inversiones </w:t>
            </w:r>
          </w:p>
        </w:tc>
        <w:tc>
          <w:tcPr>
            <w:tcW w:w="6480" w:type="dxa"/>
            <w:shd w:val="clear" w:color="auto" w:fill="F2F6FC"/>
            <w:tcMar>
              <w:top w:w="40" w:type="dxa"/>
              <w:left w:w="80" w:type="dxa"/>
              <w:bottom w:w="40" w:type="dxa"/>
              <w:right w:w="80" w:type="dxa"/>
            </w:tcMar>
            <w:vAlign w:val="center"/>
          </w:tcPr>
          <w:p w14:paraId="7C794717" w14:textId="77777777" w:rsidR="001D6D33" w:rsidRDefault="002D2DD4">
            <w:pPr>
              <w:spacing w:before="20" w:after="20"/>
            </w:pPr>
            <w:commentRangeStart w:id="321"/>
            <w:r>
              <w:rPr>
                <w:sz w:val="16"/>
              </w:rPr>
              <w:t>Carga manual</w:t>
            </w:r>
            <w:commentRangeEnd w:id="321"/>
            <w:r w:rsidR="00B7797F">
              <w:rPr>
                <w:rStyle w:val="CommentReference"/>
                <w:szCs w:val="24"/>
              </w:rPr>
              <w:commentReference w:id="321"/>
            </w:r>
            <w:r>
              <w:rPr>
                <w:sz w:val="16"/>
              </w:rPr>
              <w:t>; proceso particular que no fluye directamente del P&amp;G.</w:t>
            </w:r>
          </w:p>
        </w:tc>
      </w:tr>
    </w:tbl>
    <w:p w14:paraId="1F3E022D" w14:textId="77777777" w:rsidR="001D6D33" w:rsidRDefault="001D6D33">
      <w:pPr>
        <w:spacing w:after="80"/>
      </w:pPr>
    </w:p>
    <w:p w14:paraId="15B3F4C3" w14:textId="77777777" w:rsidR="005014F0" w:rsidRDefault="005014F0">
      <w:pPr>
        <w:spacing w:after="80"/>
      </w:pPr>
    </w:p>
    <w:p w14:paraId="28E64D51" w14:textId="77777777" w:rsidR="001D6D33" w:rsidRDefault="002D2DD4">
      <w:pPr>
        <w:spacing w:after="60"/>
      </w:pPr>
      <w:commentRangeStart w:id="322"/>
      <w:r>
        <w:rPr>
          <w:b/>
        </w:rPr>
        <w:t>Dimensiones compartidas y maestros de datos</w:t>
      </w:r>
      <w:commentRangeEnd w:id="322"/>
      <w:r w:rsidR="00E41B34">
        <w:rPr>
          <w:rStyle w:val="CommentReference"/>
          <w:sz w:val="20"/>
          <w:szCs w:val="24"/>
        </w:rPr>
        <w:commentReference w:id="322"/>
      </w:r>
    </w:p>
    <w:tbl>
      <w:tblPr>
        <w:tblStyle w:val="Fanalca"/>
        <w:tblW w:w="9504" w:type="dxa"/>
        <w:jc w:val="center"/>
        <w:tblLayout w:type="fixed"/>
        <w:tblLook w:val="04A0" w:firstRow="1" w:lastRow="0" w:firstColumn="1" w:lastColumn="0" w:noHBand="0" w:noVBand="1"/>
      </w:tblPr>
      <w:tblGrid>
        <w:gridCol w:w="1872"/>
        <w:gridCol w:w="1584"/>
        <w:gridCol w:w="2304"/>
        <w:gridCol w:w="3744"/>
      </w:tblGrid>
      <w:tr w:rsidR="001D6D33" w14:paraId="099A4E87" w14:textId="77777777" w:rsidTr="000D0E00">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1F3864"/>
            <w:tcMar>
              <w:top w:w="40" w:type="dxa"/>
              <w:left w:w="80" w:type="dxa"/>
              <w:bottom w:w="40" w:type="dxa"/>
              <w:right w:w="80" w:type="dxa"/>
            </w:tcMar>
            <w:vAlign w:val="center"/>
          </w:tcPr>
          <w:p w14:paraId="2630F584" w14:textId="77777777" w:rsidR="001D6D33" w:rsidRDefault="002D2DD4">
            <w:pPr>
              <w:spacing w:before="20" w:after="20"/>
              <w:jc w:val="center"/>
            </w:pPr>
            <w:r>
              <w:rPr>
                <w:b/>
                <w:color w:val="FFFFFF"/>
                <w:sz w:val="17"/>
              </w:rPr>
              <w:t>Dimensión</w:t>
            </w:r>
          </w:p>
        </w:tc>
        <w:tc>
          <w:tcPr>
            <w:tcW w:w="1584" w:type="dxa"/>
            <w:shd w:val="clear" w:color="auto" w:fill="1F3864"/>
            <w:tcMar>
              <w:top w:w="40" w:type="dxa"/>
              <w:left w:w="80" w:type="dxa"/>
              <w:bottom w:w="40" w:type="dxa"/>
              <w:right w:w="80" w:type="dxa"/>
            </w:tcMar>
            <w:vAlign w:val="center"/>
          </w:tcPr>
          <w:p w14:paraId="3F47A1AB" w14:textId="77777777" w:rsidR="001D6D33" w:rsidRDefault="002D2DD4">
            <w:pPr>
              <w:spacing w:before="20" w:after="20"/>
              <w:jc w:val="center"/>
            </w:pPr>
            <w:r>
              <w:rPr>
                <w:b/>
                <w:color w:val="FFFFFF"/>
                <w:sz w:val="17"/>
              </w:rPr>
              <w:t>Tipo SAC</w:t>
            </w:r>
          </w:p>
        </w:tc>
        <w:tc>
          <w:tcPr>
            <w:tcW w:w="2304" w:type="dxa"/>
            <w:shd w:val="clear" w:color="auto" w:fill="1F3864"/>
            <w:tcMar>
              <w:top w:w="40" w:type="dxa"/>
              <w:left w:w="80" w:type="dxa"/>
              <w:bottom w:w="40" w:type="dxa"/>
              <w:right w:w="80" w:type="dxa"/>
            </w:tcMar>
            <w:vAlign w:val="center"/>
          </w:tcPr>
          <w:p w14:paraId="3A11F95C" w14:textId="77777777" w:rsidR="001D6D33" w:rsidRDefault="002D2DD4">
            <w:pPr>
              <w:spacing w:before="20" w:after="20"/>
              <w:jc w:val="center"/>
            </w:pPr>
            <w:r>
              <w:rPr>
                <w:b/>
                <w:color w:val="FFFFFF"/>
                <w:sz w:val="17"/>
              </w:rPr>
              <w:t>Fuente maestra</w:t>
            </w:r>
          </w:p>
        </w:tc>
        <w:tc>
          <w:tcPr>
            <w:tcW w:w="3744" w:type="dxa"/>
            <w:shd w:val="clear" w:color="auto" w:fill="1F3864"/>
            <w:tcMar>
              <w:top w:w="40" w:type="dxa"/>
              <w:left w:w="80" w:type="dxa"/>
              <w:bottom w:w="40" w:type="dxa"/>
              <w:right w:w="80" w:type="dxa"/>
            </w:tcMar>
            <w:vAlign w:val="center"/>
          </w:tcPr>
          <w:p w14:paraId="5E9808E6" w14:textId="77777777" w:rsidR="001D6D33" w:rsidRDefault="002D2DD4">
            <w:pPr>
              <w:spacing w:before="20" w:after="20"/>
              <w:jc w:val="center"/>
            </w:pPr>
            <w:r>
              <w:rPr>
                <w:b/>
                <w:color w:val="FFFFFF"/>
                <w:sz w:val="17"/>
              </w:rPr>
              <w:t>Descripción</w:t>
            </w:r>
          </w:p>
        </w:tc>
      </w:tr>
      <w:tr w:rsidR="000D0E00" w14:paraId="0C329DB9" w14:textId="77777777" w:rsidTr="000D0E00">
        <w:trPr>
          <w:jc w:val="center"/>
        </w:trPr>
        <w:tc>
          <w:tcPr>
            <w:tcW w:w="1872" w:type="dxa"/>
            <w:tcMar>
              <w:top w:w="40" w:type="dxa"/>
              <w:left w:w="80" w:type="dxa"/>
              <w:bottom w:w="40" w:type="dxa"/>
              <w:right w:w="80" w:type="dxa"/>
            </w:tcMar>
            <w:vAlign w:val="center"/>
          </w:tcPr>
          <w:p w14:paraId="51510369" w14:textId="0A9FCBE0" w:rsidR="000D0E00" w:rsidRDefault="000D0E00">
            <w:pPr>
              <w:spacing w:before="20" w:after="20"/>
              <w:rPr>
                <w:sz w:val="15"/>
              </w:rPr>
            </w:pPr>
            <w:r>
              <w:rPr>
                <w:sz w:val="15"/>
              </w:rPr>
              <w:t>Version</w:t>
            </w:r>
          </w:p>
        </w:tc>
        <w:tc>
          <w:tcPr>
            <w:tcW w:w="1584" w:type="dxa"/>
            <w:tcMar>
              <w:top w:w="40" w:type="dxa"/>
              <w:left w:w="80" w:type="dxa"/>
              <w:bottom w:w="40" w:type="dxa"/>
              <w:right w:w="80" w:type="dxa"/>
            </w:tcMar>
            <w:vAlign w:val="center"/>
          </w:tcPr>
          <w:p w14:paraId="2BFCA784" w14:textId="3805FBC2" w:rsidR="000D0E00" w:rsidRDefault="000D0E00">
            <w:pPr>
              <w:spacing w:before="20" w:after="20"/>
              <w:rPr>
                <w:sz w:val="15"/>
              </w:rPr>
            </w:pPr>
            <w:r>
              <w:rPr>
                <w:sz w:val="15"/>
              </w:rPr>
              <w:t>Version</w:t>
            </w:r>
          </w:p>
        </w:tc>
        <w:tc>
          <w:tcPr>
            <w:tcW w:w="2304" w:type="dxa"/>
            <w:tcMar>
              <w:top w:w="40" w:type="dxa"/>
              <w:left w:w="80" w:type="dxa"/>
              <w:bottom w:w="40" w:type="dxa"/>
              <w:right w:w="80" w:type="dxa"/>
            </w:tcMar>
            <w:vAlign w:val="center"/>
          </w:tcPr>
          <w:p w14:paraId="16B33AAA" w14:textId="65F3B4C2" w:rsidR="000D0E00" w:rsidRDefault="000D0E00">
            <w:pPr>
              <w:spacing w:before="20" w:after="20"/>
              <w:rPr>
                <w:sz w:val="15"/>
              </w:rPr>
            </w:pPr>
            <w:r w:rsidRPr="000D0E00">
              <w:rPr>
                <w:sz w:val="15"/>
              </w:rPr>
              <w:t>Maestra SAC</w:t>
            </w:r>
          </w:p>
        </w:tc>
        <w:tc>
          <w:tcPr>
            <w:tcW w:w="3744" w:type="dxa"/>
            <w:tcMar>
              <w:top w:w="40" w:type="dxa"/>
              <w:left w:w="80" w:type="dxa"/>
              <w:bottom w:w="40" w:type="dxa"/>
              <w:right w:w="80" w:type="dxa"/>
            </w:tcMar>
            <w:vAlign w:val="center"/>
          </w:tcPr>
          <w:p w14:paraId="74DE38B6" w14:textId="78B684A3" w:rsidR="000D0E00" w:rsidRDefault="000D0E00">
            <w:pPr>
              <w:spacing w:before="20" w:after="20"/>
              <w:rPr>
                <w:sz w:val="15"/>
              </w:rPr>
            </w:pPr>
            <w:r>
              <w:rPr>
                <w:sz w:val="15"/>
              </w:rPr>
              <w:t>Versiones Presupuesto, Real y Forecast</w:t>
            </w:r>
          </w:p>
        </w:tc>
      </w:tr>
      <w:tr w:rsidR="000D0E00" w14:paraId="209C293E" w14:textId="77777777" w:rsidTr="000D0E00">
        <w:trPr>
          <w:jc w:val="center"/>
        </w:trPr>
        <w:tc>
          <w:tcPr>
            <w:tcW w:w="1872" w:type="dxa"/>
            <w:tcMar>
              <w:top w:w="40" w:type="dxa"/>
              <w:left w:w="80" w:type="dxa"/>
              <w:bottom w:w="40" w:type="dxa"/>
              <w:right w:w="80" w:type="dxa"/>
            </w:tcMar>
            <w:vAlign w:val="center"/>
          </w:tcPr>
          <w:p w14:paraId="247A80DD" w14:textId="7AB76088" w:rsidR="000D0E00" w:rsidRDefault="000D0E00">
            <w:pPr>
              <w:spacing w:before="20" w:after="20"/>
              <w:rPr>
                <w:sz w:val="15"/>
              </w:rPr>
            </w:pPr>
            <w:r>
              <w:rPr>
                <w:sz w:val="15"/>
              </w:rPr>
              <w:t>Date</w:t>
            </w:r>
          </w:p>
        </w:tc>
        <w:tc>
          <w:tcPr>
            <w:tcW w:w="1584" w:type="dxa"/>
            <w:tcMar>
              <w:top w:w="40" w:type="dxa"/>
              <w:left w:w="80" w:type="dxa"/>
              <w:bottom w:w="40" w:type="dxa"/>
              <w:right w:w="80" w:type="dxa"/>
            </w:tcMar>
            <w:vAlign w:val="center"/>
          </w:tcPr>
          <w:p w14:paraId="0AAE683E" w14:textId="7C7949AC" w:rsidR="000D0E00" w:rsidRDefault="000D0E00">
            <w:pPr>
              <w:spacing w:before="20" w:after="20"/>
              <w:rPr>
                <w:sz w:val="15"/>
              </w:rPr>
            </w:pPr>
            <w:r>
              <w:rPr>
                <w:sz w:val="15"/>
              </w:rPr>
              <w:t>Date</w:t>
            </w:r>
          </w:p>
        </w:tc>
        <w:tc>
          <w:tcPr>
            <w:tcW w:w="2304" w:type="dxa"/>
            <w:tcMar>
              <w:top w:w="40" w:type="dxa"/>
              <w:left w:w="80" w:type="dxa"/>
              <w:bottom w:w="40" w:type="dxa"/>
              <w:right w:w="80" w:type="dxa"/>
            </w:tcMar>
            <w:vAlign w:val="center"/>
          </w:tcPr>
          <w:p w14:paraId="5FE1D0B6" w14:textId="614C4AB8" w:rsidR="000D0E00" w:rsidRDefault="000D0E00">
            <w:pPr>
              <w:spacing w:before="20" w:after="20"/>
              <w:rPr>
                <w:sz w:val="15"/>
              </w:rPr>
            </w:pPr>
            <w:r w:rsidRPr="000D0E00">
              <w:rPr>
                <w:sz w:val="15"/>
              </w:rPr>
              <w:t>Maestra SAC</w:t>
            </w:r>
          </w:p>
        </w:tc>
        <w:tc>
          <w:tcPr>
            <w:tcW w:w="3744" w:type="dxa"/>
            <w:tcMar>
              <w:top w:w="40" w:type="dxa"/>
              <w:left w:w="80" w:type="dxa"/>
              <w:bottom w:w="40" w:type="dxa"/>
              <w:right w:w="80" w:type="dxa"/>
            </w:tcMar>
            <w:vAlign w:val="center"/>
          </w:tcPr>
          <w:p w14:paraId="7510CD2D" w14:textId="0F9A0CAE" w:rsidR="000D0E00" w:rsidRDefault="000D0E00">
            <w:pPr>
              <w:spacing w:before="20" w:after="20"/>
              <w:rPr>
                <w:sz w:val="15"/>
              </w:rPr>
            </w:pPr>
            <w:r>
              <w:rPr>
                <w:sz w:val="15"/>
              </w:rPr>
              <w:t>Periodos</w:t>
            </w:r>
          </w:p>
        </w:tc>
      </w:tr>
      <w:tr w:rsidR="001D6D33" w14:paraId="59DB6C84" w14:textId="77777777" w:rsidTr="000D0E00">
        <w:trPr>
          <w:jc w:val="center"/>
        </w:trPr>
        <w:tc>
          <w:tcPr>
            <w:tcW w:w="1872" w:type="dxa"/>
            <w:tcMar>
              <w:top w:w="40" w:type="dxa"/>
              <w:left w:w="80" w:type="dxa"/>
              <w:bottom w:w="40" w:type="dxa"/>
              <w:right w:w="80" w:type="dxa"/>
            </w:tcMar>
            <w:vAlign w:val="center"/>
          </w:tcPr>
          <w:p w14:paraId="7FC344E4" w14:textId="77777777" w:rsidR="001D6D33" w:rsidRDefault="002D2DD4">
            <w:pPr>
              <w:spacing w:before="20" w:after="20"/>
            </w:pPr>
            <w:r>
              <w:rPr>
                <w:sz w:val="15"/>
              </w:rPr>
              <w:t>CUENTA</w:t>
            </w:r>
          </w:p>
        </w:tc>
        <w:tc>
          <w:tcPr>
            <w:tcW w:w="1584" w:type="dxa"/>
            <w:tcMar>
              <w:top w:w="40" w:type="dxa"/>
              <w:left w:w="80" w:type="dxa"/>
              <w:bottom w:w="40" w:type="dxa"/>
              <w:right w:w="80" w:type="dxa"/>
            </w:tcMar>
            <w:vAlign w:val="center"/>
          </w:tcPr>
          <w:p w14:paraId="0136D359" w14:textId="77777777" w:rsidR="001D6D33" w:rsidRDefault="002D2DD4">
            <w:pPr>
              <w:spacing w:before="20" w:after="20"/>
            </w:pPr>
            <w:r>
              <w:rPr>
                <w:sz w:val="15"/>
              </w:rPr>
              <w:t>Account</w:t>
            </w:r>
          </w:p>
        </w:tc>
        <w:tc>
          <w:tcPr>
            <w:tcW w:w="2304" w:type="dxa"/>
            <w:tcMar>
              <w:top w:w="40" w:type="dxa"/>
              <w:left w:w="80" w:type="dxa"/>
              <w:bottom w:w="40" w:type="dxa"/>
              <w:right w:w="80" w:type="dxa"/>
            </w:tcMar>
            <w:vAlign w:val="center"/>
          </w:tcPr>
          <w:p w14:paraId="2F569BD4" w14:textId="77777777" w:rsidR="001D6D33" w:rsidRDefault="002D2DD4">
            <w:pPr>
              <w:spacing w:before="20" w:after="20"/>
            </w:pPr>
            <w:r>
              <w:rPr>
                <w:sz w:val="15"/>
              </w:rPr>
              <w:t xml:space="preserve">S/4HANA </w:t>
            </w:r>
            <w:commentRangeStart w:id="323"/>
            <w:r>
              <w:rPr>
                <w:sz w:val="15"/>
              </w:rPr>
              <w:t>SKA1/SKB1</w:t>
            </w:r>
            <w:commentRangeEnd w:id="323"/>
            <w:r w:rsidR="00986190">
              <w:rPr>
                <w:rStyle w:val="CommentReference"/>
                <w:sz w:val="22"/>
                <w:szCs w:val="24"/>
              </w:rPr>
              <w:commentReference w:id="323"/>
            </w:r>
          </w:p>
        </w:tc>
        <w:tc>
          <w:tcPr>
            <w:tcW w:w="3744" w:type="dxa"/>
            <w:tcMar>
              <w:top w:w="40" w:type="dxa"/>
              <w:left w:w="80" w:type="dxa"/>
              <w:bottom w:w="40" w:type="dxa"/>
              <w:right w:w="80" w:type="dxa"/>
            </w:tcMar>
            <w:vAlign w:val="center"/>
          </w:tcPr>
          <w:p w14:paraId="28A4EB16" w14:textId="77777777" w:rsidR="001D6D33" w:rsidRDefault="002D2DD4">
            <w:pPr>
              <w:spacing w:before="20" w:after="20"/>
            </w:pPr>
            <w:r>
              <w:rPr>
                <w:sz w:val="15"/>
              </w:rPr>
              <w:t>Plan de cuentas completo. Jerarquías LR3 y de gestión interna.</w:t>
            </w:r>
          </w:p>
        </w:tc>
      </w:tr>
      <w:tr w:rsidR="001D6D33" w14:paraId="19A542D4" w14:textId="77777777" w:rsidTr="000D0E00">
        <w:trPr>
          <w:jc w:val="center"/>
        </w:trPr>
        <w:tc>
          <w:tcPr>
            <w:tcW w:w="1872" w:type="dxa"/>
            <w:shd w:val="clear" w:color="auto" w:fill="F2F6FC"/>
            <w:tcMar>
              <w:top w:w="40" w:type="dxa"/>
              <w:left w:w="80" w:type="dxa"/>
              <w:bottom w:w="40" w:type="dxa"/>
              <w:right w:w="80" w:type="dxa"/>
            </w:tcMar>
            <w:vAlign w:val="center"/>
          </w:tcPr>
          <w:p w14:paraId="51DEEB04" w14:textId="77777777" w:rsidR="001D6D33" w:rsidRDefault="002D2DD4">
            <w:pPr>
              <w:spacing w:before="20" w:after="20"/>
            </w:pPr>
            <w:r>
              <w:rPr>
                <w:sz w:val="15"/>
              </w:rPr>
              <w:t>CEBE_CL</w:t>
            </w:r>
          </w:p>
        </w:tc>
        <w:tc>
          <w:tcPr>
            <w:tcW w:w="1584" w:type="dxa"/>
            <w:shd w:val="clear" w:color="auto" w:fill="F2F6FC"/>
            <w:tcMar>
              <w:top w:w="40" w:type="dxa"/>
              <w:left w:w="80" w:type="dxa"/>
              <w:bottom w:w="40" w:type="dxa"/>
              <w:right w:w="80" w:type="dxa"/>
            </w:tcMar>
            <w:vAlign w:val="center"/>
          </w:tcPr>
          <w:p w14:paraId="6FEADF8D" w14:textId="0239DF07" w:rsidR="001D6D33" w:rsidRDefault="000D0E00">
            <w:pPr>
              <w:spacing w:before="20" w:after="20"/>
            </w:pPr>
            <w:r>
              <w:rPr>
                <w:sz w:val="15"/>
              </w:rPr>
              <w:t>Genérica</w:t>
            </w:r>
          </w:p>
        </w:tc>
        <w:tc>
          <w:tcPr>
            <w:tcW w:w="2304" w:type="dxa"/>
            <w:shd w:val="clear" w:color="auto" w:fill="F2F6FC"/>
            <w:tcMar>
              <w:top w:w="40" w:type="dxa"/>
              <w:left w:w="80" w:type="dxa"/>
              <w:bottom w:w="40" w:type="dxa"/>
              <w:right w:w="80" w:type="dxa"/>
            </w:tcMar>
            <w:vAlign w:val="center"/>
          </w:tcPr>
          <w:p w14:paraId="208F2208" w14:textId="77777777" w:rsidR="001D6D33" w:rsidRDefault="002D2DD4">
            <w:pPr>
              <w:spacing w:before="20" w:after="20"/>
            </w:pPr>
            <w:r>
              <w:rPr>
                <w:sz w:val="15"/>
              </w:rPr>
              <w:t>S/4HANA CEPC</w:t>
            </w:r>
          </w:p>
        </w:tc>
        <w:tc>
          <w:tcPr>
            <w:tcW w:w="3744" w:type="dxa"/>
            <w:shd w:val="clear" w:color="auto" w:fill="F2F6FC"/>
            <w:tcMar>
              <w:top w:w="40" w:type="dxa"/>
              <w:left w:w="80" w:type="dxa"/>
              <w:bottom w:w="40" w:type="dxa"/>
              <w:right w:w="80" w:type="dxa"/>
            </w:tcMar>
            <w:vAlign w:val="center"/>
          </w:tcPr>
          <w:p w14:paraId="2E193F7C" w14:textId="77777777" w:rsidR="001D6D33" w:rsidRDefault="002D2DD4">
            <w:pPr>
              <w:spacing w:before="20" w:after="20"/>
            </w:pPr>
            <w:r>
              <w:rPr>
                <w:sz w:val="15"/>
              </w:rPr>
              <w:t>Centros de beneficio / componentes de servicio (en los 3 modelos).</w:t>
            </w:r>
          </w:p>
        </w:tc>
      </w:tr>
      <w:tr w:rsidR="001D6D33" w14:paraId="768DCFD4" w14:textId="77777777" w:rsidTr="000D0E00">
        <w:trPr>
          <w:jc w:val="center"/>
        </w:trPr>
        <w:tc>
          <w:tcPr>
            <w:tcW w:w="1872" w:type="dxa"/>
            <w:tcMar>
              <w:top w:w="40" w:type="dxa"/>
              <w:left w:w="80" w:type="dxa"/>
              <w:bottom w:w="40" w:type="dxa"/>
              <w:right w:w="80" w:type="dxa"/>
            </w:tcMar>
            <w:vAlign w:val="center"/>
          </w:tcPr>
          <w:p w14:paraId="74017D21" w14:textId="77777777" w:rsidR="001D6D33" w:rsidRDefault="002D2DD4">
            <w:pPr>
              <w:spacing w:before="20" w:after="20"/>
            </w:pPr>
            <w:r>
              <w:rPr>
                <w:sz w:val="15"/>
              </w:rPr>
              <w:t>CECO_CL</w:t>
            </w:r>
          </w:p>
        </w:tc>
        <w:tc>
          <w:tcPr>
            <w:tcW w:w="1584" w:type="dxa"/>
            <w:tcMar>
              <w:top w:w="40" w:type="dxa"/>
              <w:left w:w="80" w:type="dxa"/>
              <w:bottom w:w="40" w:type="dxa"/>
              <w:right w:w="80" w:type="dxa"/>
            </w:tcMar>
            <w:vAlign w:val="center"/>
          </w:tcPr>
          <w:p w14:paraId="782A4B14" w14:textId="271BA2BB" w:rsidR="001D6D33" w:rsidRDefault="000D0E00">
            <w:pPr>
              <w:spacing w:before="20" w:after="20"/>
            </w:pPr>
            <w:r w:rsidRPr="000D0E00">
              <w:rPr>
                <w:sz w:val="15"/>
              </w:rPr>
              <w:t>Genérica</w:t>
            </w:r>
          </w:p>
        </w:tc>
        <w:tc>
          <w:tcPr>
            <w:tcW w:w="2304" w:type="dxa"/>
            <w:tcMar>
              <w:top w:w="40" w:type="dxa"/>
              <w:left w:w="80" w:type="dxa"/>
              <w:bottom w:w="40" w:type="dxa"/>
              <w:right w:w="80" w:type="dxa"/>
            </w:tcMar>
            <w:vAlign w:val="center"/>
          </w:tcPr>
          <w:p w14:paraId="098F3448" w14:textId="77777777" w:rsidR="001D6D33" w:rsidRDefault="002D2DD4">
            <w:pPr>
              <w:spacing w:before="20" w:after="20"/>
            </w:pPr>
            <w:r>
              <w:rPr>
                <w:sz w:val="15"/>
              </w:rPr>
              <w:t>S/4HANA CSKS</w:t>
            </w:r>
          </w:p>
        </w:tc>
        <w:tc>
          <w:tcPr>
            <w:tcW w:w="3744" w:type="dxa"/>
            <w:tcMar>
              <w:top w:w="40" w:type="dxa"/>
              <w:left w:w="80" w:type="dxa"/>
              <w:bottom w:w="40" w:type="dxa"/>
              <w:right w:w="80" w:type="dxa"/>
            </w:tcMar>
            <w:vAlign w:val="center"/>
          </w:tcPr>
          <w:p w14:paraId="55D564EE" w14:textId="77777777" w:rsidR="001D6D33" w:rsidRDefault="002D2DD4">
            <w:pPr>
              <w:spacing w:before="20" w:after="20"/>
            </w:pPr>
            <w:r>
              <w:rPr>
                <w:sz w:val="15"/>
              </w:rPr>
              <w:t>Centros de costo, incluido un CECO por vehículo (solo en Gastos).</w:t>
            </w:r>
          </w:p>
        </w:tc>
      </w:tr>
      <w:tr w:rsidR="001D6D33" w14:paraId="69048810" w14:textId="77777777" w:rsidTr="000D0E00">
        <w:trPr>
          <w:jc w:val="center"/>
        </w:trPr>
        <w:tc>
          <w:tcPr>
            <w:tcW w:w="1872" w:type="dxa"/>
            <w:shd w:val="clear" w:color="auto" w:fill="F2F6FC"/>
            <w:tcMar>
              <w:top w:w="40" w:type="dxa"/>
              <w:left w:w="80" w:type="dxa"/>
              <w:bottom w:w="40" w:type="dxa"/>
              <w:right w:w="80" w:type="dxa"/>
            </w:tcMar>
            <w:vAlign w:val="center"/>
          </w:tcPr>
          <w:p w14:paraId="396B0242" w14:textId="77777777" w:rsidR="001D6D33" w:rsidRDefault="002D2DD4">
            <w:pPr>
              <w:spacing w:before="20" w:after="20"/>
            </w:pPr>
            <w:r>
              <w:rPr>
                <w:sz w:val="15"/>
              </w:rPr>
              <w:t>AUDITORIA</w:t>
            </w:r>
          </w:p>
        </w:tc>
        <w:tc>
          <w:tcPr>
            <w:tcW w:w="1584" w:type="dxa"/>
            <w:shd w:val="clear" w:color="auto" w:fill="F2F6FC"/>
            <w:tcMar>
              <w:top w:w="40" w:type="dxa"/>
              <w:left w:w="80" w:type="dxa"/>
              <w:bottom w:w="40" w:type="dxa"/>
              <w:right w:w="80" w:type="dxa"/>
            </w:tcMar>
            <w:vAlign w:val="center"/>
          </w:tcPr>
          <w:p w14:paraId="59427CC2" w14:textId="1584419F" w:rsidR="001D6D33" w:rsidRDefault="000D0E00">
            <w:pPr>
              <w:spacing w:before="20" w:after="20"/>
            </w:pPr>
            <w:r w:rsidRPr="000D0E00">
              <w:rPr>
                <w:sz w:val="15"/>
              </w:rPr>
              <w:t>Genérica</w:t>
            </w:r>
          </w:p>
        </w:tc>
        <w:tc>
          <w:tcPr>
            <w:tcW w:w="2304" w:type="dxa"/>
            <w:shd w:val="clear" w:color="auto" w:fill="F2F6FC"/>
            <w:tcMar>
              <w:top w:w="40" w:type="dxa"/>
              <w:left w:w="80" w:type="dxa"/>
              <w:bottom w:w="40" w:type="dxa"/>
              <w:right w:w="80" w:type="dxa"/>
            </w:tcMar>
            <w:vAlign w:val="center"/>
          </w:tcPr>
          <w:p w14:paraId="66B9160F" w14:textId="77777777" w:rsidR="001D6D33" w:rsidRDefault="002D2DD4">
            <w:pPr>
              <w:spacing w:before="20" w:after="20"/>
            </w:pPr>
            <w:r>
              <w:rPr>
                <w:sz w:val="15"/>
              </w:rPr>
              <w:t>Maestra SAC</w:t>
            </w:r>
          </w:p>
        </w:tc>
        <w:tc>
          <w:tcPr>
            <w:tcW w:w="3744" w:type="dxa"/>
            <w:shd w:val="clear" w:color="auto" w:fill="F2F6FC"/>
            <w:tcMar>
              <w:top w:w="40" w:type="dxa"/>
              <w:left w:w="80" w:type="dxa"/>
              <w:bottom w:w="40" w:type="dxa"/>
              <w:right w:w="80" w:type="dxa"/>
            </w:tcMar>
            <w:vAlign w:val="center"/>
          </w:tcPr>
          <w:p w14:paraId="659039C1" w14:textId="77777777" w:rsidR="001D6D33" w:rsidRDefault="002D2DD4">
            <w:pPr>
              <w:spacing w:before="20" w:after="20"/>
            </w:pPr>
            <w:r>
              <w:rPr>
                <w:sz w:val="15"/>
              </w:rPr>
              <w:t>REAL_S4, PRESUPUESTO_TARIFAS, PRESUPUESTO_EXCEL, PXQ, MANUAL, AJUSTE.</w:t>
            </w:r>
          </w:p>
        </w:tc>
      </w:tr>
      <w:tr w:rsidR="001D6D33" w14:paraId="648F9577" w14:textId="77777777" w:rsidTr="000D0E00">
        <w:trPr>
          <w:jc w:val="center"/>
        </w:trPr>
        <w:tc>
          <w:tcPr>
            <w:tcW w:w="1872" w:type="dxa"/>
            <w:tcMar>
              <w:top w:w="40" w:type="dxa"/>
              <w:left w:w="80" w:type="dxa"/>
              <w:bottom w:w="40" w:type="dxa"/>
              <w:right w:w="80" w:type="dxa"/>
            </w:tcMar>
            <w:vAlign w:val="center"/>
          </w:tcPr>
          <w:p w14:paraId="6DE4BDAE" w14:textId="77777777" w:rsidR="001D6D33" w:rsidRDefault="002D2DD4">
            <w:pPr>
              <w:spacing w:before="20" w:after="20"/>
            </w:pPr>
            <w:r>
              <w:rPr>
                <w:sz w:val="15"/>
              </w:rPr>
              <w:t>MONEDA</w:t>
            </w:r>
          </w:p>
        </w:tc>
        <w:tc>
          <w:tcPr>
            <w:tcW w:w="1584" w:type="dxa"/>
            <w:tcMar>
              <w:top w:w="40" w:type="dxa"/>
              <w:left w:w="80" w:type="dxa"/>
              <w:bottom w:w="40" w:type="dxa"/>
              <w:right w:w="80" w:type="dxa"/>
            </w:tcMar>
            <w:vAlign w:val="center"/>
          </w:tcPr>
          <w:p w14:paraId="7B4D9D51" w14:textId="1CBF0A16" w:rsidR="001D6D33" w:rsidRDefault="000D0E00">
            <w:pPr>
              <w:spacing w:before="20" w:after="20"/>
            </w:pPr>
            <w:r w:rsidRPr="000D0E00">
              <w:rPr>
                <w:sz w:val="15"/>
              </w:rPr>
              <w:t>Genérica</w:t>
            </w:r>
          </w:p>
        </w:tc>
        <w:tc>
          <w:tcPr>
            <w:tcW w:w="2304" w:type="dxa"/>
            <w:tcMar>
              <w:top w:w="40" w:type="dxa"/>
              <w:left w:w="80" w:type="dxa"/>
              <w:bottom w:w="40" w:type="dxa"/>
              <w:right w:w="80" w:type="dxa"/>
            </w:tcMar>
            <w:vAlign w:val="center"/>
          </w:tcPr>
          <w:p w14:paraId="6B9915D9" w14:textId="77777777" w:rsidR="001D6D33" w:rsidRDefault="002D2DD4">
            <w:pPr>
              <w:spacing w:before="20" w:after="20"/>
            </w:pPr>
            <w:r>
              <w:rPr>
                <w:sz w:val="15"/>
              </w:rPr>
              <w:t>Maestra SAC</w:t>
            </w:r>
          </w:p>
        </w:tc>
        <w:tc>
          <w:tcPr>
            <w:tcW w:w="3744" w:type="dxa"/>
            <w:tcMar>
              <w:top w:w="40" w:type="dxa"/>
              <w:left w:w="80" w:type="dxa"/>
              <w:bottom w:w="40" w:type="dxa"/>
              <w:right w:w="80" w:type="dxa"/>
            </w:tcMar>
            <w:vAlign w:val="center"/>
          </w:tcPr>
          <w:p w14:paraId="6AE8158C" w14:textId="77777777" w:rsidR="001D6D33" w:rsidRDefault="002D2DD4">
            <w:pPr>
              <w:spacing w:before="20" w:after="20"/>
            </w:pPr>
            <w:r>
              <w:rPr>
                <w:sz w:val="15"/>
              </w:rPr>
              <w:t>Monedas operativas; evaluar Currency Translation para consolidados.</w:t>
            </w:r>
          </w:p>
        </w:tc>
      </w:tr>
      <w:tr w:rsidR="001D6D33" w14:paraId="0FD1DB34" w14:textId="77777777" w:rsidTr="000D0E00">
        <w:trPr>
          <w:jc w:val="center"/>
        </w:trPr>
        <w:tc>
          <w:tcPr>
            <w:tcW w:w="1872" w:type="dxa"/>
            <w:shd w:val="clear" w:color="auto" w:fill="F2F6FC"/>
            <w:tcMar>
              <w:top w:w="40" w:type="dxa"/>
              <w:left w:w="80" w:type="dxa"/>
              <w:bottom w:w="40" w:type="dxa"/>
              <w:right w:w="80" w:type="dxa"/>
            </w:tcMar>
            <w:vAlign w:val="center"/>
          </w:tcPr>
          <w:p w14:paraId="7365EEF0" w14:textId="77777777" w:rsidR="001D6D33" w:rsidRDefault="002D2DD4">
            <w:pPr>
              <w:spacing w:before="20" w:after="20"/>
            </w:pPr>
            <w:r>
              <w:rPr>
                <w:sz w:val="15"/>
              </w:rPr>
              <w:t>SOCIEDAD_CL</w:t>
            </w:r>
          </w:p>
        </w:tc>
        <w:tc>
          <w:tcPr>
            <w:tcW w:w="1584" w:type="dxa"/>
            <w:shd w:val="clear" w:color="auto" w:fill="F2F6FC"/>
            <w:tcMar>
              <w:top w:w="40" w:type="dxa"/>
              <w:left w:w="80" w:type="dxa"/>
              <w:bottom w:w="40" w:type="dxa"/>
              <w:right w:w="80" w:type="dxa"/>
            </w:tcMar>
            <w:vAlign w:val="center"/>
          </w:tcPr>
          <w:p w14:paraId="288C5EEE" w14:textId="77777777" w:rsidR="001D6D33" w:rsidRDefault="002D2DD4">
            <w:pPr>
              <w:spacing w:before="20" w:after="20"/>
            </w:pPr>
            <w:r>
              <w:rPr>
                <w:sz w:val="15"/>
              </w:rPr>
              <w:t>Organization</w:t>
            </w:r>
          </w:p>
        </w:tc>
        <w:tc>
          <w:tcPr>
            <w:tcW w:w="2304" w:type="dxa"/>
            <w:shd w:val="clear" w:color="auto" w:fill="F2F6FC"/>
            <w:tcMar>
              <w:top w:w="40" w:type="dxa"/>
              <w:left w:w="80" w:type="dxa"/>
              <w:bottom w:w="40" w:type="dxa"/>
              <w:right w:w="80" w:type="dxa"/>
            </w:tcMar>
            <w:vAlign w:val="center"/>
          </w:tcPr>
          <w:p w14:paraId="2C22A01C" w14:textId="77777777" w:rsidR="001D6D33" w:rsidRDefault="002D2DD4">
            <w:pPr>
              <w:spacing w:before="20" w:after="20"/>
            </w:pPr>
            <w:r>
              <w:rPr>
                <w:sz w:val="15"/>
              </w:rPr>
              <w:t>S/4HANA T001</w:t>
            </w:r>
          </w:p>
        </w:tc>
        <w:tc>
          <w:tcPr>
            <w:tcW w:w="3744" w:type="dxa"/>
            <w:shd w:val="clear" w:color="auto" w:fill="F2F6FC"/>
            <w:tcMar>
              <w:top w:w="40" w:type="dxa"/>
              <w:left w:w="80" w:type="dxa"/>
              <w:bottom w:w="40" w:type="dxa"/>
              <w:right w:w="80" w:type="dxa"/>
            </w:tcMar>
            <w:vAlign w:val="center"/>
          </w:tcPr>
          <w:p w14:paraId="47652F3C" w14:textId="77777777" w:rsidR="001D6D33" w:rsidRDefault="002D2DD4">
            <w:pPr>
              <w:spacing w:before="20" w:after="20"/>
            </w:pPr>
            <w:r>
              <w:rPr>
                <w:sz w:val="15"/>
              </w:rPr>
              <w:t>Habilita Data Access Control por entidad legal.</w:t>
            </w:r>
          </w:p>
        </w:tc>
      </w:tr>
    </w:tbl>
    <w:p w14:paraId="00D31B88" w14:textId="77777777" w:rsidR="001D6D33" w:rsidRDefault="001D6D33">
      <w:pPr>
        <w:spacing w:after="80"/>
      </w:pPr>
    </w:p>
    <w:p w14:paraId="3DD3E861" w14:textId="77777777" w:rsidR="001D6D33" w:rsidRDefault="002D2DD4">
      <w:pPr>
        <w:spacing w:after="60"/>
      </w:pPr>
      <w:r>
        <w:rPr>
          <w:b/>
        </w:rPr>
        <w:t>Resumen comparativo de modelos</w:t>
      </w:r>
    </w:p>
    <w:tbl>
      <w:tblPr>
        <w:tblStyle w:val="Fanalca"/>
        <w:tblW w:w="0" w:type="auto"/>
        <w:jc w:val="center"/>
        <w:tblLayout w:type="fixed"/>
        <w:tblLook w:val="04A0" w:firstRow="1" w:lastRow="0" w:firstColumn="1" w:lastColumn="0" w:noHBand="0" w:noVBand="1"/>
      </w:tblPr>
      <w:tblGrid>
        <w:gridCol w:w="4320"/>
        <w:gridCol w:w="1728"/>
        <w:gridCol w:w="1440"/>
        <w:gridCol w:w="2016"/>
      </w:tblGrid>
      <w:tr w:rsidR="001D6D33" w14:paraId="6C0F82A3"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4320" w:type="dxa"/>
            <w:shd w:val="clear" w:color="auto" w:fill="1F3864"/>
            <w:tcMar>
              <w:top w:w="40" w:type="dxa"/>
              <w:left w:w="80" w:type="dxa"/>
              <w:bottom w:w="40" w:type="dxa"/>
              <w:right w:w="80" w:type="dxa"/>
            </w:tcMar>
            <w:vAlign w:val="center"/>
          </w:tcPr>
          <w:p w14:paraId="05869F05" w14:textId="77777777" w:rsidR="001D6D33" w:rsidRDefault="002D2DD4">
            <w:pPr>
              <w:spacing w:before="20" w:after="20"/>
              <w:jc w:val="center"/>
            </w:pPr>
            <w:r>
              <w:rPr>
                <w:b/>
                <w:color w:val="FFFFFF"/>
                <w:sz w:val="17"/>
              </w:rPr>
              <w:t>Elemento</w:t>
            </w:r>
          </w:p>
        </w:tc>
        <w:tc>
          <w:tcPr>
            <w:tcW w:w="1728" w:type="dxa"/>
            <w:shd w:val="clear" w:color="auto" w:fill="1F3864"/>
            <w:tcMar>
              <w:top w:w="40" w:type="dxa"/>
              <w:left w:w="80" w:type="dxa"/>
              <w:bottom w:w="40" w:type="dxa"/>
              <w:right w:w="80" w:type="dxa"/>
            </w:tcMar>
            <w:vAlign w:val="center"/>
          </w:tcPr>
          <w:p w14:paraId="188F303A" w14:textId="77777777" w:rsidR="001D6D33" w:rsidRDefault="002D2DD4">
            <w:pPr>
              <w:spacing w:before="20" w:after="20"/>
              <w:jc w:val="center"/>
            </w:pPr>
            <w:r>
              <w:rPr>
                <w:b/>
                <w:color w:val="FFFFFF"/>
                <w:sz w:val="17"/>
              </w:rPr>
              <w:t>Gastos/Costos</w:t>
            </w:r>
          </w:p>
        </w:tc>
        <w:tc>
          <w:tcPr>
            <w:tcW w:w="1440" w:type="dxa"/>
            <w:shd w:val="clear" w:color="auto" w:fill="1F3864"/>
            <w:tcMar>
              <w:top w:w="40" w:type="dxa"/>
              <w:left w:w="80" w:type="dxa"/>
              <w:bottom w:w="40" w:type="dxa"/>
              <w:right w:w="80" w:type="dxa"/>
            </w:tcMar>
            <w:vAlign w:val="center"/>
          </w:tcPr>
          <w:p w14:paraId="4839D765" w14:textId="77777777" w:rsidR="001D6D33" w:rsidRDefault="002D2DD4">
            <w:pPr>
              <w:spacing w:before="20" w:after="20"/>
              <w:jc w:val="center"/>
            </w:pPr>
            <w:r>
              <w:rPr>
                <w:b/>
                <w:color w:val="FFFFFF"/>
                <w:sz w:val="17"/>
              </w:rPr>
              <w:t>EEFF</w:t>
            </w:r>
          </w:p>
        </w:tc>
        <w:tc>
          <w:tcPr>
            <w:tcW w:w="2016" w:type="dxa"/>
            <w:shd w:val="clear" w:color="auto" w:fill="1F3864"/>
            <w:tcMar>
              <w:top w:w="40" w:type="dxa"/>
              <w:left w:w="80" w:type="dxa"/>
              <w:bottom w:w="40" w:type="dxa"/>
              <w:right w:w="80" w:type="dxa"/>
            </w:tcMar>
            <w:vAlign w:val="center"/>
          </w:tcPr>
          <w:p w14:paraId="6E090B9D" w14:textId="77777777" w:rsidR="001D6D33" w:rsidRDefault="002D2DD4">
            <w:pPr>
              <w:spacing w:before="20" w:after="20"/>
              <w:jc w:val="center"/>
            </w:pPr>
            <w:r>
              <w:rPr>
                <w:b/>
                <w:color w:val="FFFFFF"/>
                <w:sz w:val="17"/>
              </w:rPr>
              <w:t>Ingresos</w:t>
            </w:r>
          </w:p>
        </w:tc>
      </w:tr>
      <w:tr w:rsidR="001D6D33" w14:paraId="7F86A389" w14:textId="77777777" w:rsidTr="001D6D33">
        <w:trPr>
          <w:jc w:val="center"/>
        </w:trPr>
        <w:tc>
          <w:tcPr>
            <w:tcW w:w="4320" w:type="dxa"/>
            <w:tcMar>
              <w:top w:w="40" w:type="dxa"/>
              <w:left w:w="80" w:type="dxa"/>
              <w:bottom w:w="40" w:type="dxa"/>
              <w:right w:w="80" w:type="dxa"/>
            </w:tcMar>
            <w:vAlign w:val="center"/>
          </w:tcPr>
          <w:p w14:paraId="2A13AA1E" w14:textId="77777777" w:rsidR="001D6D33" w:rsidRDefault="002D2DD4">
            <w:pPr>
              <w:spacing w:before="20" w:after="20"/>
            </w:pPr>
            <w:r>
              <w:rPr>
                <w:sz w:val="16"/>
              </w:rPr>
              <w:t>Importe (medida)</w:t>
            </w:r>
          </w:p>
        </w:tc>
        <w:tc>
          <w:tcPr>
            <w:tcW w:w="1728" w:type="dxa"/>
            <w:tcMar>
              <w:top w:w="40" w:type="dxa"/>
              <w:left w:w="80" w:type="dxa"/>
              <w:bottom w:w="40" w:type="dxa"/>
              <w:right w:w="80" w:type="dxa"/>
            </w:tcMar>
            <w:vAlign w:val="center"/>
          </w:tcPr>
          <w:p w14:paraId="4F7200F6"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639BC2D1" w14:textId="77777777" w:rsidR="001D6D33" w:rsidRDefault="002D2DD4">
            <w:pPr>
              <w:spacing w:before="20" w:after="20"/>
            </w:pPr>
            <w:r>
              <w:rPr>
                <w:sz w:val="16"/>
              </w:rPr>
              <w:t>✔</w:t>
            </w:r>
          </w:p>
        </w:tc>
        <w:tc>
          <w:tcPr>
            <w:tcW w:w="2016" w:type="dxa"/>
            <w:tcMar>
              <w:top w:w="40" w:type="dxa"/>
              <w:left w:w="80" w:type="dxa"/>
              <w:bottom w:w="40" w:type="dxa"/>
              <w:right w:w="80" w:type="dxa"/>
            </w:tcMar>
            <w:vAlign w:val="center"/>
          </w:tcPr>
          <w:p w14:paraId="698DC9E1" w14:textId="77777777" w:rsidR="001D6D33" w:rsidRDefault="002D2DD4">
            <w:pPr>
              <w:spacing w:before="20" w:after="20"/>
            </w:pPr>
            <w:r>
              <w:rPr>
                <w:sz w:val="16"/>
              </w:rPr>
              <w:t>✔</w:t>
            </w:r>
          </w:p>
        </w:tc>
      </w:tr>
      <w:tr w:rsidR="001D6D33" w14:paraId="0ECFFCEE" w14:textId="77777777" w:rsidTr="001D6D33">
        <w:trPr>
          <w:jc w:val="center"/>
        </w:trPr>
        <w:tc>
          <w:tcPr>
            <w:tcW w:w="4320" w:type="dxa"/>
            <w:shd w:val="clear" w:color="auto" w:fill="F2F6FC"/>
            <w:tcMar>
              <w:top w:w="40" w:type="dxa"/>
              <w:left w:w="80" w:type="dxa"/>
              <w:bottom w:w="40" w:type="dxa"/>
              <w:right w:w="80" w:type="dxa"/>
            </w:tcMar>
            <w:vAlign w:val="center"/>
          </w:tcPr>
          <w:p w14:paraId="6B3CC710" w14:textId="77777777" w:rsidR="001D6D33" w:rsidRDefault="002D2DD4">
            <w:pPr>
              <w:spacing w:before="20" w:after="20"/>
            </w:pPr>
            <w:r>
              <w:rPr>
                <w:sz w:val="16"/>
              </w:rPr>
              <w:t>Version · CUENTA · Date</w:t>
            </w:r>
          </w:p>
        </w:tc>
        <w:tc>
          <w:tcPr>
            <w:tcW w:w="1728" w:type="dxa"/>
            <w:shd w:val="clear" w:color="auto" w:fill="F2F6FC"/>
            <w:tcMar>
              <w:top w:w="40" w:type="dxa"/>
              <w:left w:w="80" w:type="dxa"/>
              <w:bottom w:w="40" w:type="dxa"/>
              <w:right w:w="80" w:type="dxa"/>
            </w:tcMar>
            <w:vAlign w:val="center"/>
          </w:tcPr>
          <w:p w14:paraId="15AD9A3D"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4002DF84" w14:textId="77777777" w:rsidR="001D6D33" w:rsidRDefault="002D2DD4">
            <w:pPr>
              <w:spacing w:before="20" w:after="20"/>
            </w:pPr>
            <w:r>
              <w:rPr>
                <w:sz w:val="16"/>
              </w:rPr>
              <w:t>✔</w:t>
            </w:r>
          </w:p>
        </w:tc>
        <w:tc>
          <w:tcPr>
            <w:tcW w:w="2016" w:type="dxa"/>
            <w:shd w:val="clear" w:color="auto" w:fill="F2F6FC"/>
            <w:tcMar>
              <w:top w:w="40" w:type="dxa"/>
              <w:left w:w="80" w:type="dxa"/>
              <w:bottom w:w="40" w:type="dxa"/>
              <w:right w:w="80" w:type="dxa"/>
            </w:tcMar>
            <w:vAlign w:val="center"/>
          </w:tcPr>
          <w:p w14:paraId="49459E20" w14:textId="77777777" w:rsidR="001D6D33" w:rsidRDefault="002D2DD4">
            <w:pPr>
              <w:spacing w:before="20" w:after="20"/>
            </w:pPr>
            <w:r>
              <w:rPr>
                <w:sz w:val="16"/>
              </w:rPr>
              <w:t>✔</w:t>
            </w:r>
          </w:p>
        </w:tc>
      </w:tr>
      <w:tr w:rsidR="001D6D33" w14:paraId="00C54254" w14:textId="77777777" w:rsidTr="001D6D33">
        <w:trPr>
          <w:jc w:val="center"/>
        </w:trPr>
        <w:tc>
          <w:tcPr>
            <w:tcW w:w="4320" w:type="dxa"/>
            <w:tcMar>
              <w:top w:w="40" w:type="dxa"/>
              <w:left w:w="80" w:type="dxa"/>
              <w:bottom w:w="40" w:type="dxa"/>
              <w:right w:w="80" w:type="dxa"/>
            </w:tcMar>
            <w:vAlign w:val="center"/>
          </w:tcPr>
          <w:p w14:paraId="5C26FEFD" w14:textId="77777777" w:rsidR="001D6D33" w:rsidRDefault="002D2DD4">
            <w:pPr>
              <w:spacing w:before="20" w:after="20"/>
            </w:pPr>
            <w:r>
              <w:rPr>
                <w:sz w:val="16"/>
              </w:rPr>
              <w:t>CEBE_CL · AUDITORIA · MONEDA · SOCIEDAD_CL</w:t>
            </w:r>
          </w:p>
        </w:tc>
        <w:tc>
          <w:tcPr>
            <w:tcW w:w="1728" w:type="dxa"/>
            <w:tcMar>
              <w:top w:w="40" w:type="dxa"/>
              <w:left w:w="80" w:type="dxa"/>
              <w:bottom w:w="40" w:type="dxa"/>
              <w:right w:w="80" w:type="dxa"/>
            </w:tcMar>
            <w:vAlign w:val="center"/>
          </w:tcPr>
          <w:p w14:paraId="5F112984"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3072A597" w14:textId="77777777" w:rsidR="001D6D33" w:rsidRDefault="002D2DD4">
            <w:pPr>
              <w:spacing w:before="20" w:after="20"/>
            </w:pPr>
            <w:r>
              <w:rPr>
                <w:sz w:val="16"/>
              </w:rPr>
              <w:t>✔</w:t>
            </w:r>
          </w:p>
        </w:tc>
        <w:tc>
          <w:tcPr>
            <w:tcW w:w="2016" w:type="dxa"/>
            <w:tcMar>
              <w:top w:w="40" w:type="dxa"/>
              <w:left w:w="80" w:type="dxa"/>
              <w:bottom w:w="40" w:type="dxa"/>
              <w:right w:w="80" w:type="dxa"/>
            </w:tcMar>
            <w:vAlign w:val="center"/>
          </w:tcPr>
          <w:p w14:paraId="39475644" w14:textId="77777777" w:rsidR="001D6D33" w:rsidRDefault="002D2DD4">
            <w:pPr>
              <w:spacing w:before="20" w:after="20"/>
            </w:pPr>
            <w:r>
              <w:rPr>
                <w:sz w:val="16"/>
              </w:rPr>
              <w:t>✔</w:t>
            </w:r>
          </w:p>
        </w:tc>
      </w:tr>
      <w:tr w:rsidR="001D6D33" w14:paraId="34D0FEA2" w14:textId="77777777" w:rsidTr="001D6D33">
        <w:trPr>
          <w:jc w:val="center"/>
        </w:trPr>
        <w:tc>
          <w:tcPr>
            <w:tcW w:w="4320" w:type="dxa"/>
            <w:shd w:val="clear" w:color="auto" w:fill="F2F6FC"/>
            <w:tcMar>
              <w:top w:w="40" w:type="dxa"/>
              <w:left w:w="80" w:type="dxa"/>
              <w:bottom w:w="40" w:type="dxa"/>
              <w:right w:w="80" w:type="dxa"/>
            </w:tcMar>
            <w:vAlign w:val="center"/>
          </w:tcPr>
          <w:p w14:paraId="2A8E38E7" w14:textId="77777777" w:rsidR="001D6D33" w:rsidRDefault="002D2DD4">
            <w:pPr>
              <w:spacing w:before="20" w:after="20"/>
            </w:pPr>
            <w:r>
              <w:rPr>
                <w:sz w:val="16"/>
              </w:rPr>
              <w:t>CECO_CL</w:t>
            </w:r>
          </w:p>
        </w:tc>
        <w:tc>
          <w:tcPr>
            <w:tcW w:w="1728" w:type="dxa"/>
            <w:shd w:val="clear" w:color="auto" w:fill="F2F6FC"/>
            <w:tcMar>
              <w:top w:w="40" w:type="dxa"/>
              <w:left w:w="80" w:type="dxa"/>
              <w:bottom w:w="40" w:type="dxa"/>
              <w:right w:w="80" w:type="dxa"/>
            </w:tcMar>
            <w:vAlign w:val="center"/>
          </w:tcPr>
          <w:p w14:paraId="2D29CC17"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378748FD" w14:textId="77777777" w:rsidR="001D6D33" w:rsidRDefault="002D2DD4">
            <w:pPr>
              <w:spacing w:before="20" w:after="20"/>
            </w:pPr>
            <w:commentRangeStart w:id="324"/>
            <w:r>
              <w:rPr>
                <w:sz w:val="16"/>
              </w:rPr>
              <w:t>—</w:t>
            </w:r>
            <w:commentRangeEnd w:id="324"/>
            <w:r w:rsidR="000C49CD">
              <w:rPr>
                <w:rStyle w:val="CommentReference"/>
                <w:sz w:val="22"/>
                <w:szCs w:val="24"/>
              </w:rPr>
              <w:commentReference w:id="324"/>
            </w:r>
          </w:p>
        </w:tc>
        <w:tc>
          <w:tcPr>
            <w:tcW w:w="2016" w:type="dxa"/>
            <w:shd w:val="clear" w:color="auto" w:fill="F2F6FC"/>
            <w:tcMar>
              <w:top w:w="40" w:type="dxa"/>
              <w:left w:w="80" w:type="dxa"/>
              <w:bottom w:w="40" w:type="dxa"/>
              <w:right w:w="80" w:type="dxa"/>
            </w:tcMar>
            <w:vAlign w:val="center"/>
          </w:tcPr>
          <w:p w14:paraId="5C07DDB3" w14:textId="77777777" w:rsidR="001D6D33" w:rsidRDefault="002D2DD4">
            <w:pPr>
              <w:spacing w:before="20" w:after="20"/>
            </w:pPr>
            <w:r>
              <w:rPr>
                <w:sz w:val="16"/>
              </w:rPr>
              <w:t>—</w:t>
            </w:r>
          </w:p>
        </w:tc>
      </w:tr>
      <w:tr w:rsidR="001D6D33" w14:paraId="48FF2F95" w14:textId="77777777" w:rsidTr="001D6D33">
        <w:trPr>
          <w:jc w:val="center"/>
        </w:trPr>
        <w:tc>
          <w:tcPr>
            <w:tcW w:w="4320" w:type="dxa"/>
            <w:tcMar>
              <w:top w:w="40" w:type="dxa"/>
              <w:left w:w="80" w:type="dxa"/>
              <w:bottom w:w="40" w:type="dxa"/>
              <w:right w:w="80" w:type="dxa"/>
            </w:tcMar>
            <w:vAlign w:val="center"/>
          </w:tcPr>
          <w:p w14:paraId="50C56830" w14:textId="77777777" w:rsidR="001D6D33" w:rsidRDefault="002D2DD4">
            <w:pPr>
              <w:spacing w:before="20" w:after="20"/>
            </w:pPr>
            <w:r>
              <w:rPr>
                <w:sz w:val="16"/>
              </w:rPr>
              <w:t>CLIENTE</w:t>
            </w:r>
          </w:p>
        </w:tc>
        <w:tc>
          <w:tcPr>
            <w:tcW w:w="1728" w:type="dxa"/>
            <w:tcMar>
              <w:top w:w="40" w:type="dxa"/>
              <w:left w:w="80" w:type="dxa"/>
              <w:bottom w:w="40" w:type="dxa"/>
              <w:right w:w="80" w:type="dxa"/>
            </w:tcMar>
            <w:vAlign w:val="center"/>
          </w:tcPr>
          <w:p w14:paraId="403AE363"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2E3220A9" w14:textId="77777777" w:rsidR="001D6D33" w:rsidRDefault="002D2DD4">
            <w:pPr>
              <w:spacing w:before="20" w:after="20"/>
            </w:pPr>
            <w:commentRangeStart w:id="325"/>
            <w:r>
              <w:rPr>
                <w:sz w:val="16"/>
              </w:rPr>
              <w:t>—</w:t>
            </w:r>
            <w:commentRangeEnd w:id="325"/>
            <w:r w:rsidR="00104AE6">
              <w:rPr>
                <w:rStyle w:val="CommentReference"/>
                <w:sz w:val="22"/>
                <w:szCs w:val="24"/>
              </w:rPr>
              <w:commentReference w:id="325"/>
            </w:r>
          </w:p>
        </w:tc>
        <w:tc>
          <w:tcPr>
            <w:tcW w:w="2016" w:type="dxa"/>
            <w:tcMar>
              <w:top w:w="40" w:type="dxa"/>
              <w:left w:w="80" w:type="dxa"/>
              <w:bottom w:w="40" w:type="dxa"/>
              <w:right w:w="80" w:type="dxa"/>
            </w:tcMar>
            <w:vAlign w:val="center"/>
          </w:tcPr>
          <w:p w14:paraId="541BC91D" w14:textId="77777777" w:rsidR="001D6D33" w:rsidRDefault="002D2DD4">
            <w:pPr>
              <w:spacing w:before="20" w:after="20"/>
            </w:pPr>
            <w:r>
              <w:rPr>
                <w:sz w:val="16"/>
              </w:rPr>
              <w:t>✔ (CGS/RH)</w:t>
            </w:r>
          </w:p>
        </w:tc>
      </w:tr>
      <w:tr w:rsidR="001D6D33" w14:paraId="79BC36C4" w14:textId="77777777" w:rsidTr="001D6D33">
        <w:trPr>
          <w:jc w:val="center"/>
        </w:trPr>
        <w:tc>
          <w:tcPr>
            <w:tcW w:w="4320" w:type="dxa"/>
            <w:shd w:val="clear" w:color="auto" w:fill="F2F6FC"/>
            <w:tcMar>
              <w:top w:w="40" w:type="dxa"/>
              <w:left w:w="80" w:type="dxa"/>
              <w:bottom w:w="40" w:type="dxa"/>
              <w:right w:w="80" w:type="dxa"/>
            </w:tcMar>
            <w:vAlign w:val="center"/>
          </w:tcPr>
          <w:p w14:paraId="00D13D00" w14:textId="77777777" w:rsidR="001D6D33" w:rsidRDefault="002D2DD4">
            <w:pPr>
              <w:spacing w:before="20" w:after="20"/>
            </w:pPr>
            <w:r>
              <w:rPr>
                <w:sz w:val="16"/>
              </w:rPr>
              <w:t>Cantidad y Tarifa (P×Q)</w:t>
            </w:r>
          </w:p>
        </w:tc>
        <w:tc>
          <w:tcPr>
            <w:tcW w:w="1728" w:type="dxa"/>
            <w:shd w:val="clear" w:color="auto" w:fill="F2F6FC"/>
            <w:tcMar>
              <w:top w:w="40" w:type="dxa"/>
              <w:left w:w="80" w:type="dxa"/>
              <w:bottom w:w="40" w:type="dxa"/>
              <w:right w:w="80" w:type="dxa"/>
            </w:tcMar>
            <w:vAlign w:val="center"/>
          </w:tcPr>
          <w:p w14:paraId="761DE29E"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738BBB63" w14:textId="77777777" w:rsidR="001D6D33" w:rsidRDefault="002D2DD4">
            <w:pPr>
              <w:spacing w:before="20" w:after="20"/>
            </w:pPr>
            <w:r>
              <w:rPr>
                <w:sz w:val="16"/>
              </w:rPr>
              <w:t>—</w:t>
            </w:r>
          </w:p>
        </w:tc>
        <w:tc>
          <w:tcPr>
            <w:tcW w:w="2016" w:type="dxa"/>
            <w:shd w:val="clear" w:color="auto" w:fill="F2F6FC"/>
            <w:tcMar>
              <w:top w:w="40" w:type="dxa"/>
              <w:left w:w="80" w:type="dxa"/>
              <w:bottom w:w="40" w:type="dxa"/>
              <w:right w:w="80" w:type="dxa"/>
            </w:tcMar>
            <w:vAlign w:val="center"/>
          </w:tcPr>
          <w:p w14:paraId="52A0B13C" w14:textId="77777777" w:rsidR="001D6D33" w:rsidRDefault="002D2DD4">
            <w:pPr>
              <w:spacing w:before="20" w:after="20"/>
            </w:pPr>
            <w:r>
              <w:rPr>
                <w:sz w:val="16"/>
              </w:rPr>
              <w:t>✔ (CGS/RH)</w:t>
            </w:r>
          </w:p>
        </w:tc>
      </w:tr>
    </w:tbl>
    <w:p w14:paraId="448DF397" w14:textId="77777777" w:rsidR="001D6D33" w:rsidRDefault="001D6D33">
      <w:pPr>
        <w:spacing w:after="80"/>
      </w:pPr>
    </w:p>
    <w:p w14:paraId="14C6C166" w14:textId="77777777" w:rsidR="001D6D33" w:rsidRDefault="002D2DD4">
      <w:pPr>
        <w:pStyle w:val="Heading3"/>
        <w:spacing w:before="160"/>
      </w:pPr>
      <w:bookmarkStart w:id="326" w:name="_Toc231905263"/>
      <w:r>
        <w:t>Flujo de cálculo y consolidación</w:t>
      </w:r>
      <w:bookmarkEnd w:id="326"/>
    </w:p>
    <w:p w14:paraId="27F61BDB" w14:textId="77777777" w:rsidR="001D6D33" w:rsidRDefault="002D2DD4">
      <w:pPr>
        <w:spacing w:after="120"/>
        <w:jc w:val="both"/>
      </w:pPr>
      <w:r>
        <w:t xml:space="preserve">El P&amp;G fluye </w:t>
      </w:r>
      <w:commentRangeStart w:id="327"/>
      <w:r>
        <w:t>automáticamente</w:t>
      </w:r>
      <w:commentRangeEnd w:id="327"/>
      <w:r w:rsidR="005530A2">
        <w:rPr>
          <w:rStyle w:val="CommentReference"/>
          <w:sz w:val="20"/>
          <w:szCs w:val="24"/>
        </w:rPr>
        <w:commentReference w:id="327"/>
      </w:r>
      <w:r>
        <w:t xml:space="preserve"> desde los modelos de Ingresos y Gastos/Costos hacia el EEFF; las cuentas propias del balance y del flujo de caja se cargan desde S/4HANA o </w:t>
      </w:r>
      <w:commentRangeStart w:id="328"/>
      <w:r>
        <w:t>manualmente</w:t>
      </w:r>
      <w:commentRangeEnd w:id="328"/>
      <w:r w:rsidR="00A84073">
        <w:rPr>
          <w:rStyle w:val="CommentReference"/>
          <w:sz w:val="20"/>
          <w:szCs w:val="24"/>
        </w:rPr>
        <w:commentReference w:id="328"/>
      </w:r>
      <w:r>
        <w:t>.</w:t>
      </w:r>
    </w:p>
    <w:p w14:paraId="27976412" w14:textId="77777777" w:rsidR="001D6D33" w:rsidRDefault="002D2DD4">
      <w:pPr>
        <w:spacing w:before="120" w:after="40"/>
        <w:jc w:val="center"/>
      </w:pPr>
      <w:r>
        <w:rPr>
          <w:noProof/>
        </w:rPr>
        <w:drawing>
          <wp:inline distT="0" distB="0" distL="0" distR="0" wp14:anchorId="1E4150BC" wp14:editId="4AC2F5FE">
            <wp:extent cx="6035040" cy="34506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udad_flujo.png"/>
                    <pic:cNvPicPr/>
                  </pic:nvPicPr>
                  <pic:blipFill>
                    <a:blip r:embed="rId23"/>
                    <a:stretch>
                      <a:fillRect/>
                    </a:stretch>
                  </pic:blipFill>
                  <pic:spPr>
                    <a:xfrm>
                      <a:off x="0" y="0"/>
                      <a:ext cx="6035040" cy="3450630"/>
                    </a:xfrm>
                    <a:prstGeom prst="rect">
                      <a:avLst/>
                    </a:prstGeom>
                  </pic:spPr>
                </pic:pic>
              </a:graphicData>
            </a:graphic>
          </wp:inline>
        </w:drawing>
      </w:r>
    </w:p>
    <w:p w14:paraId="75E6D343" w14:textId="77777777" w:rsidR="001D6D33" w:rsidRDefault="002D2DD4">
      <w:pPr>
        <w:spacing w:after="200"/>
        <w:jc w:val="center"/>
      </w:pPr>
      <w:r>
        <w:rPr>
          <w:i/>
          <w:color w:val="595959"/>
          <w:sz w:val="17"/>
        </w:rPr>
        <w:t xml:space="preserve">Figura 6. </w:t>
      </w:r>
      <w:commentRangeStart w:id="329"/>
      <w:r>
        <w:rPr>
          <w:i/>
          <w:color w:val="595959"/>
          <w:sz w:val="17"/>
        </w:rPr>
        <w:t xml:space="preserve">Flujo de cálculo </w:t>
      </w:r>
      <w:commentRangeEnd w:id="329"/>
      <w:r w:rsidR="002C6322">
        <w:rPr>
          <w:rStyle w:val="CommentReference"/>
          <w:i/>
          <w:color w:val="595959"/>
          <w:sz w:val="17"/>
          <w:szCs w:val="24"/>
        </w:rPr>
        <w:commentReference w:id="329"/>
      </w:r>
      <w:r>
        <w:rPr>
          <w:i/>
          <w:color w:val="595959"/>
          <w:sz w:val="17"/>
        </w:rPr>
        <w:t>y consolidación de modelos — Ciudad Limpia.</w:t>
      </w:r>
    </w:p>
    <w:p w14:paraId="3343B18B" w14:textId="77777777" w:rsidR="001D6D33" w:rsidRDefault="002D2DD4">
      <w:pPr>
        <w:spacing w:before="120" w:after="40"/>
        <w:jc w:val="center"/>
      </w:pPr>
      <w:r>
        <w:rPr>
          <w:noProof/>
        </w:rPr>
        <w:drawing>
          <wp:inline distT="0" distB="0" distL="0" distR="0" wp14:anchorId="3463E5DE" wp14:editId="77765242">
            <wp:extent cx="6035040" cy="23536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udad_pxq.png"/>
                    <pic:cNvPicPr/>
                  </pic:nvPicPr>
                  <pic:blipFill>
                    <a:blip r:embed="rId24"/>
                    <a:stretch>
                      <a:fillRect/>
                    </a:stretch>
                  </pic:blipFill>
                  <pic:spPr>
                    <a:xfrm>
                      <a:off x="0" y="0"/>
                      <a:ext cx="6035040" cy="2353609"/>
                    </a:xfrm>
                    <a:prstGeom prst="rect">
                      <a:avLst/>
                    </a:prstGeom>
                  </pic:spPr>
                </pic:pic>
              </a:graphicData>
            </a:graphic>
          </wp:inline>
        </w:drawing>
      </w:r>
    </w:p>
    <w:p w14:paraId="46FEF33E" w14:textId="77777777" w:rsidR="001D6D33" w:rsidRDefault="002D2DD4">
      <w:pPr>
        <w:spacing w:after="200"/>
        <w:jc w:val="center"/>
      </w:pPr>
      <w:r>
        <w:rPr>
          <w:i/>
          <w:color w:val="595959"/>
          <w:sz w:val="17"/>
        </w:rPr>
        <w:t>Figura 7. Metodología de cálculo P×Q para CGS / RH — Ciudad Limpia.</w:t>
      </w:r>
    </w:p>
    <w:tbl>
      <w:tblPr>
        <w:tblStyle w:val="TableGrid"/>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8EAADB" w:themeFill="accent5" w:themeFillTint="99"/>
        <w:tblLayout w:type="fixed"/>
        <w:tblLook w:val="04A0" w:firstRow="1" w:lastRow="0" w:firstColumn="1" w:lastColumn="0" w:noHBand="0" w:noVBand="1"/>
      </w:tblPr>
      <w:tblGrid>
        <w:gridCol w:w="9504"/>
      </w:tblGrid>
      <w:tr w:rsidR="001D6D33" w14:paraId="010BB536" w14:textId="77777777" w:rsidTr="00E3457A">
        <w:trPr>
          <w:jc w:val="center"/>
        </w:trPr>
        <w:tc>
          <w:tcPr>
            <w:tcW w:w="9504" w:type="dxa"/>
            <w:shd w:val="clear" w:color="auto" w:fill="8EAADB" w:themeFill="accent5" w:themeFillTint="99"/>
            <w:tcMar>
              <w:top w:w="50" w:type="dxa"/>
              <w:left w:w="80" w:type="dxa"/>
              <w:bottom w:w="50" w:type="dxa"/>
              <w:right w:w="80" w:type="dxa"/>
            </w:tcMar>
            <w:vAlign w:val="center"/>
          </w:tcPr>
          <w:p w14:paraId="3DC671E2" w14:textId="242C00B4" w:rsidR="001D6D33" w:rsidRDefault="005014F0">
            <w:pPr>
              <w:spacing w:before="20" w:after="20"/>
            </w:pPr>
            <w:r>
              <w:rPr>
                <w:b/>
                <w:color w:val="FFFFFF"/>
                <w:sz w:val="18"/>
              </w:rPr>
              <w:t>● Regla de diseño acordada en la Sesión N°1 (lección aprendida de BPC)</w:t>
            </w:r>
          </w:p>
        </w:tc>
      </w:tr>
      <w:tr w:rsidR="001D6D33" w14:paraId="77942F2C" w14:textId="77777777" w:rsidTr="00E3457A">
        <w:trPr>
          <w:jc w:val="center"/>
        </w:trPr>
        <w:tc>
          <w:tcPr>
            <w:tcW w:w="9504" w:type="dxa"/>
            <w:shd w:val="clear" w:color="auto" w:fill="8EAADB" w:themeFill="accent5" w:themeFillTint="99"/>
            <w:tcMar>
              <w:top w:w="60" w:type="dxa"/>
              <w:left w:w="80" w:type="dxa"/>
              <w:bottom w:w="60" w:type="dxa"/>
              <w:right w:w="80" w:type="dxa"/>
            </w:tcMar>
            <w:vAlign w:val="center"/>
          </w:tcPr>
          <w:p w14:paraId="39337E62" w14:textId="4099FC14" w:rsidR="001D6D33" w:rsidRDefault="005014F0">
            <w:pPr>
              <w:spacing w:after="40"/>
            </w:pPr>
            <w:r>
              <w:rPr>
                <w:rFonts w:ascii="Cambria Math" w:hAnsi="Cambria Math" w:cs="Cambria Math"/>
                <w:sz w:val="17"/>
              </w:rPr>
              <w:t>▸</w:t>
            </w:r>
            <w:r>
              <w:rPr>
                <w:sz w:val="17"/>
              </w:rPr>
              <w:t xml:space="preserve"> Cada responsable entrega el DATO FINAL AUTORIZADO; no se cargan versiones parciales ni acumulaciones.</w:t>
            </w:r>
          </w:p>
          <w:p w14:paraId="07843E10" w14:textId="332CEED0" w:rsidR="001D6D33" w:rsidRDefault="005014F0">
            <w:pPr>
              <w:spacing w:after="40"/>
            </w:pPr>
            <w:r>
              <w:rPr>
                <w:rFonts w:ascii="Cambria Math" w:hAnsi="Cambria Math" w:cs="Cambria Math"/>
                <w:sz w:val="17"/>
              </w:rPr>
              <w:t>▸</w:t>
            </w:r>
            <w:r>
              <w:rPr>
                <w:sz w:val="17"/>
              </w:rPr>
              <w:t xml:space="preserve"> El sistema usa la opción de carga «Reemplazar»: el último dato cargado es el definitivo.</w:t>
            </w:r>
          </w:p>
          <w:p w14:paraId="774D9D30" w14:textId="6DEEFA6F" w:rsidR="001D6D33" w:rsidRDefault="005014F0">
            <w:pPr>
              <w:spacing w:after="40"/>
            </w:pPr>
            <w:r>
              <w:rPr>
                <w:rFonts w:ascii="Cambria Math" w:hAnsi="Cambria Math" w:cs="Cambria Math"/>
                <w:sz w:val="17"/>
              </w:rPr>
              <w:t>▸</w:t>
            </w:r>
            <w:r>
              <w:rPr>
                <w:sz w:val="17"/>
              </w:rPr>
              <w:t xml:space="preserve"> Las modificaciones puntuales se hacen directamente en la plantilla SAC, sin recargar el archivo completo.</w:t>
            </w:r>
          </w:p>
        </w:tc>
      </w:tr>
    </w:tbl>
    <w:p w14:paraId="0AE2AB31" w14:textId="77777777" w:rsidR="001D6D33" w:rsidRDefault="001D6D33">
      <w:pPr>
        <w:spacing w:after="120"/>
      </w:pPr>
    </w:p>
    <w:p w14:paraId="1DBE0C78" w14:textId="77777777" w:rsidR="005014F0" w:rsidRDefault="005014F0">
      <w:pPr>
        <w:spacing w:after="120"/>
      </w:pPr>
    </w:p>
    <w:p w14:paraId="212B58BD" w14:textId="77777777" w:rsidR="005014F0" w:rsidRDefault="005014F0">
      <w:pPr>
        <w:spacing w:after="120"/>
      </w:pPr>
    </w:p>
    <w:p w14:paraId="0A351EFA" w14:textId="77777777" w:rsidR="005014F0" w:rsidRDefault="005014F0">
      <w:pPr>
        <w:spacing w:after="120"/>
      </w:pPr>
    </w:p>
    <w:p w14:paraId="6F3DD4DD" w14:textId="77777777" w:rsidR="005014F0" w:rsidRDefault="005014F0">
      <w:pPr>
        <w:spacing w:after="120"/>
      </w:pPr>
    </w:p>
    <w:p w14:paraId="183F7C0A" w14:textId="77777777" w:rsidR="005014F0" w:rsidRDefault="005014F0">
      <w:pPr>
        <w:spacing w:after="120"/>
      </w:pPr>
    </w:p>
    <w:p w14:paraId="34CE222F" w14:textId="77777777" w:rsidR="001D6D33" w:rsidRDefault="002D2DD4">
      <w:pPr>
        <w:pStyle w:val="Heading3"/>
        <w:spacing w:before="160"/>
      </w:pPr>
      <w:bookmarkStart w:id="330" w:name="_Toc231905264"/>
      <w:r>
        <w:t>Integración y plantillas de carga</w:t>
      </w:r>
      <w:bookmarkEnd w:id="330"/>
    </w:p>
    <w:tbl>
      <w:tblPr>
        <w:tblStyle w:val="Fanalca"/>
        <w:tblW w:w="0" w:type="auto"/>
        <w:jc w:val="center"/>
        <w:tblLayout w:type="fixed"/>
        <w:tblLook w:val="04A0" w:firstRow="1" w:lastRow="0" w:firstColumn="1" w:lastColumn="0" w:noHBand="0" w:noVBand="1"/>
      </w:tblPr>
      <w:tblGrid>
        <w:gridCol w:w="2736"/>
        <w:gridCol w:w="2880"/>
        <w:gridCol w:w="2160"/>
        <w:gridCol w:w="1728"/>
      </w:tblGrid>
      <w:tr w:rsidR="001D6D33" w14:paraId="5F6302D7"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shd w:val="clear" w:color="auto" w:fill="1F3864"/>
            <w:tcMar>
              <w:top w:w="40" w:type="dxa"/>
              <w:left w:w="80" w:type="dxa"/>
              <w:bottom w:w="40" w:type="dxa"/>
              <w:right w:w="80" w:type="dxa"/>
            </w:tcMar>
            <w:vAlign w:val="center"/>
          </w:tcPr>
          <w:p w14:paraId="6302456E" w14:textId="77777777" w:rsidR="001D6D33" w:rsidRDefault="002D2DD4">
            <w:pPr>
              <w:spacing w:before="20" w:after="20"/>
              <w:jc w:val="center"/>
            </w:pPr>
            <w:r>
              <w:rPr>
                <w:b/>
                <w:color w:val="FFFFFF"/>
                <w:sz w:val="17"/>
              </w:rPr>
              <w:t>Fuente</w:t>
            </w:r>
          </w:p>
        </w:tc>
        <w:tc>
          <w:tcPr>
            <w:tcW w:w="2880" w:type="dxa"/>
            <w:shd w:val="clear" w:color="auto" w:fill="1F3864"/>
            <w:tcMar>
              <w:top w:w="40" w:type="dxa"/>
              <w:left w:w="80" w:type="dxa"/>
              <w:bottom w:w="40" w:type="dxa"/>
              <w:right w:w="80" w:type="dxa"/>
            </w:tcMar>
            <w:vAlign w:val="center"/>
          </w:tcPr>
          <w:p w14:paraId="692E7D6D" w14:textId="77777777" w:rsidR="001D6D33" w:rsidRDefault="002D2DD4">
            <w:pPr>
              <w:spacing w:before="20" w:after="20"/>
              <w:jc w:val="center"/>
            </w:pPr>
            <w:r>
              <w:rPr>
                <w:b/>
                <w:color w:val="FFFFFF"/>
                <w:sz w:val="17"/>
              </w:rPr>
              <w:t>Mecanismo</w:t>
            </w:r>
          </w:p>
        </w:tc>
        <w:tc>
          <w:tcPr>
            <w:tcW w:w="2160" w:type="dxa"/>
            <w:shd w:val="clear" w:color="auto" w:fill="1F3864"/>
            <w:tcMar>
              <w:top w:w="40" w:type="dxa"/>
              <w:left w:w="80" w:type="dxa"/>
              <w:bottom w:w="40" w:type="dxa"/>
              <w:right w:w="80" w:type="dxa"/>
            </w:tcMar>
            <w:vAlign w:val="center"/>
          </w:tcPr>
          <w:p w14:paraId="378EB117" w14:textId="77777777" w:rsidR="001D6D33" w:rsidRDefault="002D2DD4">
            <w:pPr>
              <w:spacing w:before="20" w:after="20"/>
              <w:jc w:val="center"/>
            </w:pPr>
            <w:r>
              <w:rPr>
                <w:b/>
                <w:color w:val="FFFFFF"/>
                <w:sz w:val="17"/>
              </w:rPr>
              <w:t>Frecuencia</w:t>
            </w:r>
          </w:p>
        </w:tc>
        <w:tc>
          <w:tcPr>
            <w:tcW w:w="1728" w:type="dxa"/>
            <w:shd w:val="clear" w:color="auto" w:fill="1F3864"/>
            <w:tcMar>
              <w:top w:w="40" w:type="dxa"/>
              <w:left w:w="80" w:type="dxa"/>
              <w:bottom w:w="40" w:type="dxa"/>
              <w:right w:w="80" w:type="dxa"/>
            </w:tcMar>
            <w:vAlign w:val="center"/>
          </w:tcPr>
          <w:p w14:paraId="782C87CF" w14:textId="77777777" w:rsidR="001D6D33" w:rsidRDefault="002D2DD4">
            <w:pPr>
              <w:spacing w:before="20" w:after="20"/>
              <w:jc w:val="center"/>
            </w:pPr>
            <w:r>
              <w:rPr>
                <w:b/>
                <w:color w:val="FFFFFF"/>
                <w:sz w:val="17"/>
              </w:rPr>
              <w:t>Objetos clave</w:t>
            </w:r>
          </w:p>
        </w:tc>
      </w:tr>
      <w:tr w:rsidR="001D6D33" w14:paraId="72A0FCF6" w14:textId="77777777" w:rsidTr="001D6D33">
        <w:trPr>
          <w:jc w:val="center"/>
        </w:trPr>
        <w:tc>
          <w:tcPr>
            <w:tcW w:w="2736" w:type="dxa"/>
            <w:tcMar>
              <w:top w:w="40" w:type="dxa"/>
              <w:left w:w="80" w:type="dxa"/>
              <w:bottom w:w="40" w:type="dxa"/>
              <w:right w:w="80" w:type="dxa"/>
            </w:tcMar>
            <w:vAlign w:val="center"/>
          </w:tcPr>
          <w:p w14:paraId="7470C8A5" w14:textId="77777777" w:rsidR="001D6D33" w:rsidRDefault="002D2DD4">
            <w:pPr>
              <w:spacing w:before="20" w:after="20"/>
            </w:pPr>
            <w:r>
              <w:rPr>
                <w:sz w:val="16"/>
              </w:rPr>
              <w:t>SAP S/4HANA (real)</w:t>
            </w:r>
          </w:p>
        </w:tc>
        <w:tc>
          <w:tcPr>
            <w:tcW w:w="2880" w:type="dxa"/>
            <w:tcMar>
              <w:top w:w="40" w:type="dxa"/>
              <w:left w:w="80" w:type="dxa"/>
              <w:bottom w:w="40" w:type="dxa"/>
              <w:right w:w="80" w:type="dxa"/>
            </w:tcMar>
            <w:vAlign w:val="center"/>
          </w:tcPr>
          <w:p w14:paraId="25CE5A47" w14:textId="77777777" w:rsidR="001D6D33" w:rsidRDefault="002D2DD4">
            <w:pPr>
              <w:spacing w:before="20" w:after="20"/>
            </w:pPr>
            <w:r>
              <w:rPr>
                <w:sz w:val="16"/>
              </w:rPr>
              <w:t>SAP DataSphere (CDS Views)</w:t>
            </w:r>
          </w:p>
        </w:tc>
        <w:tc>
          <w:tcPr>
            <w:tcW w:w="2160" w:type="dxa"/>
            <w:tcMar>
              <w:top w:w="40" w:type="dxa"/>
              <w:left w:w="80" w:type="dxa"/>
              <w:bottom w:w="40" w:type="dxa"/>
              <w:right w:w="80" w:type="dxa"/>
            </w:tcMar>
            <w:vAlign w:val="center"/>
          </w:tcPr>
          <w:p w14:paraId="786A24D7" w14:textId="77777777" w:rsidR="001D6D33" w:rsidRDefault="002D2DD4">
            <w:pPr>
              <w:spacing w:before="20" w:after="20"/>
            </w:pPr>
            <w:r>
              <w:rPr>
                <w:sz w:val="16"/>
              </w:rPr>
              <w:t>Diaria (fuera de horario)</w:t>
            </w:r>
          </w:p>
        </w:tc>
        <w:tc>
          <w:tcPr>
            <w:tcW w:w="1728" w:type="dxa"/>
            <w:tcMar>
              <w:top w:w="40" w:type="dxa"/>
              <w:left w:w="80" w:type="dxa"/>
              <w:bottom w:w="40" w:type="dxa"/>
              <w:right w:w="80" w:type="dxa"/>
            </w:tcMar>
            <w:vAlign w:val="center"/>
          </w:tcPr>
          <w:p w14:paraId="1B143E26" w14:textId="77777777" w:rsidR="001D6D33" w:rsidRDefault="002D2DD4">
            <w:pPr>
              <w:spacing w:before="20" w:after="20"/>
            </w:pPr>
            <w:r>
              <w:rPr>
                <w:sz w:val="16"/>
              </w:rPr>
              <w:t>ACDOCA, SKA1, CEPC, CSKS, T001</w:t>
            </w:r>
          </w:p>
        </w:tc>
      </w:tr>
      <w:tr w:rsidR="001D6D33" w14:paraId="20ECF4FD" w14:textId="77777777" w:rsidTr="001D6D33">
        <w:trPr>
          <w:jc w:val="center"/>
        </w:trPr>
        <w:tc>
          <w:tcPr>
            <w:tcW w:w="2736" w:type="dxa"/>
            <w:shd w:val="clear" w:color="auto" w:fill="F2F6FC"/>
            <w:tcMar>
              <w:top w:w="40" w:type="dxa"/>
              <w:left w:w="80" w:type="dxa"/>
              <w:bottom w:w="40" w:type="dxa"/>
              <w:right w:w="80" w:type="dxa"/>
            </w:tcMar>
            <w:vAlign w:val="center"/>
          </w:tcPr>
          <w:p w14:paraId="25155C4F" w14:textId="77777777" w:rsidR="001D6D33" w:rsidRDefault="002D2DD4">
            <w:pPr>
              <w:spacing w:before="20" w:after="20"/>
            </w:pPr>
            <w:r>
              <w:rPr>
                <w:sz w:val="16"/>
              </w:rPr>
              <w:t>Excel / Plantillas (presupuesto)</w:t>
            </w:r>
          </w:p>
        </w:tc>
        <w:tc>
          <w:tcPr>
            <w:tcW w:w="2880" w:type="dxa"/>
            <w:shd w:val="clear" w:color="auto" w:fill="F2F6FC"/>
            <w:tcMar>
              <w:top w:w="40" w:type="dxa"/>
              <w:left w:w="80" w:type="dxa"/>
              <w:bottom w:w="40" w:type="dxa"/>
              <w:right w:w="80" w:type="dxa"/>
            </w:tcMar>
            <w:vAlign w:val="center"/>
          </w:tcPr>
          <w:p w14:paraId="3F830EC0" w14:textId="77777777" w:rsidR="001D6D33" w:rsidRDefault="002D2DD4">
            <w:pPr>
              <w:spacing w:before="20" w:after="20"/>
            </w:pPr>
            <w:r>
              <w:rPr>
                <w:sz w:val="16"/>
              </w:rPr>
              <w:t>Carga de archivo en SAC Data Management</w:t>
            </w:r>
          </w:p>
        </w:tc>
        <w:tc>
          <w:tcPr>
            <w:tcW w:w="2160" w:type="dxa"/>
            <w:shd w:val="clear" w:color="auto" w:fill="F2F6FC"/>
            <w:tcMar>
              <w:top w:w="40" w:type="dxa"/>
              <w:left w:w="80" w:type="dxa"/>
              <w:bottom w:w="40" w:type="dxa"/>
              <w:right w:w="80" w:type="dxa"/>
            </w:tcMar>
            <w:vAlign w:val="center"/>
          </w:tcPr>
          <w:p w14:paraId="21D9C39A" w14:textId="77777777" w:rsidR="001D6D33" w:rsidRDefault="002D2DD4">
            <w:pPr>
              <w:spacing w:before="20" w:after="20"/>
            </w:pPr>
            <w:r>
              <w:rPr>
                <w:sz w:val="16"/>
              </w:rPr>
              <w:t>Anual + forecast</w:t>
            </w:r>
          </w:p>
        </w:tc>
        <w:tc>
          <w:tcPr>
            <w:tcW w:w="1728" w:type="dxa"/>
            <w:shd w:val="clear" w:color="auto" w:fill="F2F6FC"/>
            <w:tcMar>
              <w:top w:w="40" w:type="dxa"/>
              <w:left w:w="80" w:type="dxa"/>
              <w:bottom w:w="40" w:type="dxa"/>
              <w:right w:w="80" w:type="dxa"/>
            </w:tcMar>
            <w:vAlign w:val="center"/>
          </w:tcPr>
          <w:p w14:paraId="3A31BB58" w14:textId="77777777" w:rsidR="001D6D33" w:rsidRDefault="002D2DD4">
            <w:pPr>
              <w:spacing w:before="20" w:after="20"/>
            </w:pPr>
            <w:r>
              <w:rPr>
                <w:sz w:val="16"/>
              </w:rPr>
              <w:t>Plantillas estándar por categoría</w:t>
            </w:r>
          </w:p>
        </w:tc>
      </w:tr>
      <w:tr w:rsidR="001D6D33" w14:paraId="1EC8FC6A" w14:textId="77777777" w:rsidTr="001D6D33">
        <w:trPr>
          <w:jc w:val="center"/>
        </w:trPr>
        <w:tc>
          <w:tcPr>
            <w:tcW w:w="2736" w:type="dxa"/>
            <w:tcMar>
              <w:top w:w="40" w:type="dxa"/>
              <w:left w:w="80" w:type="dxa"/>
              <w:bottom w:w="40" w:type="dxa"/>
              <w:right w:w="80" w:type="dxa"/>
            </w:tcMar>
            <w:vAlign w:val="center"/>
          </w:tcPr>
          <w:p w14:paraId="3D7F5578" w14:textId="77777777" w:rsidR="001D6D33" w:rsidRDefault="002D2DD4">
            <w:pPr>
              <w:spacing w:before="20" w:after="20"/>
            </w:pPr>
            <w:r>
              <w:rPr>
                <w:sz w:val="16"/>
              </w:rPr>
              <w:t>Input manual SAC (ajustes)</w:t>
            </w:r>
          </w:p>
        </w:tc>
        <w:tc>
          <w:tcPr>
            <w:tcW w:w="2880" w:type="dxa"/>
            <w:tcMar>
              <w:top w:w="40" w:type="dxa"/>
              <w:left w:w="80" w:type="dxa"/>
              <w:bottom w:w="40" w:type="dxa"/>
              <w:right w:w="80" w:type="dxa"/>
            </w:tcMar>
            <w:vAlign w:val="center"/>
          </w:tcPr>
          <w:p w14:paraId="58FEA1FA" w14:textId="77777777" w:rsidR="001D6D33" w:rsidRDefault="002D2DD4">
            <w:pPr>
              <w:spacing w:before="20" w:after="20"/>
            </w:pPr>
            <w:r>
              <w:rPr>
                <w:sz w:val="16"/>
              </w:rPr>
              <w:t>Entrada directa en plantilla SAC</w:t>
            </w:r>
          </w:p>
        </w:tc>
        <w:tc>
          <w:tcPr>
            <w:tcW w:w="2160" w:type="dxa"/>
            <w:tcMar>
              <w:top w:w="40" w:type="dxa"/>
              <w:left w:w="80" w:type="dxa"/>
              <w:bottom w:w="40" w:type="dxa"/>
              <w:right w:w="80" w:type="dxa"/>
            </w:tcMar>
            <w:vAlign w:val="center"/>
          </w:tcPr>
          <w:p w14:paraId="3B98D54D" w14:textId="77777777" w:rsidR="001D6D33" w:rsidRDefault="002D2DD4">
            <w:pPr>
              <w:spacing w:before="20" w:after="20"/>
            </w:pPr>
            <w:r>
              <w:rPr>
                <w:sz w:val="16"/>
              </w:rPr>
              <w:t>Bajo demanda</w:t>
            </w:r>
          </w:p>
        </w:tc>
        <w:tc>
          <w:tcPr>
            <w:tcW w:w="1728" w:type="dxa"/>
            <w:tcMar>
              <w:top w:w="40" w:type="dxa"/>
              <w:left w:w="80" w:type="dxa"/>
              <w:bottom w:w="40" w:type="dxa"/>
              <w:right w:w="80" w:type="dxa"/>
            </w:tcMar>
            <w:vAlign w:val="center"/>
          </w:tcPr>
          <w:p w14:paraId="713BD0DF" w14:textId="77777777" w:rsidR="001D6D33" w:rsidRDefault="002D2DD4">
            <w:pPr>
              <w:spacing w:before="20" w:after="20"/>
            </w:pPr>
            <w:r>
              <w:rPr>
                <w:sz w:val="16"/>
              </w:rPr>
              <w:t>Solo Planeación Financiera</w:t>
            </w:r>
          </w:p>
        </w:tc>
      </w:tr>
    </w:tbl>
    <w:p w14:paraId="1F883CA9" w14:textId="77777777" w:rsidR="001D6D33" w:rsidRDefault="001D6D33">
      <w:pPr>
        <w:spacing w:after="80"/>
      </w:pPr>
    </w:p>
    <w:tbl>
      <w:tblPr>
        <w:tblStyle w:val="Fanalca"/>
        <w:tblW w:w="0" w:type="auto"/>
        <w:jc w:val="center"/>
        <w:tblLayout w:type="fixed"/>
        <w:tblLook w:val="04A0" w:firstRow="1" w:lastRow="0" w:firstColumn="1" w:lastColumn="0" w:noHBand="0" w:noVBand="1"/>
      </w:tblPr>
      <w:tblGrid>
        <w:gridCol w:w="2448"/>
        <w:gridCol w:w="4896"/>
        <w:gridCol w:w="2160"/>
      </w:tblGrid>
      <w:tr w:rsidR="001D6D33" w14:paraId="394FF0CC"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tcMar>
              <w:top w:w="40" w:type="dxa"/>
              <w:left w:w="80" w:type="dxa"/>
              <w:bottom w:w="40" w:type="dxa"/>
              <w:right w:w="80" w:type="dxa"/>
            </w:tcMar>
            <w:vAlign w:val="center"/>
          </w:tcPr>
          <w:p w14:paraId="488BE42E" w14:textId="77777777" w:rsidR="001D6D33" w:rsidRDefault="002D2DD4">
            <w:pPr>
              <w:spacing w:before="20" w:after="20"/>
              <w:jc w:val="center"/>
            </w:pPr>
            <w:r>
              <w:rPr>
                <w:b/>
                <w:color w:val="FFFFFF"/>
                <w:sz w:val="17"/>
              </w:rPr>
              <w:t>Plantilla</w:t>
            </w:r>
          </w:p>
        </w:tc>
        <w:tc>
          <w:tcPr>
            <w:tcW w:w="4896" w:type="dxa"/>
            <w:tcMar>
              <w:top w:w="40" w:type="dxa"/>
              <w:left w:w="80" w:type="dxa"/>
              <w:bottom w:w="40" w:type="dxa"/>
              <w:right w:w="80" w:type="dxa"/>
            </w:tcMar>
            <w:vAlign w:val="center"/>
          </w:tcPr>
          <w:p w14:paraId="39BD88CF" w14:textId="77777777" w:rsidR="001D6D33" w:rsidRDefault="002D2DD4">
            <w:pPr>
              <w:spacing w:before="20" w:after="20"/>
              <w:jc w:val="center"/>
            </w:pPr>
            <w:r>
              <w:rPr>
                <w:b/>
                <w:color w:val="FFFFFF"/>
                <w:sz w:val="17"/>
              </w:rPr>
              <w:t>Estructura de columnas</w:t>
            </w:r>
          </w:p>
        </w:tc>
        <w:tc>
          <w:tcPr>
            <w:tcW w:w="2160" w:type="dxa"/>
            <w:tcMar>
              <w:top w:w="40" w:type="dxa"/>
              <w:left w:w="80" w:type="dxa"/>
              <w:bottom w:w="40" w:type="dxa"/>
              <w:right w:w="80" w:type="dxa"/>
            </w:tcMar>
            <w:vAlign w:val="center"/>
          </w:tcPr>
          <w:p w14:paraId="37364DB5" w14:textId="77777777" w:rsidR="001D6D33" w:rsidRDefault="002D2DD4">
            <w:pPr>
              <w:spacing w:before="20" w:after="20"/>
              <w:jc w:val="center"/>
            </w:pPr>
            <w:r>
              <w:rPr>
                <w:b/>
                <w:color w:val="FFFFFF"/>
                <w:sz w:val="17"/>
              </w:rPr>
              <w:t>Responsable</w:t>
            </w:r>
          </w:p>
        </w:tc>
      </w:tr>
      <w:tr w:rsidR="001D6D33" w14:paraId="552053EF" w14:textId="77777777" w:rsidTr="34C865D4">
        <w:trPr>
          <w:jc w:val="center"/>
        </w:trPr>
        <w:tc>
          <w:tcPr>
            <w:tcW w:w="2448" w:type="dxa"/>
            <w:tcMar>
              <w:top w:w="40" w:type="dxa"/>
              <w:left w:w="80" w:type="dxa"/>
              <w:bottom w:w="40" w:type="dxa"/>
              <w:right w:w="80" w:type="dxa"/>
            </w:tcMar>
            <w:vAlign w:val="center"/>
          </w:tcPr>
          <w:p w14:paraId="4AD585FE" w14:textId="77777777" w:rsidR="001D6D33" w:rsidRDefault="002D2DD4">
            <w:pPr>
              <w:spacing w:before="20" w:after="20"/>
            </w:pPr>
            <w:r>
              <w:rPr>
                <w:sz w:val="16"/>
              </w:rPr>
              <w:t>Ingresos Ordinarios CL</w:t>
            </w:r>
          </w:p>
        </w:tc>
        <w:tc>
          <w:tcPr>
            <w:tcW w:w="4896" w:type="dxa"/>
            <w:tcMar>
              <w:top w:w="40" w:type="dxa"/>
              <w:left w:w="80" w:type="dxa"/>
              <w:bottom w:w="40" w:type="dxa"/>
              <w:right w:w="80" w:type="dxa"/>
            </w:tcMar>
            <w:vAlign w:val="center"/>
          </w:tcPr>
          <w:p w14:paraId="7C8250D7" w14:textId="77777777" w:rsidR="001D6D33" w:rsidRDefault="002D2DD4">
            <w:pPr>
              <w:spacing w:before="20" w:after="20"/>
            </w:pPr>
            <w:r>
              <w:rPr>
                <w:sz w:val="16"/>
              </w:rPr>
              <w:t>Sociedad | CEBE (componente) | Cuenta | Ene–Dic</w:t>
            </w:r>
          </w:p>
        </w:tc>
        <w:tc>
          <w:tcPr>
            <w:tcW w:w="2160" w:type="dxa"/>
            <w:tcMar>
              <w:top w:w="40" w:type="dxa"/>
              <w:left w:w="80" w:type="dxa"/>
              <w:bottom w:w="40" w:type="dxa"/>
              <w:right w:w="80" w:type="dxa"/>
            </w:tcMar>
            <w:vAlign w:val="center"/>
          </w:tcPr>
          <w:p w14:paraId="2E6433B4" w14:textId="77777777" w:rsidR="001D6D33" w:rsidRDefault="002D2DD4">
            <w:pPr>
              <w:spacing w:before="20" w:after="20"/>
            </w:pPr>
            <w:r>
              <w:rPr>
                <w:sz w:val="16"/>
              </w:rPr>
              <w:t>Jefe de Tarifas → Planeación Fin.</w:t>
            </w:r>
          </w:p>
        </w:tc>
      </w:tr>
      <w:tr w:rsidR="001D6D33" w14:paraId="64250ADE" w14:textId="77777777" w:rsidTr="34C865D4">
        <w:trPr>
          <w:jc w:val="center"/>
        </w:trPr>
        <w:tc>
          <w:tcPr>
            <w:tcW w:w="2448" w:type="dxa"/>
            <w:shd w:val="clear" w:color="auto" w:fill="F2F6FC"/>
            <w:tcMar>
              <w:top w:w="40" w:type="dxa"/>
              <w:left w:w="80" w:type="dxa"/>
              <w:bottom w:w="40" w:type="dxa"/>
              <w:right w:w="80" w:type="dxa"/>
            </w:tcMar>
            <w:vAlign w:val="center"/>
          </w:tcPr>
          <w:p w14:paraId="5440E5F8" w14:textId="77777777" w:rsidR="001D6D33" w:rsidRDefault="002D2DD4">
            <w:pPr>
              <w:spacing w:before="20" w:after="20"/>
            </w:pPr>
            <w:r>
              <w:rPr>
                <w:sz w:val="16"/>
              </w:rPr>
              <w:t>Ingresos P×Q — CGS/RH</w:t>
            </w:r>
          </w:p>
        </w:tc>
        <w:tc>
          <w:tcPr>
            <w:tcW w:w="4896" w:type="dxa"/>
            <w:shd w:val="clear" w:color="auto" w:fill="F2F6FC"/>
            <w:tcMar>
              <w:top w:w="40" w:type="dxa"/>
              <w:left w:w="80" w:type="dxa"/>
              <w:bottom w:w="40" w:type="dxa"/>
              <w:right w:w="80" w:type="dxa"/>
            </w:tcMar>
            <w:vAlign w:val="center"/>
          </w:tcPr>
          <w:p w14:paraId="58C33562" w14:textId="77777777" w:rsidR="001D6D33" w:rsidRDefault="002D2DD4">
            <w:pPr>
              <w:spacing w:before="20" w:after="20"/>
            </w:pPr>
            <w:r>
              <w:rPr>
                <w:sz w:val="16"/>
              </w:rPr>
              <w:t>Sociedad | CEBE | Cliente | Tipo residuo | Cuenta | Tarifa | Cant. | Ene–Dic</w:t>
            </w:r>
          </w:p>
        </w:tc>
        <w:tc>
          <w:tcPr>
            <w:tcW w:w="2160" w:type="dxa"/>
            <w:shd w:val="clear" w:color="auto" w:fill="F2F6FC"/>
            <w:tcMar>
              <w:top w:w="40" w:type="dxa"/>
              <w:left w:w="80" w:type="dxa"/>
              <w:bottom w:w="40" w:type="dxa"/>
              <w:right w:w="80" w:type="dxa"/>
            </w:tcMar>
            <w:vAlign w:val="center"/>
          </w:tcPr>
          <w:p w14:paraId="53E3C5B8" w14:textId="77777777" w:rsidR="001D6D33" w:rsidRDefault="002D2DD4">
            <w:pPr>
              <w:spacing w:before="20" w:after="20"/>
            </w:pPr>
            <w:r>
              <w:rPr>
                <w:sz w:val="16"/>
              </w:rPr>
              <w:t>Áreas CGS/RH → Planeación Fin.</w:t>
            </w:r>
          </w:p>
        </w:tc>
      </w:tr>
      <w:tr w:rsidR="001D6D33" w14:paraId="488FC462" w14:textId="77777777" w:rsidTr="34C865D4">
        <w:trPr>
          <w:jc w:val="center"/>
        </w:trPr>
        <w:tc>
          <w:tcPr>
            <w:tcW w:w="2448" w:type="dxa"/>
            <w:tcMar>
              <w:top w:w="40" w:type="dxa"/>
              <w:left w:w="80" w:type="dxa"/>
              <w:bottom w:w="40" w:type="dxa"/>
              <w:right w:w="80" w:type="dxa"/>
            </w:tcMar>
            <w:vAlign w:val="center"/>
          </w:tcPr>
          <w:p w14:paraId="7C1EDD7B" w14:textId="77777777" w:rsidR="001D6D33" w:rsidRDefault="002D2DD4">
            <w:pPr>
              <w:spacing w:before="20" w:after="20"/>
            </w:pPr>
            <w:r>
              <w:rPr>
                <w:sz w:val="16"/>
              </w:rPr>
              <w:t>Gastos y Costos (genérica)</w:t>
            </w:r>
          </w:p>
        </w:tc>
        <w:tc>
          <w:tcPr>
            <w:tcW w:w="4896" w:type="dxa"/>
            <w:tcMar>
              <w:top w:w="40" w:type="dxa"/>
              <w:left w:w="80" w:type="dxa"/>
              <w:bottom w:w="40" w:type="dxa"/>
              <w:right w:w="80" w:type="dxa"/>
            </w:tcMar>
            <w:vAlign w:val="center"/>
          </w:tcPr>
          <w:p w14:paraId="4723BB08" w14:textId="77777777" w:rsidR="001D6D33" w:rsidRDefault="002D2DD4">
            <w:pPr>
              <w:spacing w:before="20" w:after="20"/>
            </w:pPr>
            <w:r>
              <w:rPr>
                <w:sz w:val="16"/>
              </w:rPr>
              <w:t>Sociedad | CECO | CEBE | Cuenta | Ene–Dic</w:t>
            </w:r>
          </w:p>
        </w:tc>
        <w:tc>
          <w:tcPr>
            <w:tcW w:w="2160" w:type="dxa"/>
            <w:tcMar>
              <w:top w:w="40" w:type="dxa"/>
              <w:left w:w="80" w:type="dxa"/>
              <w:bottom w:w="40" w:type="dxa"/>
              <w:right w:w="80" w:type="dxa"/>
            </w:tcMar>
            <w:vAlign w:val="center"/>
          </w:tcPr>
          <w:p w14:paraId="40CB0BC8" w14:textId="77777777" w:rsidR="001D6D33" w:rsidRDefault="3260028F" w:rsidP="34C865D4">
            <w:pPr>
              <w:spacing w:before="20" w:after="20"/>
              <w:rPr>
                <w:sz w:val="16"/>
                <w:szCs w:val="16"/>
              </w:rPr>
            </w:pPr>
            <w:r w:rsidRPr="34C865D4">
              <w:rPr>
                <w:sz w:val="16"/>
                <w:szCs w:val="16"/>
              </w:rPr>
              <w:t>Todas las áreas → Planeación Fin.</w:t>
            </w:r>
            <w:commentRangeStart w:id="331"/>
            <w:commentRangeEnd w:id="331"/>
            <w:r w:rsidR="002D2DD4">
              <w:rPr>
                <w:rStyle w:val="CommentReference"/>
              </w:rPr>
              <w:commentReference w:id="331"/>
            </w:r>
          </w:p>
        </w:tc>
      </w:tr>
    </w:tbl>
    <w:p w14:paraId="4E6DBD71" w14:textId="77777777" w:rsidR="001D6D33" w:rsidRDefault="001D6D33">
      <w:pPr>
        <w:spacing w:after="80"/>
        <w:rPr>
          <w:ins w:id="332" w:author="Miranda Torres Lady Nayiby" w:date="2026-07-02T15:39:00Z" w16du:dateUtc="2026-07-02T20:39:00Z"/>
        </w:rPr>
      </w:pPr>
    </w:p>
    <w:p w14:paraId="6335B0F2" w14:textId="77777777" w:rsidR="00E12610" w:rsidRDefault="00344232">
      <w:pPr>
        <w:spacing w:after="80"/>
      </w:pPr>
      <w:commentRangeStart w:id="333"/>
      <w:commentRangeEnd w:id="333"/>
      <w:r>
        <w:rPr>
          <w:rStyle w:val="CommentReference"/>
          <w:sz w:val="20"/>
          <w:szCs w:val="24"/>
        </w:rPr>
        <w:commentReference w:id="333"/>
      </w:r>
    </w:p>
    <w:p w14:paraId="630969B9" w14:textId="77777777" w:rsidR="001D6D33" w:rsidRDefault="002D2DD4">
      <w:pPr>
        <w:pStyle w:val="Heading3"/>
        <w:spacing w:before="160"/>
      </w:pPr>
      <w:bookmarkStart w:id="334" w:name="_Toc231905265"/>
      <w:r>
        <w:t>Roles y seguridad</w:t>
      </w:r>
      <w:bookmarkEnd w:id="334"/>
    </w:p>
    <w:tbl>
      <w:tblPr>
        <w:tblStyle w:val="TableGrid"/>
        <w:tblW w:w="0" w:type="auto"/>
        <w:jc w:val="center"/>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Layout w:type="fixed"/>
        <w:tblLook w:val="04A0" w:firstRow="1" w:lastRow="0" w:firstColumn="1" w:lastColumn="0" w:noHBand="0" w:noVBand="1"/>
      </w:tblPr>
      <w:tblGrid>
        <w:gridCol w:w="9504"/>
      </w:tblGrid>
      <w:tr w:rsidR="001D6D33" w14:paraId="0A7536D0" w14:textId="77777777">
        <w:trPr>
          <w:jc w:val="center"/>
        </w:trPr>
        <w:tc>
          <w:tcPr>
            <w:tcW w:w="9504" w:type="dxa"/>
            <w:shd w:val="clear" w:color="auto" w:fill="1F3864"/>
            <w:tcMar>
              <w:top w:w="50" w:type="dxa"/>
              <w:left w:w="80" w:type="dxa"/>
              <w:bottom w:w="50" w:type="dxa"/>
              <w:right w:w="80" w:type="dxa"/>
            </w:tcMar>
            <w:vAlign w:val="center"/>
          </w:tcPr>
          <w:p w14:paraId="7B29B798" w14:textId="3360215D" w:rsidR="001D6D33" w:rsidRDefault="005014F0">
            <w:pPr>
              <w:spacing w:before="20" w:after="20"/>
            </w:pPr>
            <w:r>
              <w:rPr>
                <w:b/>
                <w:color w:val="FFFFFF"/>
                <w:sz w:val="18"/>
              </w:rPr>
              <w:t>● Política de licenciamiento acordada en sesión</w:t>
            </w:r>
          </w:p>
        </w:tc>
      </w:tr>
      <w:tr w:rsidR="001D6D33" w14:paraId="77E696AC" w14:textId="77777777">
        <w:trPr>
          <w:jc w:val="center"/>
        </w:trPr>
        <w:tc>
          <w:tcPr>
            <w:tcW w:w="9504" w:type="dxa"/>
            <w:shd w:val="clear" w:color="auto" w:fill="EAF1FB"/>
            <w:tcMar>
              <w:top w:w="60" w:type="dxa"/>
              <w:left w:w="80" w:type="dxa"/>
              <w:bottom w:w="60" w:type="dxa"/>
              <w:right w:w="80" w:type="dxa"/>
            </w:tcMar>
            <w:vAlign w:val="center"/>
          </w:tcPr>
          <w:p w14:paraId="4DC46EF4" w14:textId="58A71B29" w:rsidR="001D6D33" w:rsidRDefault="005014F0">
            <w:pPr>
              <w:spacing w:after="40"/>
            </w:pPr>
            <w:r>
              <w:rPr>
                <w:rFonts w:ascii="Cambria Math" w:hAnsi="Cambria Math" w:cs="Cambria Math"/>
                <w:sz w:val="17"/>
              </w:rPr>
              <w:t>▸</w:t>
            </w:r>
            <w:r>
              <w:rPr>
                <w:sz w:val="17"/>
              </w:rPr>
              <w:t xml:space="preserve"> Las licencias SAC se asignan únicamente al equipo de Planeación </w:t>
            </w:r>
            <w:commentRangeStart w:id="335"/>
            <w:r>
              <w:rPr>
                <w:sz w:val="17"/>
              </w:rPr>
              <w:t>Financiera</w:t>
            </w:r>
            <w:commentRangeEnd w:id="335"/>
            <w:r w:rsidR="00974E55">
              <w:rPr>
                <w:rStyle w:val="CommentReference"/>
                <w:sz w:val="17"/>
                <w:szCs w:val="24"/>
              </w:rPr>
              <w:commentReference w:id="335"/>
            </w:r>
            <w:r>
              <w:rPr>
                <w:sz w:val="17"/>
              </w:rPr>
              <w:t>.</w:t>
            </w:r>
          </w:p>
          <w:p w14:paraId="03E1529F" w14:textId="65F14869" w:rsidR="001D6D33" w:rsidRDefault="005014F0">
            <w:pPr>
              <w:spacing w:after="40"/>
            </w:pPr>
            <w:r>
              <w:rPr>
                <w:rFonts w:ascii="Cambria Math" w:hAnsi="Cambria Math" w:cs="Cambria Math"/>
                <w:sz w:val="17"/>
              </w:rPr>
              <w:t>▸</w:t>
            </w:r>
            <w:r>
              <w:rPr>
                <w:sz w:val="17"/>
              </w:rPr>
              <w:t xml:space="preserve"> Las áreas operativas no acceden a SAC para carga directa: entregan plantillas Excel que el equipo consolida.</w:t>
            </w:r>
          </w:p>
          <w:p w14:paraId="762B5847" w14:textId="191DE945" w:rsidR="001D6D33" w:rsidRDefault="005014F0">
            <w:pPr>
              <w:spacing w:after="40"/>
            </w:pPr>
            <w:r>
              <w:rPr>
                <w:rFonts w:ascii="Cambria Math" w:hAnsi="Cambria Math" w:cs="Cambria Math"/>
                <w:sz w:val="17"/>
              </w:rPr>
              <w:t>▸</w:t>
            </w:r>
            <w:r>
              <w:rPr>
                <w:sz w:val="17"/>
              </w:rPr>
              <w:t xml:space="preserve"> Lecci</w:t>
            </w:r>
            <w:r>
              <w:rPr>
                <w:rFonts w:cs="Arial"/>
                <w:sz w:val="17"/>
              </w:rPr>
              <w:t>ó</w:t>
            </w:r>
            <w:r>
              <w:rPr>
                <w:sz w:val="17"/>
              </w:rPr>
              <w:t>n aprendida: licenciar usuarios que acceden una vez al año genera más costo de soporte que beneficio.</w:t>
            </w:r>
          </w:p>
        </w:tc>
      </w:tr>
    </w:tbl>
    <w:p w14:paraId="642F407D" w14:textId="77777777" w:rsidR="001D6D33" w:rsidRDefault="001D6D33">
      <w:pPr>
        <w:spacing w:after="120"/>
      </w:pPr>
    </w:p>
    <w:tbl>
      <w:tblPr>
        <w:tblStyle w:val="Fanalca"/>
        <w:tblW w:w="0" w:type="auto"/>
        <w:jc w:val="center"/>
        <w:tblLayout w:type="fixed"/>
        <w:tblLook w:val="04A0" w:firstRow="1" w:lastRow="0" w:firstColumn="1" w:lastColumn="0" w:noHBand="0" w:noVBand="1"/>
      </w:tblPr>
      <w:tblGrid>
        <w:gridCol w:w="2592"/>
        <w:gridCol w:w="2304"/>
        <w:gridCol w:w="4608"/>
      </w:tblGrid>
      <w:tr w:rsidR="001D6D33" w14:paraId="6DAB65FF"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592" w:type="dxa"/>
            <w:shd w:val="clear" w:color="auto" w:fill="1F3864"/>
            <w:tcMar>
              <w:top w:w="40" w:type="dxa"/>
              <w:left w:w="80" w:type="dxa"/>
              <w:bottom w:w="40" w:type="dxa"/>
              <w:right w:w="80" w:type="dxa"/>
            </w:tcMar>
            <w:vAlign w:val="center"/>
          </w:tcPr>
          <w:p w14:paraId="03C9ECEE" w14:textId="77777777" w:rsidR="001D6D33" w:rsidRDefault="002D2DD4">
            <w:pPr>
              <w:spacing w:before="20" w:after="20"/>
              <w:jc w:val="center"/>
            </w:pPr>
            <w:r>
              <w:rPr>
                <w:b/>
                <w:color w:val="FFFFFF"/>
                <w:sz w:val="17"/>
              </w:rPr>
              <w:t>Rol</w:t>
            </w:r>
          </w:p>
        </w:tc>
        <w:tc>
          <w:tcPr>
            <w:tcW w:w="2304" w:type="dxa"/>
            <w:shd w:val="clear" w:color="auto" w:fill="1F3864"/>
            <w:tcMar>
              <w:top w:w="40" w:type="dxa"/>
              <w:left w:w="80" w:type="dxa"/>
              <w:bottom w:w="40" w:type="dxa"/>
              <w:right w:w="80" w:type="dxa"/>
            </w:tcMar>
            <w:vAlign w:val="center"/>
          </w:tcPr>
          <w:p w14:paraId="7493210D" w14:textId="77777777" w:rsidR="001D6D33" w:rsidRDefault="002D2DD4">
            <w:pPr>
              <w:spacing w:before="20" w:after="20"/>
              <w:jc w:val="center"/>
            </w:pPr>
            <w:r>
              <w:rPr>
                <w:b/>
                <w:color w:val="FFFFFF"/>
                <w:sz w:val="17"/>
              </w:rPr>
              <w:t>Nivel de acceso</w:t>
            </w:r>
          </w:p>
        </w:tc>
        <w:tc>
          <w:tcPr>
            <w:tcW w:w="4608" w:type="dxa"/>
            <w:shd w:val="clear" w:color="auto" w:fill="1F3864"/>
            <w:tcMar>
              <w:top w:w="40" w:type="dxa"/>
              <w:left w:w="80" w:type="dxa"/>
              <w:bottom w:w="40" w:type="dxa"/>
              <w:right w:w="80" w:type="dxa"/>
            </w:tcMar>
            <w:vAlign w:val="center"/>
          </w:tcPr>
          <w:p w14:paraId="4B67F193" w14:textId="77777777" w:rsidR="001D6D33" w:rsidRDefault="002D2DD4">
            <w:pPr>
              <w:spacing w:before="20" w:after="20"/>
              <w:jc w:val="center"/>
            </w:pPr>
            <w:r>
              <w:rPr>
                <w:b/>
                <w:color w:val="FFFFFF"/>
                <w:sz w:val="17"/>
              </w:rPr>
              <w:t>Descripción</w:t>
            </w:r>
          </w:p>
        </w:tc>
      </w:tr>
      <w:tr w:rsidR="001D6D33" w14:paraId="0047B6BB" w14:textId="77777777" w:rsidTr="001D6D33">
        <w:trPr>
          <w:jc w:val="center"/>
        </w:trPr>
        <w:tc>
          <w:tcPr>
            <w:tcW w:w="2592" w:type="dxa"/>
            <w:tcMar>
              <w:top w:w="40" w:type="dxa"/>
              <w:left w:w="80" w:type="dxa"/>
              <w:bottom w:w="40" w:type="dxa"/>
              <w:right w:w="80" w:type="dxa"/>
            </w:tcMar>
            <w:vAlign w:val="center"/>
          </w:tcPr>
          <w:p w14:paraId="6374E06B" w14:textId="77777777" w:rsidR="001D6D33" w:rsidRDefault="002D2DD4">
            <w:pPr>
              <w:spacing w:before="20" w:after="20"/>
            </w:pPr>
            <w:r>
              <w:rPr>
                <w:sz w:val="16"/>
              </w:rPr>
              <w:t>Administrador SAC</w:t>
            </w:r>
          </w:p>
        </w:tc>
        <w:tc>
          <w:tcPr>
            <w:tcW w:w="2304" w:type="dxa"/>
            <w:tcMar>
              <w:top w:w="40" w:type="dxa"/>
              <w:left w:w="80" w:type="dxa"/>
              <w:bottom w:w="40" w:type="dxa"/>
              <w:right w:w="80" w:type="dxa"/>
            </w:tcMar>
            <w:vAlign w:val="center"/>
          </w:tcPr>
          <w:p w14:paraId="15D26195" w14:textId="77777777" w:rsidR="001D6D33" w:rsidRDefault="002D2DD4">
            <w:pPr>
              <w:spacing w:before="20" w:after="20"/>
            </w:pPr>
            <w:r>
              <w:rPr>
                <w:sz w:val="16"/>
              </w:rPr>
              <w:t>Total</w:t>
            </w:r>
          </w:p>
        </w:tc>
        <w:tc>
          <w:tcPr>
            <w:tcW w:w="4608" w:type="dxa"/>
            <w:tcMar>
              <w:top w:w="40" w:type="dxa"/>
              <w:left w:w="80" w:type="dxa"/>
              <w:bottom w:w="40" w:type="dxa"/>
              <w:right w:w="80" w:type="dxa"/>
            </w:tcMar>
            <w:vAlign w:val="center"/>
          </w:tcPr>
          <w:p w14:paraId="42F65C82" w14:textId="77777777" w:rsidR="001D6D33" w:rsidRDefault="002D2DD4">
            <w:pPr>
              <w:spacing w:before="20" w:after="20"/>
            </w:pPr>
            <w:r>
              <w:rPr>
                <w:sz w:val="16"/>
              </w:rPr>
              <w:t>Configura modelos, dimensiones, conexiones y usuarios.</w:t>
            </w:r>
          </w:p>
        </w:tc>
      </w:tr>
      <w:tr w:rsidR="001D6D33" w14:paraId="6BAA92F9" w14:textId="77777777" w:rsidTr="001D6D33">
        <w:trPr>
          <w:jc w:val="center"/>
        </w:trPr>
        <w:tc>
          <w:tcPr>
            <w:tcW w:w="2592" w:type="dxa"/>
            <w:shd w:val="clear" w:color="auto" w:fill="F2F6FC"/>
            <w:tcMar>
              <w:top w:w="40" w:type="dxa"/>
              <w:left w:w="80" w:type="dxa"/>
              <w:bottom w:w="40" w:type="dxa"/>
              <w:right w:w="80" w:type="dxa"/>
            </w:tcMar>
            <w:vAlign w:val="center"/>
          </w:tcPr>
          <w:p w14:paraId="5A39CCB1" w14:textId="77777777" w:rsidR="001D6D33" w:rsidRDefault="002D2DD4">
            <w:pPr>
              <w:spacing w:before="20" w:after="20"/>
            </w:pPr>
            <w:r>
              <w:rPr>
                <w:sz w:val="16"/>
              </w:rPr>
              <w:t>Planeación Financiera</w:t>
            </w:r>
          </w:p>
        </w:tc>
        <w:tc>
          <w:tcPr>
            <w:tcW w:w="2304" w:type="dxa"/>
            <w:shd w:val="clear" w:color="auto" w:fill="F2F6FC"/>
            <w:tcMar>
              <w:top w:w="40" w:type="dxa"/>
              <w:left w:w="80" w:type="dxa"/>
              <w:bottom w:w="40" w:type="dxa"/>
              <w:right w:w="80" w:type="dxa"/>
            </w:tcMar>
            <w:vAlign w:val="center"/>
          </w:tcPr>
          <w:p w14:paraId="766E9B4F" w14:textId="77777777" w:rsidR="001D6D33" w:rsidRDefault="002D2DD4">
            <w:pPr>
              <w:spacing w:before="20" w:after="20"/>
            </w:pPr>
            <w:r>
              <w:rPr>
                <w:sz w:val="16"/>
              </w:rPr>
              <w:t>Lectura / Escritura</w:t>
            </w:r>
          </w:p>
        </w:tc>
        <w:tc>
          <w:tcPr>
            <w:tcW w:w="4608" w:type="dxa"/>
            <w:shd w:val="clear" w:color="auto" w:fill="F2F6FC"/>
            <w:tcMar>
              <w:top w:w="40" w:type="dxa"/>
              <w:left w:w="80" w:type="dxa"/>
              <w:bottom w:w="40" w:type="dxa"/>
              <w:right w:w="80" w:type="dxa"/>
            </w:tcMar>
            <w:vAlign w:val="center"/>
          </w:tcPr>
          <w:p w14:paraId="0C491B57" w14:textId="77777777" w:rsidR="001D6D33" w:rsidRDefault="002D2DD4">
            <w:pPr>
              <w:spacing w:before="20" w:after="20"/>
            </w:pPr>
            <w:r>
              <w:rPr>
                <w:sz w:val="16"/>
              </w:rPr>
              <w:t>Versiones de plan, carga de archivos Excel y ajustes manuales.</w:t>
            </w:r>
          </w:p>
        </w:tc>
      </w:tr>
      <w:tr w:rsidR="001D6D33" w14:paraId="68675892" w14:textId="77777777" w:rsidTr="001D6D33">
        <w:trPr>
          <w:jc w:val="center"/>
        </w:trPr>
        <w:tc>
          <w:tcPr>
            <w:tcW w:w="2592" w:type="dxa"/>
            <w:tcMar>
              <w:top w:w="40" w:type="dxa"/>
              <w:left w:w="80" w:type="dxa"/>
              <w:bottom w:w="40" w:type="dxa"/>
              <w:right w:w="80" w:type="dxa"/>
            </w:tcMar>
            <w:vAlign w:val="center"/>
          </w:tcPr>
          <w:p w14:paraId="09D54768" w14:textId="77777777" w:rsidR="001D6D33" w:rsidRDefault="002D2DD4">
            <w:pPr>
              <w:spacing w:before="20" w:after="20"/>
            </w:pPr>
            <w:r>
              <w:rPr>
                <w:sz w:val="16"/>
              </w:rPr>
              <w:t>Gerente / Ejecutivo</w:t>
            </w:r>
          </w:p>
        </w:tc>
        <w:tc>
          <w:tcPr>
            <w:tcW w:w="2304" w:type="dxa"/>
            <w:tcMar>
              <w:top w:w="40" w:type="dxa"/>
              <w:left w:w="80" w:type="dxa"/>
              <w:bottom w:w="40" w:type="dxa"/>
              <w:right w:w="80" w:type="dxa"/>
            </w:tcMar>
            <w:vAlign w:val="center"/>
          </w:tcPr>
          <w:p w14:paraId="56211874" w14:textId="77777777" w:rsidR="001D6D33" w:rsidRDefault="002D2DD4">
            <w:pPr>
              <w:spacing w:before="20" w:after="20"/>
            </w:pPr>
            <w:r>
              <w:rPr>
                <w:sz w:val="16"/>
              </w:rPr>
              <w:t>Solo lectura</w:t>
            </w:r>
          </w:p>
        </w:tc>
        <w:tc>
          <w:tcPr>
            <w:tcW w:w="4608" w:type="dxa"/>
            <w:tcMar>
              <w:top w:w="40" w:type="dxa"/>
              <w:left w:w="80" w:type="dxa"/>
              <w:bottom w:w="40" w:type="dxa"/>
              <w:right w:w="80" w:type="dxa"/>
            </w:tcMar>
            <w:vAlign w:val="center"/>
          </w:tcPr>
          <w:p w14:paraId="4EB3F268" w14:textId="77777777" w:rsidR="001D6D33" w:rsidRDefault="002D2DD4">
            <w:pPr>
              <w:spacing w:before="20" w:after="20"/>
            </w:pPr>
            <w:r>
              <w:rPr>
                <w:sz w:val="16"/>
              </w:rPr>
              <w:t>Dashboards y reportes, filtrados por la sociedad asignada.</w:t>
            </w:r>
          </w:p>
        </w:tc>
      </w:tr>
      <w:tr w:rsidR="001D6D33" w14:paraId="0057AB58" w14:textId="77777777" w:rsidTr="001D6D33">
        <w:trPr>
          <w:jc w:val="center"/>
        </w:trPr>
        <w:tc>
          <w:tcPr>
            <w:tcW w:w="2592" w:type="dxa"/>
            <w:shd w:val="clear" w:color="auto" w:fill="F2F6FC"/>
            <w:tcMar>
              <w:top w:w="40" w:type="dxa"/>
              <w:left w:w="80" w:type="dxa"/>
              <w:bottom w:w="40" w:type="dxa"/>
              <w:right w:w="80" w:type="dxa"/>
            </w:tcMar>
            <w:vAlign w:val="center"/>
          </w:tcPr>
          <w:p w14:paraId="5FBDBC3E" w14:textId="77777777" w:rsidR="001D6D33" w:rsidRDefault="002D2DD4">
            <w:pPr>
              <w:spacing w:before="20" w:after="20"/>
            </w:pPr>
            <w:r>
              <w:rPr>
                <w:sz w:val="16"/>
              </w:rPr>
              <w:t>Auditor</w:t>
            </w:r>
          </w:p>
        </w:tc>
        <w:tc>
          <w:tcPr>
            <w:tcW w:w="2304" w:type="dxa"/>
            <w:shd w:val="clear" w:color="auto" w:fill="F2F6FC"/>
            <w:tcMar>
              <w:top w:w="40" w:type="dxa"/>
              <w:left w:w="80" w:type="dxa"/>
              <w:bottom w:w="40" w:type="dxa"/>
              <w:right w:w="80" w:type="dxa"/>
            </w:tcMar>
            <w:vAlign w:val="center"/>
          </w:tcPr>
          <w:p w14:paraId="0CEB833F" w14:textId="77777777" w:rsidR="001D6D33" w:rsidRDefault="002D2DD4">
            <w:pPr>
              <w:spacing w:before="20" w:after="20"/>
            </w:pPr>
            <w:r>
              <w:rPr>
                <w:sz w:val="16"/>
              </w:rPr>
              <w:t>Solo lectura</w:t>
            </w:r>
          </w:p>
        </w:tc>
        <w:tc>
          <w:tcPr>
            <w:tcW w:w="4608" w:type="dxa"/>
            <w:shd w:val="clear" w:color="auto" w:fill="F2F6FC"/>
            <w:tcMar>
              <w:top w:w="40" w:type="dxa"/>
              <w:left w:w="80" w:type="dxa"/>
              <w:bottom w:w="40" w:type="dxa"/>
              <w:right w:w="80" w:type="dxa"/>
            </w:tcMar>
            <w:vAlign w:val="center"/>
          </w:tcPr>
          <w:p w14:paraId="4216D0DE" w14:textId="77777777" w:rsidR="001D6D33" w:rsidRDefault="002D2DD4">
            <w:pPr>
              <w:spacing w:before="20" w:after="20"/>
            </w:pPr>
            <w:r>
              <w:rPr>
                <w:sz w:val="16"/>
              </w:rPr>
              <w:t>Acceso histórico a todas las versiones y sociedades.</w:t>
            </w:r>
          </w:p>
        </w:tc>
      </w:tr>
    </w:tbl>
    <w:p w14:paraId="3E550884" w14:textId="77777777" w:rsidR="001D6D33" w:rsidRDefault="001D6D33">
      <w:pPr>
        <w:spacing w:after="80"/>
        <w:rPr>
          <w:ins w:id="336" w:author="Miranda Torres Lady Nayiby" w:date="2026-07-02T15:52:00Z" w16du:dateUtc="2026-07-02T20:52:00Z"/>
        </w:rPr>
      </w:pPr>
    </w:p>
    <w:p w14:paraId="0EF6BF3A" w14:textId="5D2FA090" w:rsidR="003203EC" w:rsidRDefault="00F764D8">
      <w:pPr>
        <w:spacing w:after="80"/>
        <w:rPr>
          <w:ins w:id="337" w:author="Miranda Torres Lady Nayiby" w:date="2026-07-02T15:53:00Z" w16du:dateUtc="2026-07-02T20:53:00Z"/>
        </w:rPr>
      </w:pPr>
      <w:ins w:id="338" w:author="Miranda Torres Lady Nayiby" w:date="2026-07-02T15:53:00Z" w16du:dateUtc="2026-07-02T20:53:00Z">
        <w:r>
          <w:t xml:space="preserve">La tabla de roles y perfiles puede ser modificada con la siguiente </w:t>
        </w:r>
        <w:r w:rsidR="004949C6">
          <w:t>tabla que ya se entrego</w:t>
        </w:r>
      </w:ins>
    </w:p>
    <w:p w14:paraId="5CD9C4A6" w14:textId="532B23F5" w:rsidR="0049306E" w:rsidRDefault="0049306E">
      <w:pPr>
        <w:spacing w:after="80"/>
        <w:rPr>
          <w:ins w:id="339" w:author="Miranda Torres Lady Nayiby" w:date="2026-07-02T15:53:00Z" w16du:dateUtc="2026-07-02T20:53:00Z"/>
        </w:rPr>
      </w:pPr>
      <w:ins w:id="340" w:author="Miranda Torres Lady Nayiby" w:date="2026-07-02T15:53:00Z" w16du:dateUtc="2026-07-02T20:53:00Z">
        <w:r w:rsidRPr="0049306E">
          <w:drawing>
            <wp:inline distT="0" distB="0" distL="0" distR="0" wp14:anchorId="390F3DCE" wp14:editId="0A85229A">
              <wp:extent cx="6036310" cy="1960245"/>
              <wp:effectExtent l="0" t="0" r="2540" b="1905"/>
              <wp:docPr id="125353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30360" name=""/>
                      <pic:cNvPicPr/>
                    </pic:nvPicPr>
                    <pic:blipFill>
                      <a:blip r:embed="rId25"/>
                      <a:stretch>
                        <a:fillRect/>
                      </a:stretch>
                    </pic:blipFill>
                    <pic:spPr>
                      <a:xfrm>
                        <a:off x="0" y="0"/>
                        <a:ext cx="6036310" cy="1960245"/>
                      </a:xfrm>
                      <a:prstGeom prst="rect">
                        <a:avLst/>
                      </a:prstGeom>
                    </pic:spPr>
                  </pic:pic>
                </a:graphicData>
              </a:graphic>
            </wp:inline>
          </w:drawing>
        </w:r>
      </w:ins>
    </w:p>
    <w:p w14:paraId="37F4F95D" w14:textId="77777777" w:rsidR="0049306E" w:rsidRDefault="0049306E">
      <w:pPr>
        <w:spacing w:after="80"/>
        <w:rPr>
          <w:ins w:id="341" w:author="Miranda Torres Lady Nayiby" w:date="2026-07-02T15:53:00Z" w16du:dateUtc="2026-07-02T20:53:00Z"/>
        </w:rPr>
      </w:pPr>
    </w:p>
    <w:p w14:paraId="11A73C5D" w14:textId="3EA7AD02" w:rsidR="0049306E" w:rsidRDefault="00385996">
      <w:pPr>
        <w:spacing w:after="80"/>
        <w:rPr>
          <w:ins w:id="342" w:author="Miranda Torres Lady Nayiby" w:date="2026-07-02T15:52:00Z" w16du:dateUtc="2026-07-02T20:52:00Z"/>
        </w:rPr>
      </w:pPr>
      <w:ins w:id="343" w:author="Miranda Torres Lady Nayiby" w:date="2026-07-02T15:55:00Z" w16du:dateUtc="2026-07-02T20:55:00Z">
        <w:r>
          <w:t>Básicamente</w:t>
        </w:r>
      </w:ins>
      <w:ins w:id="344" w:author="Miranda Torres Lady Nayiby" w:date="2026-07-02T15:53:00Z" w16du:dateUtc="2026-07-02T20:53:00Z">
        <w:r w:rsidR="0049306E">
          <w:t xml:space="preserve"> las 5 personas de </w:t>
        </w:r>
      </w:ins>
      <w:ins w:id="345" w:author="Miranda Torres Lady Nayiby" w:date="2026-07-02T15:55:00Z" w16du:dateUtc="2026-07-02T20:55:00Z">
        <w:r>
          <w:t>Planeación</w:t>
        </w:r>
      </w:ins>
      <w:ins w:id="346" w:author="Miranda Torres Lady Nayiby" w:date="2026-07-02T15:53:00Z" w16du:dateUtc="2026-07-02T20:53:00Z">
        <w:r w:rsidR="0049306E">
          <w:t xml:space="preserve"> Financiera </w:t>
        </w:r>
      </w:ins>
      <w:ins w:id="347" w:author="Miranda Torres Lady Nayiby" w:date="2026-07-02T15:54:00Z" w16du:dateUtc="2026-07-02T20:54:00Z">
        <w:r w:rsidR="0049306E">
          <w:t xml:space="preserve">tendrían un manejo de Administrador </w:t>
        </w:r>
        <w:r w:rsidR="001635C2">
          <w:t xml:space="preserve">ya que </w:t>
        </w:r>
      </w:ins>
      <w:ins w:id="348" w:author="Miranda Torres Lady Nayiby" w:date="2026-07-02T15:55:00Z" w16du:dateUtc="2026-07-02T20:55:00Z">
        <w:r>
          <w:t>todos</w:t>
        </w:r>
      </w:ins>
      <w:ins w:id="349" w:author="Miranda Torres Lady Nayiby" w:date="2026-07-02T15:54:00Z" w16du:dateUtc="2026-07-02T20:54:00Z">
        <w:r w:rsidR="001635C2">
          <w:t xml:space="preserve"> </w:t>
        </w:r>
        <w:r w:rsidR="00F92D48">
          <w:t>creamos informes y ejecutados</w:t>
        </w:r>
        <w:r w:rsidR="002E00A6">
          <w:t xml:space="preserve">, </w:t>
        </w:r>
      </w:ins>
      <w:ins w:id="350" w:author="Miranda Torres Lady Nayiby" w:date="2026-07-02T15:57:00Z" w16du:dateUtc="2026-07-02T20:57:00Z">
        <w:r w:rsidR="006872CC">
          <w:t>¿S</w:t>
        </w:r>
      </w:ins>
      <w:ins w:id="351" w:author="Miranda Torres Lady Nayiby" w:date="2026-07-02T15:54:00Z" w16du:dateUtc="2026-07-02T20:54:00Z">
        <w:r>
          <w:t>ería</w:t>
        </w:r>
        <w:r w:rsidR="002E00A6">
          <w:t xml:space="preserve"> necesaria 1 </w:t>
        </w:r>
        <w:r>
          <w:t xml:space="preserve">licencia </w:t>
        </w:r>
        <w:r w:rsidR="002E00A6">
          <w:t xml:space="preserve">de visualizador que los Gerentes, </w:t>
        </w:r>
      </w:ins>
      <w:ins w:id="352" w:author="Miranda Torres Lady Nayiby" w:date="2026-07-02T15:55:00Z" w16du:dateUtc="2026-07-02T20:55:00Z">
        <w:r>
          <w:t>Directores</w:t>
        </w:r>
      </w:ins>
      <w:ins w:id="353" w:author="Miranda Torres Lady Nayiby" w:date="2026-07-02T15:54:00Z" w16du:dateUtc="2026-07-02T20:54:00Z">
        <w:r w:rsidR="002E00A6">
          <w:t xml:space="preserve"> y jefes </w:t>
        </w:r>
      </w:ins>
      <w:ins w:id="354" w:author="Miranda Torres Lady Nayiby" w:date="2026-07-02T15:55:00Z" w16du:dateUtc="2026-07-02T20:55:00Z">
        <w:r w:rsidR="00EE44D7">
          <w:t xml:space="preserve">compartirían para poder consultar los diferentes informes y Dashboard </w:t>
        </w:r>
      </w:ins>
      <w:ins w:id="355" w:author="Miranda Torres Lady Nayiby" w:date="2026-07-02T15:56:00Z" w16du:dateUtc="2026-07-02T20:56:00Z">
        <w:r w:rsidR="004D1389">
          <w:t>que se generen en SAC</w:t>
        </w:r>
      </w:ins>
      <w:ins w:id="356" w:author="Miranda Torres Lady Nayiby" w:date="2026-07-02T15:57:00Z" w16du:dateUtc="2026-07-02T20:57:00Z">
        <w:r w:rsidR="006872CC">
          <w:t>?</w:t>
        </w:r>
      </w:ins>
    </w:p>
    <w:p w14:paraId="67D61C0B" w14:textId="77777777" w:rsidR="003203EC" w:rsidRDefault="003203EC">
      <w:pPr>
        <w:spacing w:after="80"/>
        <w:rPr>
          <w:ins w:id="357" w:author="Miranda Torres Lady Nayiby" w:date="2026-07-02T15:52:00Z" w16du:dateUtc="2026-07-02T20:52:00Z"/>
        </w:rPr>
      </w:pPr>
    </w:p>
    <w:p w14:paraId="7FD60DDA" w14:textId="77777777" w:rsidR="003203EC" w:rsidRDefault="003203EC">
      <w:pPr>
        <w:spacing w:after="80"/>
        <w:rPr>
          <w:ins w:id="358" w:author="Miranda Torres Lady Nayiby" w:date="2026-07-02T15:52:00Z" w16du:dateUtc="2026-07-02T20:52:00Z"/>
        </w:rPr>
      </w:pPr>
    </w:p>
    <w:p w14:paraId="37EF1C30" w14:textId="77777777" w:rsidR="003203EC" w:rsidRDefault="003203EC">
      <w:pPr>
        <w:spacing w:after="80"/>
        <w:rPr>
          <w:ins w:id="359" w:author="Miranda Torres Lady Nayiby" w:date="2026-07-02T15:52:00Z" w16du:dateUtc="2026-07-02T20:52:00Z"/>
        </w:rPr>
      </w:pPr>
    </w:p>
    <w:p w14:paraId="0CEF251C" w14:textId="77777777" w:rsidR="003203EC" w:rsidRDefault="003203EC">
      <w:pPr>
        <w:spacing w:after="80"/>
      </w:pPr>
    </w:p>
    <w:p w14:paraId="5F34769C" w14:textId="77777777" w:rsidR="001D6D33" w:rsidRDefault="002D2DD4">
      <w:r>
        <w:br w:type="page"/>
      </w:r>
    </w:p>
    <w:p w14:paraId="05DB9260" w14:textId="77777777" w:rsidR="005014F0" w:rsidRDefault="005014F0"/>
    <w:p w14:paraId="1A063E26" w14:textId="77777777" w:rsidR="005014F0" w:rsidRDefault="005014F0"/>
    <w:p w14:paraId="7AB731E9" w14:textId="77777777" w:rsidR="001D6D33" w:rsidRDefault="002D2DD4">
      <w:pPr>
        <w:pStyle w:val="Heading1"/>
        <w:spacing w:before="280" w:after="120"/>
      </w:pPr>
      <w:bookmarkStart w:id="360" w:name="_Toc231905266"/>
      <w:r>
        <w:t>Transprensa S.A.S.</w:t>
      </w:r>
      <w:bookmarkEnd w:id="360"/>
    </w:p>
    <w:p w14:paraId="227A1AF5" w14:textId="66059502" w:rsidR="00192D35" w:rsidRDefault="002D2DD4">
      <w:pPr>
        <w:spacing w:after="120"/>
        <w:jc w:val="both"/>
        <w:rPr>
          <w:ins w:id="361" w:author="María Camila Moreno Rincón" w:date="2026-07-01T08:54:00Z" w16du:dateUtc="2026-07-01T13:54:00Z"/>
        </w:rPr>
      </w:pPr>
      <w:r>
        <w:t xml:space="preserve">Transprensa S.A.S. es una empresa de logística y transporte de carga del Grupo Fanalca, con operaciones en 21 regionales a lo largo de Colombia y 46 Centros de Recibo de Mercancía (CRM). Sus líneas de negocio son el paqueteo (B2B y B2C), el servicio masivo, los vehículos dedicados, el almacenamiento y los ingredientes/mercancías peligrosas. El proyecto migra su planificación financiera hoy en Excel </w:t>
      </w:r>
      <w:ins w:id="362" w:author="María Camila Moreno Rincón" w:date="2026-07-01T08:37:00Z" w16du:dateUtc="2026-07-01T13:37:00Z">
        <w:r w:rsidR="006444BD">
          <w:t xml:space="preserve">se genera un reporte que se migra de silotran a Excel </w:t>
        </w:r>
        <w:r w:rsidR="000431E9">
          <w:t xml:space="preserve">que contiene </w:t>
        </w:r>
      </w:ins>
      <w:ins w:id="363" w:author="María Camila Moreno Rincón" w:date="2026-07-01T08:38:00Z" w16du:dateUtc="2026-07-01T13:38:00Z">
        <w:r w:rsidR="000431E9">
          <w:t>la siguiente información obtenemos l</w:t>
        </w:r>
        <w:r w:rsidR="00754ADE">
          <w:t xml:space="preserve">os datos de producción / remesas histórica con la siguiente discriminación </w:t>
        </w:r>
      </w:ins>
      <w:ins w:id="364" w:author="María Camila Moreno Rincón" w:date="2026-07-01T08:39:00Z" w16du:dateUtc="2026-07-01T13:39:00Z">
        <w:r w:rsidR="008D6A9B">
          <w:t xml:space="preserve">1. Tipo de remesa 2. Modalidad de pago 3. </w:t>
        </w:r>
        <w:r w:rsidR="00AD2B4F">
          <w:t xml:space="preserve">Cebe región </w:t>
        </w:r>
      </w:ins>
      <w:ins w:id="365" w:author="María Camila Moreno Rincón" w:date="2026-07-01T08:40:00Z" w16du:dateUtc="2026-07-01T13:40:00Z">
        <w:r w:rsidR="000143FF">
          <w:t>4. Modalidad de p</w:t>
        </w:r>
      </w:ins>
      <w:ins w:id="366" w:author="María Camila Moreno Rincón" w:date="2026-07-01T08:41:00Z" w16du:dateUtc="2026-07-01T13:41:00Z">
        <w:r w:rsidR="000143FF">
          <w:t xml:space="preserve">ago </w:t>
        </w:r>
        <w:r w:rsidR="00F355BF">
          <w:t xml:space="preserve">y </w:t>
        </w:r>
      </w:ins>
      <w:ins w:id="367" w:author="María Camila Moreno Rincón" w:date="2026-07-01T08:57:00Z" w16du:dateUtc="2026-07-01T13:57:00Z">
        <w:r w:rsidR="00B2538A">
          <w:t>maneja la información por cada uno de sus clientes pero se requiere en particular la validación de clientes</w:t>
        </w:r>
      </w:ins>
      <w:ins w:id="368" w:author="María Camila Moreno Rincón" w:date="2026-07-01T08:41:00Z" w16du:dateUtc="2026-07-01T13:41:00Z">
        <w:r w:rsidR="00F355BF">
          <w:t xml:space="preserve"> que son S</w:t>
        </w:r>
      </w:ins>
      <w:ins w:id="369" w:author="María Camila Moreno Rincón" w:date="2026-07-01T08:42:00Z" w16du:dateUtc="2026-07-01T13:42:00Z">
        <w:r w:rsidR="00F355BF">
          <w:t>odimac, D1, Ingre</w:t>
        </w:r>
        <w:r w:rsidR="00AA5952">
          <w:t xml:space="preserve">dion. Maneja </w:t>
        </w:r>
      </w:ins>
      <w:ins w:id="370" w:author="María Camila Moreno Rincón" w:date="2026-07-01T08:58:00Z" w16du:dateUtc="2026-07-01T13:58:00Z">
        <w:r w:rsidR="001330BB">
          <w:t>información de peso y de valores (</w:t>
        </w:r>
        <w:r w:rsidR="00800FCB">
          <w:t>kilogramos</w:t>
        </w:r>
        <w:r w:rsidR="009F0890">
          <w:t xml:space="preserve"> y </w:t>
        </w:r>
        <w:r w:rsidR="005731C0">
          <w:t>COP</w:t>
        </w:r>
        <w:r w:rsidR="009F0890">
          <w:t xml:space="preserve">) </w:t>
        </w:r>
      </w:ins>
    </w:p>
    <w:p w14:paraId="07CCBF2E" w14:textId="25D4D4A2" w:rsidR="00F87C20" w:rsidRDefault="00F87C20">
      <w:pPr>
        <w:spacing w:after="120"/>
        <w:jc w:val="both"/>
        <w:rPr>
          <w:ins w:id="371" w:author="María Camila Moreno Rincón" w:date="2026-07-01T09:03:00Z" w16du:dateUtc="2026-07-01T14:03:00Z"/>
        </w:rPr>
      </w:pPr>
      <w:ins w:id="372" w:author="María Camila Moreno Rincón" w:date="2026-07-01T08:54:00Z" w16du:dateUtc="2026-07-01T13:54:00Z">
        <w:r>
          <w:t>Silotran nos genera un documen</w:t>
        </w:r>
      </w:ins>
      <w:ins w:id="373" w:author="María Camila Moreno Rincón" w:date="2026-07-01T08:55:00Z" w16du:dateUtc="2026-07-01T13:55:00Z">
        <w:r>
          <w:t xml:space="preserve">to en Excel </w:t>
        </w:r>
      </w:ins>
      <w:ins w:id="374" w:author="María Camila Moreno Rincón" w:date="2026-07-01T09:02:00Z" w16du:dateUtc="2026-07-01T14:02:00Z">
        <w:r w:rsidR="0061782A">
          <w:t xml:space="preserve">(Producción Completa Mes) </w:t>
        </w:r>
      </w:ins>
      <w:ins w:id="375" w:author="María Camila Moreno Rincón" w:date="2026-07-01T08:55:00Z" w16du:dateUtc="2026-07-01T13:55:00Z">
        <w:r>
          <w:t xml:space="preserve">que nos permite validar la información histórica </w:t>
        </w:r>
        <w:r w:rsidR="00B955A9">
          <w:t xml:space="preserve">por regional y </w:t>
        </w:r>
        <w:r w:rsidR="007911D9">
          <w:t xml:space="preserve">muestra tanto </w:t>
        </w:r>
      </w:ins>
      <w:ins w:id="376" w:author="María Camila Moreno Rincón" w:date="2026-07-01T08:58:00Z" w16du:dateUtc="2026-07-01T13:58:00Z">
        <w:r w:rsidR="005731C0">
          <w:t xml:space="preserve">regional origen y regional </w:t>
        </w:r>
      </w:ins>
      <w:ins w:id="377" w:author="María Camila Moreno Rincón" w:date="2026-07-01T08:59:00Z" w16du:dateUtc="2026-07-01T13:59:00Z">
        <w:r w:rsidR="005731C0">
          <w:t>destino</w:t>
        </w:r>
        <w:r w:rsidR="009370BB">
          <w:t xml:space="preserve"> </w:t>
        </w:r>
        <w:r w:rsidR="00FD2AA7">
          <w:t>y esto nos va permitir proyectar ingresos</w:t>
        </w:r>
      </w:ins>
      <w:ins w:id="378" w:author="María Camila Moreno Rincón" w:date="2026-07-01T09:00:00Z" w16du:dateUtc="2026-07-01T14:00:00Z">
        <w:r w:rsidR="008E1FAB">
          <w:t xml:space="preserve"> de la compañia</w:t>
        </w:r>
      </w:ins>
      <w:ins w:id="379" w:author="María Camila Moreno Rincón" w:date="2026-07-01T08:59:00Z" w16du:dateUtc="2026-07-01T13:59:00Z">
        <w:r w:rsidR="00FD2AA7">
          <w:t xml:space="preserve"> </w:t>
        </w:r>
        <w:r w:rsidR="002A70B0">
          <w:t>y la información se analiza por modalidad de pago, servicio</w:t>
        </w:r>
      </w:ins>
      <w:ins w:id="380" w:author="María Camila Moreno Rincón" w:date="2026-07-01T09:00:00Z" w16du:dateUtc="2026-07-01T14:00:00Z">
        <w:r w:rsidR="00AF623A">
          <w:t xml:space="preserve"> y por cebe región</w:t>
        </w:r>
      </w:ins>
      <w:ins w:id="381" w:author="María Camila Moreno Rincón" w:date="2026-07-01T09:01:00Z" w16du:dateUtc="2026-07-01T14:01:00Z">
        <w:r w:rsidR="00CE3A93">
          <w:t xml:space="preserve">. </w:t>
        </w:r>
      </w:ins>
    </w:p>
    <w:p w14:paraId="05E49DC3" w14:textId="77777777" w:rsidR="008F5A14" w:rsidRDefault="008F5A14">
      <w:pPr>
        <w:spacing w:after="120"/>
        <w:jc w:val="both"/>
        <w:rPr>
          <w:ins w:id="382" w:author="María Camila Moreno Rincón" w:date="2026-07-01T09:01:00Z" w16du:dateUtc="2026-07-01T14:01:00Z"/>
        </w:rPr>
      </w:pPr>
    </w:p>
    <w:p w14:paraId="53E8B617" w14:textId="06B2FB75" w:rsidR="00CE3A93" w:rsidRDefault="00CE3A93">
      <w:pPr>
        <w:spacing w:after="120"/>
        <w:jc w:val="both"/>
        <w:rPr>
          <w:ins w:id="383" w:author="María Camila Moreno Rincón" w:date="2026-07-01T09:19:00Z" w16du:dateUtc="2026-07-01T14:19:00Z"/>
        </w:rPr>
      </w:pPr>
      <w:ins w:id="384" w:author="María Camila Moreno Rincón" w:date="2026-07-01T09:01:00Z" w16du:dateUtc="2026-07-01T14:01:00Z">
        <w:r>
          <w:t xml:space="preserve">Extrae información de remesas de ingresos </w:t>
        </w:r>
      </w:ins>
      <w:ins w:id="385" w:author="María Camila Moreno Rincón" w:date="2026-07-01T09:06:00Z" w16du:dateUtc="2026-07-01T14:06:00Z">
        <w:r w:rsidR="004D3BBD">
          <w:t xml:space="preserve">se utiliza </w:t>
        </w:r>
        <w:r w:rsidR="00BE2694">
          <w:t xml:space="preserve">el documento </w:t>
        </w:r>
        <w:r w:rsidR="00F72082">
          <w:t>resumen producción el cual detalla la información de a</w:t>
        </w:r>
      </w:ins>
      <w:ins w:id="386" w:author="María Camila Moreno Rincón" w:date="2026-07-01T09:07:00Z" w16du:dateUtc="2026-07-01T14:07:00Z">
        <w:r w:rsidR="00F72082">
          <w:t xml:space="preserve"> nivel de trans</w:t>
        </w:r>
        <w:r w:rsidR="00323760">
          <w:t xml:space="preserve">porte entre segmento, cebe región y cliente </w:t>
        </w:r>
        <w:r w:rsidR="00A83ACD">
          <w:t xml:space="preserve">mostrando sus valores acumulados </w:t>
        </w:r>
      </w:ins>
      <w:ins w:id="387" w:author="María Camila Moreno Rincón" w:date="2026-07-01T09:08:00Z" w16du:dateUtc="2026-07-01T14:08:00Z">
        <w:r w:rsidR="00A83ACD">
          <w:t>y así mismo, sus % de cumplimiento</w:t>
        </w:r>
        <w:r w:rsidR="007E40E3">
          <w:t xml:space="preserve"> vs Ppto</w:t>
        </w:r>
        <w:r w:rsidR="00A83ACD">
          <w:t xml:space="preserve"> </w:t>
        </w:r>
        <w:r w:rsidR="007E40E3">
          <w:t>y % crecimiento vs el año anterior</w:t>
        </w:r>
      </w:ins>
    </w:p>
    <w:p w14:paraId="13CA318E" w14:textId="77777777" w:rsidR="0005643D" w:rsidRDefault="0005643D">
      <w:pPr>
        <w:spacing w:after="120"/>
        <w:jc w:val="both"/>
        <w:rPr>
          <w:ins w:id="388" w:author="María Camila Moreno Rincón" w:date="2026-07-01T09:14:00Z" w16du:dateUtc="2026-07-01T14:14:00Z"/>
        </w:rPr>
      </w:pPr>
    </w:p>
    <w:p w14:paraId="1DAE14FB" w14:textId="4375A47B" w:rsidR="0001430E" w:rsidRDefault="00EE2616">
      <w:pPr>
        <w:spacing w:after="120"/>
        <w:jc w:val="both"/>
        <w:rPr>
          <w:ins w:id="389" w:author="María Camila Moreno Rincón" w:date="2026-07-01T09:25:00Z" w16du:dateUtc="2026-07-01T14:25:00Z"/>
        </w:rPr>
      </w:pPr>
      <w:ins w:id="390" w:author="María Camila Moreno Rincón" w:date="2026-07-01T09:20:00Z" w16du:dateUtc="2026-07-01T14:20:00Z">
        <w:r>
          <w:t>Se visualiza</w:t>
        </w:r>
        <w:r w:rsidR="005574D2">
          <w:t xml:space="preserve">n dos tableros en power BI </w:t>
        </w:r>
        <w:r w:rsidR="00BD1BA3">
          <w:t>uno que se denomina Avance di</w:t>
        </w:r>
      </w:ins>
      <w:ins w:id="391" w:author="María Camila Moreno Rincón" w:date="2026-07-01T09:21:00Z" w16du:dateUtc="2026-07-01T14:21:00Z">
        <w:r w:rsidR="00BD1BA3">
          <w:t xml:space="preserve">ario </w:t>
        </w:r>
        <w:r w:rsidR="00562810">
          <w:t xml:space="preserve">el cual refleja </w:t>
        </w:r>
        <w:r w:rsidR="00594DD4">
          <w:t xml:space="preserve">el análisis </w:t>
        </w:r>
        <w:r w:rsidR="00EE4274">
          <w:t>de producción día a día durante el mes</w:t>
        </w:r>
        <w:r w:rsidR="0001430E">
          <w:t xml:space="preserve">, el caumulado y la proyección del cierre </w:t>
        </w:r>
      </w:ins>
      <w:ins w:id="392" w:author="María Camila Moreno Rincón" w:date="2026-07-01T09:22:00Z" w16du:dateUtc="2026-07-01T14:22:00Z">
        <w:r w:rsidR="0001430E">
          <w:t xml:space="preserve">y se compara contra el presupuesto comercial </w:t>
        </w:r>
        <w:r w:rsidR="00BB18CD">
          <w:t>se visualiza por modalidad de pago, regional origen, clientes especiales</w:t>
        </w:r>
        <w:r w:rsidR="00034B80">
          <w:t>, kilogram</w:t>
        </w:r>
      </w:ins>
      <w:ins w:id="393" w:author="María Camila Moreno Rincón" w:date="2026-07-01T09:23:00Z" w16du:dateUtc="2026-07-01T14:23:00Z">
        <w:r w:rsidR="00034B80">
          <w:t xml:space="preserve">os y COP </w:t>
        </w:r>
      </w:ins>
      <w:ins w:id="394" w:author="María Camila Moreno Rincón" w:date="2026-07-01T09:21:00Z" w16du:dateUtc="2026-07-01T14:21:00Z">
        <w:r w:rsidR="0001430E">
          <w:t>y el segundo tablero</w:t>
        </w:r>
      </w:ins>
      <w:ins w:id="395" w:author="María Camila Moreno Rincón" w:date="2026-07-01T09:23:00Z" w16du:dateUtc="2026-07-01T14:23:00Z">
        <w:r w:rsidR="00C46C92">
          <w:t xml:space="preserve"> </w:t>
        </w:r>
      </w:ins>
      <w:ins w:id="396" w:author="María Camila Moreno Rincón" w:date="2026-07-01T09:24:00Z" w16du:dateUtc="2026-07-01T14:24:00Z">
        <w:r w:rsidR="00C51FF0">
          <w:t xml:space="preserve">denominado Producción </w:t>
        </w:r>
      </w:ins>
      <w:ins w:id="397" w:author="María Camila Moreno Rincón" w:date="2026-07-01T09:23:00Z" w16du:dateUtc="2026-07-01T14:23:00Z">
        <w:r w:rsidR="00C46C92">
          <w:t xml:space="preserve">muestra la información al cierre de cada mes </w:t>
        </w:r>
        <w:r w:rsidR="00FE3833">
          <w:t xml:space="preserve">y la compara </w:t>
        </w:r>
        <w:r w:rsidR="00D5309A">
          <w:t xml:space="preserve">contra el presupuesto </w:t>
        </w:r>
      </w:ins>
      <w:ins w:id="398" w:author="María Camila Moreno Rincón" w:date="2026-07-01T09:24:00Z" w16du:dateUtc="2026-07-01T14:24:00Z">
        <w:r w:rsidR="00AE45A8">
          <w:t xml:space="preserve">y </w:t>
        </w:r>
      </w:ins>
      <w:ins w:id="399" w:author="María Camila Moreno Rincón" w:date="2026-07-01T09:23:00Z" w16du:dateUtc="2026-07-01T14:23:00Z">
        <w:r w:rsidR="00D5309A">
          <w:t>el mismo periodo del año anterior y también lo realiza con el presupuesto financiero</w:t>
        </w:r>
      </w:ins>
      <w:ins w:id="400" w:author="María Camila Moreno Rincón" w:date="2026-07-01T09:24:00Z" w16du:dateUtc="2026-07-01T14:24:00Z">
        <w:r w:rsidR="00103BCC">
          <w:t xml:space="preserve">. </w:t>
        </w:r>
      </w:ins>
    </w:p>
    <w:p w14:paraId="1D2117CC" w14:textId="77777777" w:rsidR="007E1553" w:rsidRDefault="007E1553">
      <w:pPr>
        <w:spacing w:after="120"/>
        <w:jc w:val="both"/>
        <w:rPr>
          <w:ins w:id="401" w:author="María Camila Moreno Rincón" w:date="2026-07-01T09:25:00Z" w16du:dateUtc="2026-07-01T14:25:00Z"/>
        </w:rPr>
      </w:pPr>
    </w:p>
    <w:p w14:paraId="5EBE6D41" w14:textId="7F52CB91" w:rsidR="007E1553" w:rsidRDefault="00C556D9">
      <w:pPr>
        <w:spacing w:after="120"/>
        <w:jc w:val="both"/>
        <w:rPr>
          <w:ins w:id="402" w:author="María Camila Moreno Rincón" w:date="2026-07-01T09:27:00Z" w16du:dateUtc="2026-07-01T14:27:00Z"/>
        </w:rPr>
      </w:pPr>
      <w:ins w:id="403" w:author="María Camila Moreno Rincón" w:date="2026-07-01T09:25:00Z" w16du:dateUtc="2026-07-01T14:25:00Z">
        <w:r>
          <w:t xml:space="preserve">Referente a los ingresos </w:t>
        </w:r>
        <w:r w:rsidR="00D9539A">
          <w:t>que proviene</w:t>
        </w:r>
      </w:ins>
      <w:ins w:id="404" w:author="María Camila Moreno Rincón" w:date="2026-07-01T09:26:00Z" w16du:dateUtc="2026-07-01T14:26:00Z">
        <w:r w:rsidR="0009690E">
          <w:t>n</w:t>
        </w:r>
      </w:ins>
      <w:ins w:id="405" w:author="María Camila Moreno Rincón" w:date="2026-07-01T09:25:00Z" w16du:dateUtc="2026-07-01T14:25:00Z">
        <w:r w:rsidR="00D9539A">
          <w:t xml:space="preserve"> de los servicios de transporte </w:t>
        </w:r>
        <w:r>
          <w:t xml:space="preserve">cabe </w:t>
        </w:r>
      </w:ins>
      <w:ins w:id="406" w:author="María Camila Moreno Rincón" w:date="2026-07-01T09:26:00Z" w16du:dateUtc="2026-07-01T14:26:00Z">
        <w:r w:rsidR="0009690E">
          <w:t>resaltar que proviene de silogtran la data</w:t>
        </w:r>
      </w:ins>
      <w:ins w:id="407" w:author="María Camila Moreno Rincón" w:date="2026-07-01T09:25:00Z" w16du:dateUtc="2026-07-01T14:25:00Z">
        <w:r>
          <w:t xml:space="preserve"> </w:t>
        </w:r>
        <w:r w:rsidR="007E1553">
          <w:t>Históric</w:t>
        </w:r>
      </w:ins>
      <w:ins w:id="408" w:author="María Camila Moreno Rincón" w:date="2026-07-01T09:26:00Z" w16du:dateUtc="2026-07-01T14:26:00Z">
        <w:r w:rsidR="0009690E">
          <w:t>a</w:t>
        </w:r>
      </w:ins>
      <w:ins w:id="409" w:author="María Camila Moreno Rincón" w:date="2026-07-01T09:25:00Z" w16du:dateUtc="2026-07-01T14:25:00Z">
        <w:r w:rsidR="007E1553">
          <w:t xml:space="preserve"> </w:t>
        </w:r>
      </w:ins>
      <w:ins w:id="410" w:author="María Camila Moreno Rincón" w:date="2026-07-01T09:26:00Z" w16du:dateUtc="2026-07-01T14:26:00Z">
        <w:r w:rsidR="007E322C">
          <w:t xml:space="preserve">la cual </w:t>
        </w:r>
      </w:ins>
      <w:ins w:id="411" w:author="María Camila Moreno Rincón" w:date="2026-07-01T09:25:00Z" w16du:dateUtc="2026-07-01T14:25:00Z">
        <w:r w:rsidR="007E1553">
          <w:t xml:space="preserve">sirve de base para el presupuesto </w:t>
        </w:r>
        <w:r w:rsidR="00647DA0">
          <w:t xml:space="preserve">y </w:t>
        </w:r>
        <w:r>
          <w:t xml:space="preserve">la ejecución presupuestal </w:t>
        </w:r>
      </w:ins>
      <w:ins w:id="412" w:author="María Camila Moreno Rincón" w:date="2026-07-01T09:27:00Z" w16du:dateUtc="2026-07-01T14:27:00Z">
        <w:r w:rsidR="00B923AA">
          <w:t>de l oque es transporte</w:t>
        </w:r>
      </w:ins>
    </w:p>
    <w:p w14:paraId="0681BC86" w14:textId="4145B2C7" w:rsidR="00B923AA" w:rsidRDefault="00B923AA">
      <w:pPr>
        <w:spacing w:after="120"/>
        <w:jc w:val="both"/>
        <w:rPr>
          <w:ins w:id="413" w:author="María Camila Moreno Rincón" w:date="2026-07-01T09:27:00Z" w16du:dateUtc="2026-07-01T14:27:00Z"/>
        </w:rPr>
      </w:pPr>
      <w:ins w:id="414" w:author="María Camila Moreno Rincón" w:date="2026-07-01T09:27:00Z" w16du:dateUtc="2026-07-01T14:27:00Z">
        <w:r>
          <w:t>El servicio que es almacenamiento proviene de</w:t>
        </w:r>
      </w:ins>
      <w:ins w:id="415" w:author="María Camila Moreno Rincón" w:date="2026-07-01T09:28:00Z" w16du:dateUtc="2026-07-01T14:28:00Z">
        <w:r>
          <w:t xml:space="preserve">l sistema contable y </w:t>
        </w:r>
        <w:r w:rsidR="004C1C87">
          <w:t>integra la</w:t>
        </w:r>
      </w:ins>
      <w:ins w:id="416" w:author="María Camila Moreno Rincón" w:date="2026-07-01T09:29:00Z" w16du:dateUtc="2026-07-01T14:29:00Z">
        <w:r w:rsidR="004C1C87">
          <w:t xml:space="preserve"> </w:t>
        </w:r>
      </w:ins>
      <w:ins w:id="417" w:author="María Camila Moreno Rincón" w:date="2026-07-01T09:28:00Z" w16du:dateUtc="2026-07-01T14:28:00Z">
        <w:r>
          <w:t>información de alcenamiento de ingresos por cada una de las regionales donde se manejan las bodegas puesto que, no todas las regionales manejan bodegas</w:t>
        </w:r>
      </w:ins>
    </w:p>
    <w:p w14:paraId="3D245209" w14:textId="77777777" w:rsidR="00A27961" w:rsidRDefault="00A27961">
      <w:pPr>
        <w:spacing w:after="120"/>
        <w:jc w:val="both"/>
        <w:rPr>
          <w:ins w:id="418" w:author="María Camila Moreno Rincón" w:date="2026-07-01T09:27:00Z" w16du:dateUtc="2026-07-01T14:27:00Z"/>
        </w:rPr>
      </w:pPr>
    </w:p>
    <w:p w14:paraId="1CF8C3AB" w14:textId="2AA2CF10" w:rsidR="00850333" w:rsidRDefault="00A27961">
      <w:pPr>
        <w:spacing w:after="120"/>
        <w:jc w:val="both"/>
        <w:rPr>
          <w:ins w:id="419" w:author="María Camila Moreno Rincón" w:date="2026-07-01T09:27:00Z" w16du:dateUtc="2026-07-01T14:27:00Z"/>
        </w:rPr>
      </w:pPr>
      <w:ins w:id="420" w:author="María Camila Moreno Rincón" w:date="2026-07-01T09:27:00Z" w16du:dateUtc="2026-07-01T14:27:00Z">
        <w:r>
          <w:t xml:space="preserve">Referente a la </w:t>
        </w:r>
      </w:ins>
      <w:ins w:id="421" w:author="María Camila Moreno Rincón" w:date="2026-07-01T09:19:00Z" w16du:dateUtc="2026-07-01T14:19:00Z">
        <w:r w:rsidR="00850333">
          <w:t>información de fletes que componen el costo del transporte</w:t>
        </w:r>
      </w:ins>
      <w:ins w:id="422" w:author="María Camila Moreno Rincón" w:date="2026-07-01T09:27:00Z" w16du:dateUtc="2026-07-01T14:27:00Z">
        <w:r w:rsidR="002876F1">
          <w:t xml:space="preserve"> </w:t>
        </w:r>
      </w:ins>
      <w:ins w:id="423" w:author="María Camila Moreno Rincón" w:date="2026-07-01T09:29:00Z" w16du:dateUtc="2026-07-01T14:29:00Z">
        <w:r w:rsidR="00D137C5">
          <w:t xml:space="preserve">esta información se extrae del sistema silogtran </w:t>
        </w:r>
        <w:r w:rsidR="009F2230">
          <w:t xml:space="preserve">que me permite ver </w:t>
        </w:r>
        <w:r w:rsidR="00642D94">
          <w:t xml:space="preserve">los fletes </w:t>
        </w:r>
      </w:ins>
      <w:ins w:id="424" w:author="María Camila Moreno Rincón" w:date="2026-07-01T09:30:00Z" w16du:dateUtc="2026-07-01T14:30:00Z">
        <w:r w:rsidR="00E2394E">
          <w:t>que se generan en cada cebe región</w:t>
        </w:r>
      </w:ins>
      <w:ins w:id="425" w:author="María Camila Moreno Rincón" w:date="2026-07-01T09:59:00Z" w16du:dateUtc="2026-07-01T14:59:00Z">
        <w:r w:rsidR="004245C6">
          <w:t xml:space="preserve"> por cada tipo de vehículo (TIPA</w:t>
        </w:r>
        <w:r w:rsidR="003C48DE">
          <w:t>FI)</w:t>
        </w:r>
        <w:r w:rsidR="003C468B">
          <w:t>,</w:t>
        </w:r>
      </w:ins>
      <w:ins w:id="426" w:author="María Camila Moreno Rincón" w:date="2026-07-01T10:00:00Z" w16du:dateUtc="2026-07-01T15:00:00Z">
        <w:r w:rsidR="001970BC">
          <w:t xml:space="preserve"> tipo de flete (</w:t>
        </w:r>
        <w:r w:rsidR="007B525F">
          <w:t>Paqueteo, masivo, distribución ingrediun, distribución TAT), Tipo de ruta (regional, nacional, urbana)</w:t>
        </w:r>
        <w:r w:rsidR="002D6E1B">
          <w:t>, clase de vehículo (</w:t>
        </w:r>
      </w:ins>
      <w:ins w:id="427" w:author="María Camila Moreno Rincón" w:date="2026-07-01T10:01:00Z" w16du:dateUtc="2026-07-01T15:01:00Z">
        <w:r w:rsidR="00BB4331">
          <w:t>Turbo, patineta</w:t>
        </w:r>
        <w:r w:rsidR="00555328">
          <w:t>, tractomula</w:t>
        </w:r>
        <w:r w:rsidR="00C81381">
          <w:t xml:space="preserve">…) </w:t>
        </w:r>
        <w:r w:rsidR="00DB31B7">
          <w:t xml:space="preserve">todo esto parte desde un origen hacia un destino y discrimina los kilogramos que se mueven en el </w:t>
        </w:r>
      </w:ins>
      <w:ins w:id="428" w:author="María Camila Moreno Rincón" w:date="2026-07-01T10:02:00Z" w16du:dateUtc="2026-07-01T15:02:00Z">
        <w:r w:rsidR="00DB31B7">
          <w:t xml:space="preserve">vehículo y el valor del flete a pagarle a ese vehículo y si genero anticipo antes de empezar el viaje, </w:t>
        </w:r>
      </w:ins>
      <w:ins w:id="429" w:author="María Camila Moreno Rincón" w:date="2026-07-01T09:30:00Z" w16du:dateUtc="2026-07-01T14:30:00Z">
        <w:r w:rsidR="00E2394E">
          <w:t xml:space="preserve"> y que se discriminan </w:t>
        </w:r>
        <w:r w:rsidR="00616902">
          <w:t xml:space="preserve">en el reporte construido en Excel </w:t>
        </w:r>
      </w:ins>
    </w:p>
    <w:p w14:paraId="3ECDC987" w14:textId="77777777" w:rsidR="00A27961" w:rsidRDefault="00A27961">
      <w:pPr>
        <w:spacing w:after="120"/>
        <w:jc w:val="both"/>
        <w:rPr>
          <w:ins w:id="430" w:author="María Camila Moreno Rincón" w:date="2026-07-01T08:36:00Z" w16du:dateUtc="2026-07-01T13:36:00Z"/>
        </w:rPr>
      </w:pPr>
    </w:p>
    <w:p w14:paraId="61029F6B" w14:textId="2B5CCEE6" w:rsidR="001D6D33" w:rsidRDefault="002D2DD4">
      <w:pPr>
        <w:spacing w:after="120"/>
        <w:jc w:val="both"/>
      </w:pPr>
      <w:r>
        <w:t>y Power BI a SAP Analytics Cloud.</w:t>
      </w:r>
    </w:p>
    <w:p w14:paraId="3CAABBBD" w14:textId="77777777" w:rsidR="001D6D33" w:rsidRDefault="002D2DD4">
      <w:pPr>
        <w:pStyle w:val="Heading2"/>
        <w:spacing w:before="200" w:after="80"/>
      </w:pPr>
      <w:bookmarkStart w:id="431" w:name="_Toc231905267"/>
      <w:r>
        <w:t xml:space="preserve">Escenario / </w:t>
      </w:r>
      <w:commentRangeStart w:id="432"/>
      <w:r>
        <w:t>Proceso de negocio</w:t>
      </w:r>
      <w:bookmarkEnd w:id="431"/>
      <w:commentRangeEnd w:id="432"/>
      <w:r w:rsidR="00E318E3">
        <w:rPr>
          <w:rStyle w:val="CommentReference"/>
          <w:sz w:val="28"/>
          <w:szCs w:val="28"/>
        </w:rPr>
        <w:commentReference w:id="432"/>
      </w:r>
    </w:p>
    <w:p w14:paraId="7CF122C4" w14:textId="02859FF1" w:rsidR="001D6D33" w:rsidRDefault="3260028F">
      <w:pPr>
        <w:spacing w:after="120"/>
        <w:jc w:val="both"/>
      </w:pPr>
      <w:r>
        <w:t>La presupuestación se realiza de forma centralizada desde el área financiera, con insumos de la gerencia general y la gerencia comercial. Los datos operativos provienen del software logístico Silo</w:t>
      </w:r>
      <w:r w:rsidR="6D9B0A9A">
        <w:t>g</w:t>
      </w:r>
      <w:r>
        <w:t xml:space="preserve">tran y </w:t>
      </w:r>
      <w:r w:rsidR="30BAD361">
        <w:t>SAP4HANA</w:t>
      </w:r>
      <w:r>
        <w:t>. La metodología de ingresos es P×Q: kilogramos movilizados × tarifa por kilogramo, por regional y tipo de servicio.</w:t>
      </w:r>
    </w:p>
    <w:p>
      <w:pPr>
        <w:pStyle w:val="Heading3"/>
        <w:keepNext/>
        <w:spacing w:before="140" w:after="60"/>
      </w:pPr>
      <w:r>
        <w:t>Proceso actual (AS-IS) de la planeación financiera</w:t>
      </w:r>
    </w:p>
    <w:p>
      <w:pPr>
        <w:spacing w:after="120"/>
        <w:jc w:val="both"/>
      </w:pPr>
      <w:r>
        <w:rPr>
          <w:rFonts w:ascii="Arial" w:hAnsi="Arial"/>
          <w:b w:val="0"/>
          <w:i w:val="0"/>
          <w:sz w:val="20"/>
        </w:rPr>
        <w:t>El presupuesto de Transprensa se construye de forma centralizada por el equipo financiero, a partir de las directrices de la Gerencia General y la Gerencia Comercial (que definen el crecimiento por regional), utilizando Excel y reportes en Power BI. La información operativa —kilogramos, remesas, pesos, tarifas y la discriminación crédito/contado por CRM— proviene del software logístico Silotrans/Silotrack; la información contable y de nómina proviene de los sistemas legados (SIESA y CIES). El presupuesto se arma por negocio y por regional, no cliente por cliente.</w:t>
      </w:r>
    </w:p>
    <w:p>
      <w:pPr>
        <w:spacing w:after="120"/>
        <w:jc w:val="both"/>
      </w:pPr>
      <w:r>
        <w:rPr>
          <w:rFonts w:ascii="Arial" w:hAnsi="Arial"/>
          <w:b w:val="0"/>
          <w:i w:val="0"/>
          <w:sz w:val="19"/>
        </w:rPr>
        <w:t>Líneas de negocio presupuestadas. Paqueteo (CV paqueteo), masivo (CB masivo), vehículos dedicados, almacenamiento e ingredientes; más tres negocios especiales —Ingreso, T1 y Soy Más— que representan cerca del 30% de los ingresos, se manejan por licitación y quedan por fuera de la gestión de la fuerza comercial.</w:t>
      </w:r>
    </w:p>
    <w:p>
      <w:pPr>
        <w:spacing w:after="120"/>
        <w:jc w:val="both"/>
      </w:pPr>
      <w:r>
        <w:rPr>
          <w:rFonts w:ascii="Arial" w:hAnsi="Arial"/>
          <w:b w:val="0"/>
          <w:i w:val="0"/>
          <w:sz w:val="19"/>
        </w:rPr>
        <w:t>Ingresos (metodología P×Q). Se parte de la ejecución real del año anterior (N-1, 2025) en kilogramos y pesos por regional, tomada de Silotrans. Se calcula el indicador pesos/kilogramo (la tarifa implícita) y se proyecta el año aplicando un crecimiento en volumen (porcentaje de kg por regional, definido por la gerencia; por ejemplo +21% global) y un crecimiento en tarifa (por ejemplo +15%) basado en el IPC y en el ICTC (índice de costos del transporte de carga, que recoge combustible, salario mínimo e inflación). El total anual se distribuye mes a mes según la estacionalidad propia del negocio. Se discrimina crédito (B2B, ligado a los ejecutivos comerciales) frente a contado/contraentrega (originado en los 46 CRM). Ejemplo levantado en sesión: Antioquia generó en abril remesas por $2.254 millones, equivalentes a 1.559 toneladas.</w:t>
      </w:r>
    </w:p>
    <w:p>
      <w:pPr>
        <w:spacing w:after="120"/>
        <w:jc w:val="both"/>
      </w:pPr>
      <w:r>
        <w:rPr>
          <w:rFonts w:ascii="Arial" w:hAnsi="Arial"/>
          <w:b w:val="0"/>
          <w:i w:val="0"/>
          <w:sz w:val="19"/>
        </w:rPr>
        <w:t>Servicio masivo y clientes especiales. En el masivo se parte de los kilogramos para dimensionar el vehículo por ruta (origen-destino): el ingreso se define como el costo del flete cotizado a terceros más un margen objetivo (entre 15% y 18%). En los clientes especiales (Ingreso, T1, Soy Más) los kilos nacen de la licitación y crecen alrededor de 1,5%–2% anual; algunos tienen estacionalidad marcada (por ejemplo, sin operación en enero y diciembre). Si durante el año se gana una licitación grande, se incorpora como un escenario adicional.</w:t>
      </w:r>
    </w:p>
    <w:p>
      <w:pPr>
        <w:spacing w:after="120"/>
        <w:jc w:val="both"/>
      </w:pPr>
      <w:r>
        <w:rPr>
          <w:rFonts w:ascii="Arial" w:hAnsi="Arial"/>
          <w:b w:val="0"/>
          <w:i w:val="0"/>
          <w:sz w:val="19"/>
        </w:rPr>
        <w:t>Costos y gastos. Las dos variables principales son el flete (según los kg se define el número de vehículos y la distribución origen-destino) y la mano de obra, que es variable y está ligada al volumen de kg (en el paqueteo intervienen personas y plataformas; en almacenamiento, el alistamiento, el cargue y el estampillado). Se suman las comisiones (a CRM externos y a la fuerza de ventas), los arrendamientos (indexados al IPC) y los gastos fijos (histórico N-1 × IPC).</w:t>
      </w:r>
    </w:p>
    <w:p>
      <w:pPr>
        <w:spacing w:after="120"/>
        <w:jc w:val="both"/>
      </w:pPr>
      <w:r>
        <w:rPr>
          <w:rFonts w:ascii="Arial" w:hAnsi="Arial"/>
          <w:b w:val="0"/>
          <w:i w:val="0"/>
          <w:sz w:val="19"/>
        </w:rPr>
        <w:t>Resultados y versiones. Se calculan el margen bruto y el margen operativo, y el P&amp;G administrativo (PCGA) se abre por regional. La Gerencia y la Gerencia Comercial fijan las metas por regional (presupuesto comercial) y el área financiera construye el presupuesto financiero oficial; durante el año se actualiza el forecast.</w:t>
      </w:r>
    </w:p>
    <w:tbl>
      <w:tblPr>
        <w:tblStyle w:val="TableGrid"/>
        <w:tblW w:type="auto" w:w="0"/>
        <w:jc w:val="center"/>
        <w:tblLayout w:type="fixed"/>
        <w:tblLook w:firstColumn="1" w:firstRow="1" w:lastColumn="0" w:lastRow="0" w:noHBand="0" w:noVBand="1" w:val="04A0"/>
        <w:tblLayout w:type="fixed"/>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506"/>
      </w:tblGrid>
      <w:tr>
        <w:tc>
          <w:tcPr>
            <w:tcW w:type="dxa" w:w="9504"/>
            <w:shd w:val="clear" w:color="auto" w:fill="375623"/>
            <w:vAlign w:val="center"/>
            <w:tcMar>
              <w:top w:w="50" w:type="dxa"/>
              <w:bottom w:w="50" w:type="dxa"/>
              <w:start w:w="80" w:type="dxa"/>
              <w:end w:w="80" w:type="dxa"/>
            </w:tcMar>
          </w:tcPr>
          <w:p>
            <w:pPr>
              <w:spacing w:after="20" w:before="20"/>
              <w:jc w:val="left"/>
            </w:pPr>
            <w:r>
              <w:rPr>
                <w:rFonts w:ascii="Arial" w:hAnsi="Arial"/>
                <w:b/>
                <w:i w:val="0"/>
                <w:color w:val="FFFFFF"/>
                <w:sz w:val="18"/>
              </w:rPr>
              <w:t>●  Sistemas y artefactos que se operan hoy (línea base)</w:t>
            </w:r>
          </w:p>
        </w:tc>
      </w:tr>
      <w:tr>
        <w:tc>
          <w:tcPr>
            <w:tcW w:type="dxa" w:w="9504"/>
            <w:shd w:val="clear" w:color="auto" w:fill="EAF3E6"/>
            <w:vAlign w:val="center"/>
            <w:tcMar>
              <w:top w:w="60" w:type="dxa"/>
              <w:bottom w:w="60" w:type="dxa"/>
              <w:start w:w="80" w:type="dxa"/>
              <w:end w:w="80" w:type="dxa"/>
            </w:tcMar>
          </w:tcPr>
          <w:p>
            <w:pPr>
              <w:spacing w:after="40" w:before="0"/>
            </w:pPr>
            <w:r>
              <w:rPr>
                <w:rFonts w:ascii="Arial" w:hAnsi="Arial"/>
                <w:sz w:val="17"/>
              </w:rPr>
              <w:t>▸  Silotrans/Silotrack (software logístico): kilogramos, remesas, facturación, tarifas y crédito/contado por CRM.</w:t>
            </w:r>
          </w:p>
          <w:p>
            <w:pPr>
              <w:spacing w:after="40" w:before="0"/>
            </w:pPr>
            <w:r>
              <w:rPr>
                <w:rFonts w:ascii="Arial" w:hAnsi="Arial"/>
                <w:sz w:val="17"/>
              </w:rPr>
              <w:t>▸  SIESA (contabilidad) y CIES (nómina): datos contables y de personal.</w:t>
            </w:r>
          </w:p>
          <w:p>
            <w:pPr>
              <w:spacing w:after="40" w:before="0"/>
            </w:pPr>
            <w:r>
              <w:rPr>
                <w:rFonts w:ascii="Arial" w:hAnsi="Arial"/>
                <w:sz w:val="17"/>
              </w:rPr>
              <w:t>▸  Archivos Excel de presupuesto por negocio y regional (paqueteo, masivo, especiales).</w:t>
            </w:r>
          </w:p>
          <w:p>
            <w:pPr>
              <w:spacing w:after="40" w:before="0"/>
            </w:pPr>
            <w:r>
              <w:rPr>
                <w:rFonts w:ascii="Arial" w:hAnsi="Arial"/>
                <w:sz w:val="17"/>
              </w:rPr>
              <w:t>▸  Reportes y tableros en Power BI para seguimiento de ejecución.</w:t>
            </w:r>
          </w:p>
        </w:tc>
      </w:tr>
    </w:tbl>
    <w:p>
      <w:pPr>
        <w:spacing w:after="120" w:before="0"/>
      </w:pPr>
    </w:p>
    <w:p>
      <w:pPr>
        <w:spacing w:after="120"/>
        <w:jc w:val="both"/>
      </w:pPr>
      <w:r>
        <w:rPr>
          <w:rFonts w:ascii="Arial" w:hAnsi="Arial"/>
          <w:b w:val="0"/>
          <w:i/>
          <w:color w:val="595959"/>
          <w:sz w:val="18"/>
        </w:rPr>
        <w:t>Puntos de dolor: armado y consolidación manual en Excel, múltiples archivos por negocio y regional, dependencia de descargas de Silotrans y reprocesos, y dificultad para simular escenarios (nuevas licitaciones o clientes grandes) de forma ágil.</w:t>
      </w:r>
    </w:p>
    <w:p w14:paraId="49CFA2A1" w14:textId="77777777" w:rsidR="001D6D33" w:rsidRDefault="002D2DD4">
      <w:pPr>
        <w:pStyle w:val="Heading3"/>
        <w:spacing w:before="160"/>
      </w:pPr>
      <w:bookmarkStart w:id="433" w:name="_Toc231905268"/>
      <w:r>
        <w:t>Objetivos empresariales y beneficios esperados</w:t>
      </w:r>
      <w:bookmarkEnd w:id="433"/>
    </w:p>
    <w:tbl>
      <w:tblPr>
        <w:tblStyle w:val="Fanalca"/>
        <w:tblW w:w="0" w:type="auto"/>
        <w:jc w:val="center"/>
        <w:tblLayout w:type="fixed"/>
        <w:tblLook w:val="04A0" w:firstRow="1" w:lastRow="0" w:firstColumn="1" w:lastColumn="0" w:noHBand="0" w:noVBand="1"/>
      </w:tblPr>
      <w:tblGrid>
        <w:gridCol w:w="576"/>
        <w:gridCol w:w="4320"/>
        <w:gridCol w:w="4608"/>
      </w:tblGrid>
      <w:tr w:rsidR="001D6D33" w14:paraId="3BD014A2"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576" w:type="dxa"/>
            <w:tcMar>
              <w:top w:w="40" w:type="dxa"/>
              <w:left w:w="80" w:type="dxa"/>
              <w:bottom w:w="40" w:type="dxa"/>
              <w:right w:w="80" w:type="dxa"/>
            </w:tcMar>
            <w:vAlign w:val="center"/>
          </w:tcPr>
          <w:p w14:paraId="3D9EC3D8" w14:textId="77777777" w:rsidR="001D6D33" w:rsidRDefault="002D2DD4">
            <w:pPr>
              <w:spacing w:before="20" w:after="20"/>
              <w:jc w:val="center"/>
            </w:pPr>
            <w:r>
              <w:rPr>
                <w:b/>
                <w:color w:val="FFFFFF"/>
                <w:sz w:val="17"/>
              </w:rPr>
              <w:t>#</w:t>
            </w:r>
          </w:p>
        </w:tc>
        <w:tc>
          <w:tcPr>
            <w:tcW w:w="4320" w:type="dxa"/>
            <w:tcMar>
              <w:top w:w="40" w:type="dxa"/>
              <w:left w:w="80" w:type="dxa"/>
              <w:bottom w:w="40" w:type="dxa"/>
              <w:right w:w="80" w:type="dxa"/>
            </w:tcMar>
            <w:vAlign w:val="center"/>
          </w:tcPr>
          <w:p w14:paraId="0ECC08A4" w14:textId="77777777" w:rsidR="001D6D33" w:rsidRDefault="002D2DD4">
            <w:pPr>
              <w:spacing w:before="20" w:after="20"/>
              <w:jc w:val="center"/>
            </w:pPr>
            <w:r>
              <w:rPr>
                <w:b/>
                <w:color w:val="FFFFFF"/>
                <w:sz w:val="17"/>
              </w:rPr>
              <w:t>Objetivo empresarial</w:t>
            </w:r>
          </w:p>
        </w:tc>
        <w:tc>
          <w:tcPr>
            <w:tcW w:w="4608" w:type="dxa"/>
            <w:tcMar>
              <w:top w:w="40" w:type="dxa"/>
              <w:left w:w="80" w:type="dxa"/>
              <w:bottom w:w="40" w:type="dxa"/>
              <w:right w:w="80" w:type="dxa"/>
            </w:tcMar>
            <w:vAlign w:val="center"/>
          </w:tcPr>
          <w:p w14:paraId="447446E2" w14:textId="77777777" w:rsidR="001D6D33" w:rsidRDefault="002D2DD4">
            <w:pPr>
              <w:spacing w:before="20" w:after="20"/>
              <w:jc w:val="center"/>
            </w:pPr>
            <w:r>
              <w:rPr>
                <w:b/>
                <w:color w:val="FFFFFF"/>
                <w:sz w:val="17"/>
              </w:rPr>
              <w:t>Beneficio esperado</w:t>
            </w:r>
          </w:p>
        </w:tc>
      </w:tr>
      <w:tr w:rsidR="001D6D33" w14:paraId="0804E94B" w14:textId="77777777" w:rsidTr="34C865D4">
        <w:trPr>
          <w:jc w:val="center"/>
        </w:trPr>
        <w:tc>
          <w:tcPr>
            <w:tcW w:w="576" w:type="dxa"/>
            <w:tcMar>
              <w:top w:w="40" w:type="dxa"/>
              <w:left w:w="80" w:type="dxa"/>
              <w:bottom w:w="40" w:type="dxa"/>
              <w:right w:w="80" w:type="dxa"/>
            </w:tcMar>
            <w:vAlign w:val="center"/>
          </w:tcPr>
          <w:p w14:paraId="38B45E19" w14:textId="77777777" w:rsidR="001D6D33" w:rsidRDefault="002D2DD4">
            <w:pPr>
              <w:spacing w:before="20" w:after="20"/>
            </w:pPr>
            <w:r>
              <w:rPr>
                <w:sz w:val="16"/>
              </w:rPr>
              <w:t>1</w:t>
            </w:r>
          </w:p>
        </w:tc>
        <w:tc>
          <w:tcPr>
            <w:tcW w:w="4320" w:type="dxa"/>
            <w:tcMar>
              <w:top w:w="40" w:type="dxa"/>
              <w:left w:w="80" w:type="dxa"/>
              <w:bottom w:w="40" w:type="dxa"/>
              <w:right w:w="80" w:type="dxa"/>
            </w:tcMar>
            <w:vAlign w:val="center"/>
          </w:tcPr>
          <w:p w14:paraId="7A8AB75A" w14:textId="77777777" w:rsidR="001D6D33" w:rsidRDefault="002D2DD4">
            <w:pPr>
              <w:spacing w:before="20" w:after="20"/>
            </w:pPr>
            <w:r>
              <w:rPr>
                <w:sz w:val="16"/>
              </w:rPr>
              <w:t>Centralizar la planeación financiera en SAC</w:t>
            </w:r>
          </w:p>
        </w:tc>
        <w:tc>
          <w:tcPr>
            <w:tcW w:w="4608" w:type="dxa"/>
            <w:tcMar>
              <w:top w:w="40" w:type="dxa"/>
              <w:left w:w="80" w:type="dxa"/>
              <w:bottom w:w="40" w:type="dxa"/>
              <w:right w:w="80" w:type="dxa"/>
            </w:tcMar>
            <w:vAlign w:val="center"/>
          </w:tcPr>
          <w:p w14:paraId="36A8E278" w14:textId="03C2F201" w:rsidR="001D6D33" w:rsidRDefault="3260028F">
            <w:pPr>
              <w:spacing w:before="20" w:after="20"/>
            </w:pPr>
            <w:r w:rsidRPr="34C865D4">
              <w:rPr>
                <w:sz w:val="16"/>
                <w:szCs w:val="16"/>
              </w:rPr>
              <w:t>Eliminar los inform</w:t>
            </w:r>
            <w:r w:rsidR="65818CE1" w:rsidRPr="34C865D4">
              <w:rPr>
                <w:sz w:val="16"/>
                <w:szCs w:val="16"/>
              </w:rPr>
              <w:t xml:space="preserve">es </w:t>
            </w:r>
            <w:r w:rsidRPr="34C865D4">
              <w:rPr>
                <w:sz w:val="16"/>
                <w:szCs w:val="16"/>
              </w:rPr>
              <w:t xml:space="preserve">en Excel; control de </w:t>
            </w:r>
            <w:commentRangeStart w:id="434"/>
            <w:r w:rsidRPr="34C865D4">
              <w:rPr>
                <w:sz w:val="16"/>
                <w:szCs w:val="16"/>
              </w:rPr>
              <w:t>versiones</w:t>
            </w:r>
            <w:commentRangeEnd w:id="434"/>
            <w:r w:rsidR="003247D5" w:rsidRPr="34C865D4">
              <w:rPr>
                <w:rStyle w:val="CommentReference"/>
              </w:rPr>
              <w:commentReference w:id="434"/>
            </w:r>
            <w:r w:rsidRPr="34C865D4">
              <w:rPr>
                <w:sz w:val="16"/>
                <w:szCs w:val="16"/>
              </w:rPr>
              <w:t>.</w:t>
            </w:r>
          </w:p>
        </w:tc>
      </w:tr>
      <w:tr w:rsidR="001D6D33" w14:paraId="168C7510" w14:textId="77777777" w:rsidTr="34C865D4">
        <w:trPr>
          <w:jc w:val="center"/>
        </w:trPr>
        <w:tc>
          <w:tcPr>
            <w:tcW w:w="576" w:type="dxa"/>
            <w:shd w:val="clear" w:color="auto" w:fill="F2F6FC"/>
            <w:tcMar>
              <w:top w:w="40" w:type="dxa"/>
              <w:left w:w="80" w:type="dxa"/>
              <w:bottom w:w="40" w:type="dxa"/>
              <w:right w:w="80" w:type="dxa"/>
            </w:tcMar>
            <w:vAlign w:val="center"/>
          </w:tcPr>
          <w:p w14:paraId="3F76919A" w14:textId="77777777" w:rsidR="001D6D33" w:rsidRDefault="002D2DD4">
            <w:pPr>
              <w:spacing w:before="20" w:after="20"/>
            </w:pPr>
            <w:r>
              <w:rPr>
                <w:sz w:val="16"/>
              </w:rPr>
              <w:t>2</w:t>
            </w:r>
          </w:p>
        </w:tc>
        <w:tc>
          <w:tcPr>
            <w:tcW w:w="4320" w:type="dxa"/>
            <w:shd w:val="clear" w:color="auto" w:fill="F2F6FC"/>
            <w:tcMar>
              <w:top w:w="40" w:type="dxa"/>
              <w:left w:w="80" w:type="dxa"/>
              <w:bottom w:w="40" w:type="dxa"/>
              <w:right w:w="80" w:type="dxa"/>
            </w:tcMar>
            <w:vAlign w:val="center"/>
          </w:tcPr>
          <w:p w14:paraId="42BC92FE" w14:textId="77777777" w:rsidR="001D6D33" w:rsidRDefault="002D2DD4">
            <w:pPr>
              <w:spacing w:before="20" w:after="20"/>
            </w:pPr>
            <w:r>
              <w:rPr>
                <w:sz w:val="16"/>
              </w:rPr>
              <w:t xml:space="preserve">Automatizar el cálculo P×Q por </w:t>
            </w:r>
            <w:commentRangeStart w:id="435"/>
            <w:r>
              <w:rPr>
                <w:sz w:val="16"/>
              </w:rPr>
              <w:t>regional y servicio</w:t>
            </w:r>
            <w:commentRangeEnd w:id="435"/>
            <w:r w:rsidR="00D1199C">
              <w:rPr>
                <w:rStyle w:val="CommentReference"/>
                <w:sz w:val="22"/>
                <w:szCs w:val="24"/>
              </w:rPr>
              <w:commentReference w:id="435"/>
            </w:r>
          </w:p>
        </w:tc>
        <w:tc>
          <w:tcPr>
            <w:tcW w:w="4608" w:type="dxa"/>
            <w:shd w:val="clear" w:color="auto" w:fill="F2F6FC"/>
            <w:tcMar>
              <w:top w:w="40" w:type="dxa"/>
              <w:left w:w="80" w:type="dxa"/>
              <w:bottom w:w="40" w:type="dxa"/>
              <w:right w:w="80" w:type="dxa"/>
            </w:tcMar>
            <w:vAlign w:val="center"/>
          </w:tcPr>
          <w:p w14:paraId="575FF024" w14:textId="77777777" w:rsidR="001D6D33" w:rsidRDefault="002D2DD4">
            <w:pPr>
              <w:spacing w:before="20" w:after="20"/>
            </w:pPr>
            <w:r>
              <w:rPr>
                <w:sz w:val="16"/>
              </w:rPr>
              <w:t>Reducción de errores y mayor velocidad en los ciclos de presupuesto.</w:t>
            </w:r>
          </w:p>
        </w:tc>
      </w:tr>
      <w:tr w:rsidR="001D6D33" w14:paraId="040065D1" w14:textId="77777777" w:rsidTr="34C865D4">
        <w:trPr>
          <w:jc w:val="center"/>
        </w:trPr>
        <w:tc>
          <w:tcPr>
            <w:tcW w:w="576" w:type="dxa"/>
            <w:tcMar>
              <w:top w:w="40" w:type="dxa"/>
              <w:left w:w="80" w:type="dxa"/>
              <w:bottom w:w="40" w:type="dxa"/>
              <w:right w:w="80" w:type="dxa"/>
            </w:tcMar>
            <w:vAlign w:val="center"/>
          </w:tcPr>
          <w:p w14:paraId="2573B471" w14:textId="77777777" w:rsidR="001D6D33" w:rsidRDefault="002D2DD4">
            <w:pPr>
              <w:spacing w:before="20" w:after="20"/>
            </w:pPr>
            <w:r>
              <w:rPr>
                <w:sz w:val="16"/>
              </w:rPr>
              <w:t>3</w:t>
            </w:r>
          </w:p>
        </w:tc>
        <w:tc>
          <w:tcPr>
            <w:tcW w:w="4320" w:type="dxa"/>
            <w:tcMar>
              <w:top w:w="40" w:type="dxa"/>
              <w:left w:w="80" w:type="dxa"/>
              <w:bottom w:w="40" w:type="dxa"/>
              <w:right w:w="80" w:type="dxa"/>
            </w:tcMar>
            <w:vAlign w:val="center"/>
          </w:tcPr>
          <w:p w14:paraId="62DE0D6B" w14:textId="77777777" w:rsidR="001D6D33" w:rsidRDefault="002D2DD4">
            <w:pPr>
              <w:spacing w:before="20" w:after="20"/>
            </w:pPr>
            <w:r>
              <w:rPr>
                <w:sz w:val="16"/>
              </w:rPr>
              <w:t>Habilitar el multi-versionamiento presupuestal</w:t>
            </w:r>
          </w:p>
        </w:tc>
        <w:tc>
          <w:tcPr>
            <w:tcW w:w="4608" w:type="dxa"/>
            <w:tcMar>
              <w:top w:w="40" w:type="dxa"/>
              <w:left w:w="80" w:type="dxa"/>
              <w:bottom w:w="40" w:type="dxa"/>
              <w:right w:w="80" w:type="dxa"/>
            </w:tcMar>
            <w:vAlign w:val="center"/>
          </w:tcPr>
          <w:p w14:paraId="7BB5AED0" w14:textId="77777777" w:rsidR="001D6D33" w:rsidRDefault="002D2DD4">
            <w:pPr>
              <w:spacing w:before="20" w:after="20"/>
            </w:pPr>
            <w:r>
              <w:rPr>
                <w:sz w:val="16"/>
              </w:rPr>
              <w:t xml:space="preserve">Versión comercial vs. financiera; escenarios y </w:t>
            </w:r>
            <w:commentRangeStart w:id="436"/>
            <w:r>
              <w:rPr>
                <w:sz w:val="16"/>
              </w:rPr>
              <w:t>simulaciones.</w:t>
            </w:r>
            <w:commentRangeEnd w:id="436"/>
            <w:r w:rsidR="008C3BEA">
              <w:rPr>
                <w:rStyle w:val="CommentReference"/>
                <w:sz w:val="22"/>
                <w:szCs w:val="24"/>
              </w:rPr>
              <w:commentReference w:id="436"/>
            </w:r>
          </w:p>
        </w:tc>
      </w:tr>
      <w:tr w:rsidR="001D6D33" w14:paraId="6FB3B9D7" w14:textId="77777777" w:rsidTr="34C865D4">
        <w:trPr>
          <w:jc w:val="center"/>
        </w:trPr>
        <w:tc>
          <w:tcPr>
            <w:tcW w:w="576" w:type="dxa"/>
            <w:shd w:val="clear" w:color="auto" w:fill="F2F6FC"/>
            <w:tcMar>
              <w:top w:w="40" w:type="dxa"/>
              <w:left w:w="80" w:type="dxa"/>
              <w:bottom w:w="40" w:type="dxa"/>
              <w:right w:w="80" w:type="dxa"/>
            </w:tcMar>
            <w:vAlign w:val="center"/>
          </w:tcPr>
          <w:p w14:paraId="1E4EA6F8" w14:textId="77777777" w:rsidR="001D6D33" w:rsidRDefault="002D2DD4">
            <w:pPr>
              <w:spacing w:before="20" w:after="20"/>
            </w:pPr>
            <w:r>
              <w:rPr>
                <w:sz w:val="16"/>
              </w:rPr>
              <w:t>4</w:t>
            </w:r>
          </w:p>
        </w:tc>
        <w:tc>
          <w:tcPr>
            <w:tcW w:w="4320" w:type="dxa"/>
            <w:shd w:val="clear" w:color="auto" w:fill="F2F6FC"/>
            <w:tcMar>
              <w:top w:w="40" w:type="dxa"/>
              <w:left w:w="80" w:type="dxa"/>
              <w:bottom w:w="40" w:type="dxa"/>
              <w:right w:w="80" w:type="dxa"/>
            </w:tcMar>
            <w:vAlign w:val="center"/>
          </w:tcPr>
          <w:p w14:paraId="4A6839BB" w14:textId="51882779" w:rsidR="001D6D33" w:rsidRDefault="3260028F">
            <w:pPr>
              <w:spacing w:before="20" w:after="20"/>
            </w:pPr>
            <w:r w:rsidRPr="34C865D4">
              <w:rPr>
                <w:sz w:val="16"/>
                <w:szCs w:val="16"/>
              </w:rPr>
              <w:t>Integrar la ejecución real desde Silo</w:t>
            </w:r>
            <w:r w:rsidR="519D41E1" w:rsidRPr="34C865D4">
              <w:rPr>
                <w:sz w:val="16"/>
                <w:szCs w:val="16"/>
              </w:rPr>
              <w:t>g</w:t>
            </w:r>
            <w:r w:rsidRPr="34C865D4">
              <w:rPr>
                <w:sz w:val="16"/>
                <w:szCs w:val="16"/>
              </w:rPr>
              <w:t>tran y S/4HANA</w:t>
            </w:r>
          </w:p>
        </w:tc>
        <w:tc>
          <w:tcPr>
            <w:tcW w:w="4608" w:type="dxa"/>
            <w:shd w:val="clear" w:color="auto" w:fill="F2F6FC"/>
            <w:tcMar>
              <w:top w:w="40" w:type="dxa"/>
              <w:left w:w="80" w:type="dxa"/>
              <w:bottom w:w="40" w:type="dxa"/>
              <w:right w:w="80" w:type="dxa"/>
            </w:tcMar>
            <w:vAlign w:val="center"/>
          </w:tcPr>
          <w:p w14:paraId="1B7B9945" w14:textId="7AB49E6C" w:rsidR="001D6D33" w:rsidRDefault="00945827">
            <w:pPr>
              <w:spacing w:before="20" w:after="20"/>
            </w:pPr>
            <w:r>
              <w:rPr>
                <w:sz w:val="16"/>
              </w:rPr>
              <w:t xml:space="preserve">Comparación presupuesta vs. </w:t>
            </w:r>
            <w:commentRangeStart w:id="437"/>
            <w:r w:rsidR="006F0FD2">
              <w:rPr>
                <w:sz w:val="16"/>
              </w:rPr>
              <w:t>R</w:t>
            </w:r>
            <w:r>
              <w:rPr>
                <w:sz w:val="16"/>
              </w:rPr>
              <w:t>eal</w:t>
            </w:r>
            <w:commentRangeEnd w:id="437"/>
            <w:r w:rsidR="00537E2E">
              <w:rPr>
                <w:rStyle w:val="CommentReference"/>
                <w:szCs w:val="24"/>
              </w:rPr>
              <w:commentReference w:id="437"/>
            </w:r>
            <w:r w:rsidR="006F0FD2">
              <w:rPr>
                <w:sz w:val="16"/>
              </w:rPr>
              <w:t>.</w:t>
            </w:r>
          </w:p>
        </w:tc>
      </w:tr>
      <w:tr w:rsidR="001D6D33" w14:paraId="5AD83096" w14:textId="77777777" w:rsidTr="34C865D4">
        <w:trPr>
          <w:jc w:val="center"/>
        </w:trPr>
        <w:tc>
          <w:tcPr>
            <w:tcW w:w="576" w:type="dxa"/>
            <w:tcMar>
              <w:top w:w="40" w:type="dxa"/>
              <w:left w:w="80" w:type="dxa"/>
              <w:bottom w:w="40" w:type="dxa"/>
              <w:right w:w="80" w:type="dxa"/>
            </w:tcMar>
            <w:vAlign w:val="center"/>
          </w:tcPr>
          <w:p w14:paraId="5CED5BC6" w14:textId="77777777" w:rsidR="001D6D33" w:rsidRDefault="002D2DD4">
            <w:pPr>
              <w:spacing w:before="20" w:after="20"/>
            </w:pPr>
            <w:r>
              <w:rPr>
                <w:sz w:val="16"/>
              </w:rPr>
              <w:t>5</w:t>
            </w:r>
          </w:p>
        </w:tc>
        <w:tc>
          <w:tcPr>
            <w:tcW w:w="4320" w:type="dxa"/>
            <w:tcMar>
              <w:top w:w="40" w:type="dxa"/>
              <w:left w:w="80" w:type="dxa"/>
              <w:bottom w:w="40" w:type="dxa"/>
              <w:right w:w="80" w:type="dxa"/>
            </w:tcMar>
            <w:vAlign w:val="center"/>
          </w:tcPr>
          <w:p w14:paraId="18E69FB6" w14:textId="72F6A11E" w:rsidR="001D6D33" w:rsidRDefault="38C8E9CA" w:rsidP="6B982EE3">
            <w:pPr>
              <w:spacing w:before="20" w:after="20"/>
              <w:rPr>
                <w:sz w:val="16"/>
                <w:szCs w:val="16"/>
              </w:rPr>
            </w:pPr>
            <w:r w:rsidRPr="34C865D4">
              <w:rPr>
                <w:sz w:val="16"/>
                <w:szCs w:val="16"/>
              </w:rPr>
              <w:t xml:space="preserve">Visibilidad de P&amp;G </w:t>
            </w:r>
            <w:r w:rsidR="48F31823" w:rsidRPr="34C865D4">
              <w:rPr>
                <w:sz w:val="16"/>
                <w:szCs w:val="16"/>
              </w:rPr>
              <w:t xml:space="preserve">y </w:t>
            </w:r>
            <w:r w:rsidRPr="34C865D4">
              <w:rPr>
                <w:sz w:val="16"/>
                <w:szCs w:val="16"/>
              </w:rPr>
              <w:t>EBITDA por regional</w:t>
            </w:r>
            <w:r w:rsidR="3F79D90A" w:rsidRPr="34C865D4">
              <w:rPr>
                <w:sz w:val="16"/>
                <w:szCs w:val="16"/>
              </w:rPr>
              <w:t>, servicios y clientes especiales</w:t>
            </w:r>
            <w:r w:rsidR="0C0ECBD3" w:rsidRPr="34C865D4">
              <w:rPr>
                <w:sz w:val="16"/>
                <w:szCs w:val="16"/>
              </w:rPr>
              <w:t xml:space="preserve"> (</w:t>
            </w:r>
            <w:r w:rsidR="3F79D90A" w:rsidRPr="34C865D4">
              <w:rPr>
                <w:sz w:val="16"/>
                <w:szCs w:val="16"/>
              </w:rPr>
              <w:t>D1, S</w:t>
            </w:r>
            <w:r w:rsidR="6B27365D" w:rsidRPr="34C865D4">
              <w:rPr>
                <w:sz w:val="16"/>
                <w:szCs w:val="16"/>
              </w:rPr>
              <w:t>odimac</w:t>
            </w:r>
            <w:r w:rsidR="3F79D90A" w:rsidRPr="34C865D4">
              <w:rPr>
                <w:sz w:val="16"/>
                <w:szCs w:val="16"/>
              </w:rPr>
              <w:t>, I</w:t>
            </w:r>
            <w:r w:rsidR="13AA5E43" w:rsidRPr="34C865D4">
              <w:rPr>
                <w:sz w:val="16"/>
                <w:szCs w:val="16"/>
              </w:rPr>
              <w:t>ngredion</w:t>
            </w:r>
            <w:r w:rsidR="58468504" w:rsidRPr="34C865D4">
              <w:rPr>
                <w:sz w:val="16"/>
                <w:szCs w:val="16"/>
              </w:rPr>
              <w:t>)</w:t>
            </w:r>
            <w:r w:rsidR="3F79D90A" w:rsidRPr="34C865D4">
              <w:rPr>
                <w:sz w:val="16"/>
                <w:szCs w:val="16"/>
              </w:rPr>
              <w:t>,</w:t>
            </w:r>
          </w:p>
        </w:tc>
        <w:tc>
          <w:tcPr>
            <w:tcW w:w="4608" w:type="dxa"/>
            <w:tcMar>
              <w:top w:w="40" w:type="dxa"/>
              <w:left w:w="80" w:type="dxa"/>
              <w:bottom w:w="40" w:type="dxa"/>
              <w:right w:w="80" w:type="dxa"/>
            </w:tcMar>
            <w:vAlign w:val="center"/>
          </w:tcPr>
          <w:p w14:paraId="6289C85B" w14:textId="77777777" w:rsidR="001D6D33" w:rsidRDefault="002D2DD4">
            <w:pPr>
              <w:spacing w:before="20" w:after="20"/>
            </w:pPr>
            <w:r>
              <w:rPr>
                <w:sz w:val="16"/>
              </w:rPr>
              <w:t>Toma de decisiones a nivel de regional y centro de beneficio.</w:t>
            </w:r>
          </w:p>
        </w:tc>
      </w:tr>
      <w:tr w:rsidR="001D6D33" w14:paraId="6B663608" w14:textId="77777777" w:rsidTr="34C865D4">
        <w:trPr>
          <w:jc w:val="center"/>
        </w:trPr>
        <w:tc>
          <w:tcPr>
            <w:tcW w:w="576" w:type="dxa"/>
            <w:shd w:val="clear" w:color="auto" w:fill="F2F6FC"/>
            <w:tcMar>
              <w:top w:w="40" w:type="dxa"/>
              <w:left w:w="80" w:type="dxa"/>
              <w:bottom w:w="40" w:type="dxa"/>
              <w:right w:w="80" w:type="dxa"/>
            </w:tcMar>
            <w:vAlign w:val="center"/>
          </w:tcPr>
          <w:p w14:paraId="32CCC90E" w14:textId="77777777" w:rsidR="001D6D33" w:rsidRDefault="002D2DD4">
            <w:pPr>
              <w:spacing w:before="20" w:after="20"/>
            </w:pPr>
            <w:r>
              <w:rPr>
                <w:sz w:val="16"/>
              </w:rPr>
              <w:t>6</w:t>
            </w:r>
          </w:p>
        </w:tc>
        <w:tc>
          <w:tcPr>
            <w:tcW w:w="4320" w:type="dxa"/>
            <w:shd w:val="clear" w:color="auto" w:fill="F2F6FC"/>
            <w:tcMar>
              <w:top w:w="40" w:type="dxa"/>
              <w:left w:w="80" w:type="dxa"/>
              <w:bottom w:w="40" w:type="dxa"/>
              <w:right w:w="80" w:type="dxa"/>
            </w:tcMar>
            <w:vAlign w:val="center"/>
          </w:tcPr>
          <w:p w14:paraId="7549DA66" w14:textId="77777777" w:rsidR="001D6D33" w:rsidRDefault="002D2DD4">
            <w:pPr>
              <w:spacing w:before="20" w:after="20"/>
            </w:pPr>
            <w:r>
              <w:rPr>
                <w:sz w:val="16"/>
              </w:rPr>
              <w:t>Estacionalidad y ajuste dinámico de mano de obra</w:t>
            </w:r>
          </w:p>
        </w:tc>
        <w:tc>
          <w:tcPr>
            <w:tcW w:w="4608" w:type="dxa"/>
            <w:shd w:val="clear" w:color="auto" w:fill="F2F6FC"/>
            <w:tcMar>
              <w:top w:w="40" w:type="dxa"/>
              <w:left w:w="80" w:type="dxa"/>
              <w:bottom w:w="40" w:type="dxa"/>
              <w:right w:w="80" w:type="dxa"/>
            </w:tcMar>
            <w:vAlign w:val="center"/>
          </w:tcPr>
          <w:p w14:paraId="2D4C83BA" w14:textId="77777777" w:rsidR="001D6D33" w:rsidRDefault="002D2DD4">
            <w:pPr>
              <w:spacing w:before="20" w:after="20"/>
            </w:pPr>
            <w:r>
              <w:rPr>
                <w:sz w:val="16"/>
              </w:rPr>
              <w:t xml:space="preserve">Optimización de costos de personal temporal ligado a </w:t>
            </w:r>
            <w:commentRangeStart w:id="438"/>
            <w:r>
              <w:rPr>
                <w:sz w:val="16"/>
              </w:rPr>
              <w:t>kg</w:t>
            </w:r>
            <w:commentRangeEnd w:id="438"/>
            <w:r w:rsidR="00A8005E">
              <w:rPr>
                <w:rStyle w:val="CommentReference"/>
                <w:szCs w:val="24"/>
              </w:rPr>
              <w:commentReference w:id="438"/>
            </w:r>
            <w:r>
              <w:rPr>
                <w:sz w:val="16"/>
              </w:rPr>
              <w:t>.</w:t>
            </w:r>
          </w:p>
        </w:tc>
      </w:tr>
    </w:tbl>
    <w:p w14:paraId="4B33CB57" w14:textId="77777777" w:rsidR="001D6D33" w:rsidRDefault="001D6D33">
      <w:pPr>
        <w:spacing w:after="80"/>
      </w:pPr>
    </w:p>
    <w:p w14:paraId="1D0C9AF4" w14:textId="77777777" w:rsidR="001D6D33" w:rsidRPr="00BB583F" w:rsidRDefault="002D2DD4">
      <w:pPr>
        <w:pStyle w:val="Heading3"/>
        <w:spacing w:before="160"/>
        <w:rPr>
          <w:lang w:val="es-AR"/>
        </w:rPr>
      </w:pPr>
      <w:bookmarkStart w:id="439" w:name="_Toc231905269"/>
      <w:r w:rsidRPr="00BB583F">
        <w:rPr>
          <w:lang w:val="es-AR"/>
        </w:rPr>
        <w:t>Descripción a alto nivel de requisitos empresariales</w:t>
      </w:r>
      <w:bookmarkEnd w:id="439"/>
    </w:p>
    <w:tbl>
      <w:tblPr>
        <w:tblStyle w:val="Fanalca"/>
        <w:tblW w:w="9504" w:type="dxa"/>
        <w:jc w:val="center"/>
        <w:tblLayout w:type="fixed"/>
        <w:tblLook w:val="04A0" w:firstRow="1" w:lastRow="0" w:firstColumn="1" w:lastColumn="0" w:noHBand="0" w:noVBand="1"/>
      </w:tblPr>
      <w:tblGrid>
        <w:gridCol w:w="1008"/>
        <w:gridCol w:w="1296"/>
        <w:gridCol w:w="6192"/>
        <w:gridCol w:w="1008"/>
      </w:tblGrid>
      <w:tr w:rsidR="001D6D33" w14:paraId="1CE3EDE7"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1008" w:type="dxa"/>
            <w:tcMar>
              <w:top w:w="40" w:type="dxa"/>
              <w:left w:w="80" w:type="dxa"/>
              <w:bottom w:w="40" w:type="dxa"/>
              <w:right w:w="80" w:type="dxa"/>
            </w:tcMar>
            <w:vAlign w:val="center"/>
          </w:tcPr>
          <w:p w14:paraId="07A14E06" w14:textId="77777777" w:rsidR="001D6D33" w:rsidRDefault="002D2DD4">
            <w:pPr>
              <w:spacing w:before="20" w:after="20"/>
              <w:jc w:val="center"/>
            </w:pPr>
            <w:r>
              <w:rPr>
                <w:b/>
                <w:color w:val="FFFFFF"/>
                <w:sz w:val="17"/>
              </w:rPr>
              <w:t>ID</w:t>
            </w:r>
          </w:p>
        </w:tc>
        <w:tc>
          <w:tcPr>
            <w:tcW w:w="1296" w:type="dxa"/>
            <w:tcMar>
              <w:top w:w="40" w:type="dxa"/>
              <w:left w:w="80" w:type="dxa"/>
              <w:bottom w:w="40" w:type="dxa"/>
              <w:right w:w="80" w:type="dxa"/>
            </w:tcMar>
            <w:vAlign w:val="center"/>
          </w:tcPr>
          <w:p w14:paraId="523AE551" w14:textId="77777777" w:rsidR="001D6D33" w:rsidRDefault="002D2DD4">
            <w:pPr>
              <w:spacing w:before="20" w:after="20"/>
              <w:jc w:val="center"/>
            </w:pPr>
            <w:r>
              <w:rPr>
                <w:b/>
                <w:color w:val="FFFFFF"/>
                <w:sz w:val="17"/>
              </w:rPr>
              <w:t>Área</w:t>
            </w:r>
          </w:p>
        </w:tc>
        <w:tc>
          <w:tcPr>
            <w:tcW w:w="6192" w:type="dxa"/>
            <w:tcMar>
              <w:top w:w="40" w:type="dxa"/>
              <w:left w:w="80" w:type="dxa"/>
              <w:bottom w:w="40" w:type="dxa"/>
              <w:right w:w="80" w:type="dxa"/>
            </w:tcMar>
            <w:vAlign w:val="center"/>
          </w:tcPr>
          <w:p w14:paraId="387C238D" w14:textId="77777777" w:rsidR="001D6D33" w:rsidRDefault="002D2DD4">
            <w:pPr>
              <w:spacing w:before="20" w:after="20"/>
              <w:jc w:val="center"/>
            </w:pPr>
            <w:r>
              <w:rPr>
                <w:b/>
                <w:color w:val="FFFFFF"/>
                <w:sz w:val="17"/>
              </w:rPr>
              <w:t>Requisito</w:t>
            </w:r>
          </w:p>
        </w:tc>
        <w:tc>
          <w:tcPr>
            <w:tcW w:w="1008" w:type="dxa"/>
            <w:tcMar>
              <w:top w:w="40" w:type="dxa"/>
              <w:left w:w="80" w:type="dxa"/>
              <w:bottom w:w="40" w:type="dxa"/>
              <w:right w:w="80" w:type="dxa"/>
            </w:tcMar>
            <w:vAlign w:val="center"/>
          </w:tcPr>
          <w:p w14:paraId="0D6CAADF" w14:textId="77777777" w:rsidR="001D6D33" w:rsidRDefault="002D2DD4">
            <w:pPr>
              <w:spacing w:before="20" w:after="20"/>
              <w:jc w:val="center"/>
            </w:pPr>
            <w:r>
              <w:rPr>
                <w:b/>
                <w:color w:val="FFFFFF"/>
                <w:sz w:val="17"/>
              </w:rPr>
              <w:t>Modelo</w:t>
            </w:r>
          </w:p>
        </w:tc>
      </w:tr>
      <w:tr w:rsidR="001D6D33" w14:paraId="66A55CFA" w14:textId="77777777" w:rsidTr="34C865D4">
        <w:trPr>
          <w:jc w:val="center"/>
        </w:trPr>
        <w:tc>
          <w:tcPr>
            <w:tcW w:w="1008" w:type="dxa"/>
            <w:tcMar>
              <w:top w:w="40" w:type="dxa"/>
              <w:left w:w="80" w:type="dxa"/>
              <w:bottom w:w="40" w:type="dxa"/>
              <w:right w:w="80" w:type="dxa"/>
            </w:tcMar>
            <w:vAlign w:val="center"/>
          </w:tcPr>
          <w:p w14:paraId="6F2A75EE" w14:textId="77777777" w:rsidR="001D6D33" w:rsidRDefault="002D2DD4">
            <w:pPr>
              <w:spacing w:before="20" w:after="20"/>
            </w:pPr>
            <w:r>
              <w:rPr>
                <w:sz w:val="15"/>
              </w:rPr>
              <w:t>REQ-01</w:t>
            </w:r>
          </w:p>
        </w:tc>
        <w:tc>
          <w:tcPr>
            <w:tcW w:w="1296" w:type="dxa"/>
            <w:tcMar>
              <w:top w:w="40" w:type="dxa"/>
              <w:left w:w="80" w:type="dxa"/>
              <w:bottom w:w="40" w:type="dxa"/>
              <w:right w:w="80" w:type="dxa"/>
            </w:tcMar>
            <w:vAlign w:val="center"/>
          </w:tcPr>
          <w:p w14:paraId="4AFB2272" w14:textId="77777777" w:rsidR="001D6D33" w:rsidRDefault="002D2DD4">
            <w:pPr>
              <w:spacing w:before="20" w:after="20"/>
            </w:pPr>
            <w:r>
              <w:rPr>
                <w:sz w:val="15"/>
              </w:rPr>
              <w:t>Ingresos</w:t>
            </w:r>
          </w:p>
        </w:tc>
        <w:tc>
          <w:tcPr>
            <w:tcW w:w="6192" w:type="dxa"/>
            <w:tcMar>
              <w:top w:w="40" w:type="dxa"/>
              <w:left w:w="80" w:type="dxa"/>
              <w:bottom w:w="40" w:type="dxa"/>
              <w:right w:w="80" w:type="dxa"/>
            </w:tcMar>
            <w:vAlign w:val="center"/>
          </w:tcPr>
          <w:p w14:paraId="2356815F" w14:textId="361D8D00" w:rsidR="001D6D33" w:rsidRDefault="38C8E9CA" w:rsidP="6B982EE3">
            <w:pPr>
              <w:spacing w:before="20" w:after="20"/>
            </w:pPr>
            <w:r w:rsidRPr="34C865D4">
              <w:rPr>
                <w:sz w:val="15"/>
                <w:szCs w:val="15"/>
              </w:rPr>
              <w:t xml:space="preserve">Presupuestar ingresos por </w:t>
            </w:r>
            <w:r w:rsidR="7B8EF777" w:rsidRPr="34C865D4">
              <w:rPr>
                <w:sz w:val="15"/>
                <w:szCs w:val="15"/>
              </w:rPr>
              <w:t xml:space="preserve">regional, </w:t>
            </w:r>
            <w:r w:rsidRPr="34C865D4">
              <w:rPr>
                <w:sz w:val="15"/>
                <w:szCs w:val="15"/>
              </w:rPr>
              <w:t xml:space="preserve">tipo de servicio </w:t>
            </w:r>
            <w:r w:rsidR="7E9AB48F" w:rsidRPr="34C865D4">
              <w:rPr>
                <w:sz w:val="15"/>
                <w:szCs w:val="15"/>
              </w:rPr>
              <w:t xml:space="preserve">  </w:t>
            </w:r>
          </w:p>
          <w:p w14:paraId="1F655A57" w14:textId="2AAEE46A" w:rsidR="001D6D33" w:rsidRDefault="7E9AB48F" w:rsidP="6B982EE3">
            <w:pPr>
              <w:spacing w:before="20" w:after="20"/>
            </w:pPr>
            <w:r w:rsidRPr="34C865D4">
              <w:rPr>
                <w:sz w:val="15"/>
                <w:szCs w:val="15"/>
              </w:rPr>
              <w:t>y clientes especiales</w:t>
            </w:r>
            <w:r w:rsidR="38C8E9CA" w:rsidRPr="34C865D4">
              <w:rPr>
                <w:sz w:val="15"/>
                <w:szCs w:val="15"/>
              </w:rPr>
              <w:t>.</w:t>
            </w:r>
          </w:p>
        </w:tc>
        <w:tc>
          <w:tcPr>
            <w:tcW w:w="1008" w:type="dxa"/>
            <w:tcMar>
              <w:top w:w="40" w:type="dxa"/>
              <w:left w:w="80" w:type="dxa"/>
              <w:bottom w:w="40" w:type="dxa"/>
              <w:right w:w="80" w:type="dxa"/>
            </w:tcMar>
            <w:vAlign w:val="center"/>
          </w:tcPr>
          <w:p w14:paraId="0E4776CD" w14:textId="77777777" w:rsidR="001D6D33" w:rsidRDefault="002D2DD4">
            <w:pPr>
              <w:spacing w:before="20" w:after="20"/>
            </w:pPr>
            <w:r>
              <w:rPr>
                <w:sz w:val="15"/>
              </w:rPr>
              <w:t>Ingresos</w:t>
            </w:r>
          </w:p>
        </w:tc>
      </w:tr>
      <w:tr w:rsidR="001D6D33" w14:paraId="0096AB1A" w14:textId="77777777" w:rsidTr="34C865D4">
        <w:trPr>
          <w:jc w:val="center"/>
        </w:trPr>
        <w:tc>
          <w:tcPr>
            <w:tcW w:w="1008" w:type="dxa"/>
            <w:shd w:val="clear" w:color="auto" w:fill="F2F6FC"/>
            <w:tcMar>
              <w:top w:w="40" w:type="dxa"/>
              <w:left w:w="80" w:type="dxa"/>
              <w:bottom w:w="40" w:type="dxa"/>
              <w:right w:w="80" w:type="dxa"/>
            </w:tcMar>
            <w:vAlign w:val="center"/>
          </w:tcPr>
          <w:p w14:paraId="70ECE019" w14:textId="77777777" w:rsidR="001D6D33" w:rsidRDefault="002D2DD4">
            <w:pPr>
              <w:spacing w:before="20" w:after="20"/>
            </w:pPr>
            <w:r>
              <w:rPr>
                <w:sz w:val="15"/>
              </w:rPr>
              <w:t>REQ-02</w:t>
            </w:r>
          </w:p>
        </w:tc>
        <w:tc>
          <w:tcPr>
            <w:tcW w:w="1296" w:type="dxa"/>
            <w:shd w:val="clear" w:color="auto" w:fill="F2F6FC"/>
            <w:tcMar>
              <w:top w:w="40" w:type="dxa"/>
              <w:left w:w="80" w:type="dxa"/>
              <w:bottom w:w="40" w:type="dxa"/>
              <w:right w:w="80" w:type="dxa"/>
            </w:tcMar>
            <w:vAlign w:val="center"/>
          </w:tcPr>
          <w:p w14:paraId="4A5E13E5" w14:textId="77777777" w:rsidR="001D6D33" w:rsidRDefault="002D2DD4">
            <w:pPr>
              <w:spacing w:before="20" w:after="20"/>
            </w:pPr>
            <w:r>
              <w:rPr>
                <w:sz w:val="15"/>
              </w:rPr>
              <w:t>Ingresos</w:t>
            </w:r>
          </w:p>
        </w:tc>
        <w:tc>
          <w:tcPr>
            <w:tcW w:w="6192" w:type="dxa"/>
            <w:shd w:val="clear" w:color="auto" w:fill="F2F6FC"/>
            <w:tcMar>
              <w:top w:w="40" w:type="dxa"/>
              <w:left w:w="80" w:type="dxa"/>
              <w:bottom w:w="40" w:type="dxa"/>
              <w:right w:w="80" w:type="dxa"/>
            </w:tcMar>
            <w:vAlign w:val="center"/>
          </w:tcPr>
          <w:p w14:paraId="162E18ED" w14:textId="77777777" w:rsidR="001D6D33" w:rsidRDefault="002D2DD4">
            <w:pPr>
              <w:spacing w:before="20" w:after="20"/>
            </w:pPr>
            <w:r>
              <w:rPr>
                <w:sz w:val="15"/>
              </w:rPr>
              <w:t xml:space="preserve">Cálculo P×Q: kilogramos proyectados × tarifa ($/kg) por </w:t>
            </w:r>
            <w:commentRangeStart w:id="440"/>
            <w:r>
              <w:rPr>
                <w:sz w:val="15"/>
              </w:rPr>
              <w:t>regional</w:t>
            </w:r>
            <w:commentRangeEnd w:id="440"/>
            <w:r w:rsidR="00802FEE">
              <w:rPr>
                <w:rStyle w:val="CommentReference"/>
                <w:sz w:val="15"/>
                <w:szCs w:val="24"/>
              </w:rPr>
              <w:commentReference w:id="440"/>
            </w:r>
            <w:r>
              <w:rPr>
                <w:sz w:val="15"/>
              </w:rPr>
              <w:t>.</w:t>
            </w:r>
          </w:p>
        </w:tc>
        <w:tc>
          <w:tcPr>
            <w:tcW w:w="1008" w:type="dxa"/>
            <w:shd w:val="clear" w:color="auto" w:fill="F2F6FC"/>
            <w:tcMar>
              <w:top w:w="40" w:type="dxa"/>
              <w:left w:w="80" w:type="dxa"/>
              <w:bottom w:w="40" w:type="dxa"/>
              <w:right w:w="80" w:type="dxa"/>
            </w:tcMar>
            <w:vAlign w:val="center"/>
          </w:tcPr>
          <w:p w14:paraId="017F02AF" w14:textId="77777777" w:rsidR="001D6D33" w:rsidRDefault="002D2DD4">
            <w:pPr>
              <w:spacing w:before="20" w:after="20"/>
            </w:pPr>
            <w:r>
              <w:rPr>
                <w:sz w:val="15"/>
              </w:rPr>
              <w:t>Ingresos</w:t>
            </w:r>
          </w:p>
        </w:tc>
      </w:tr>
      <w:tr w:rsidR="001D6D33" w14:paraId="24BB5FAE" w14:textId="77777777" w:rsidTr="34C865D4">
        <w:trPr>
          <w:jc w:val="center"/>
        </w:trPr>
        <w:tc>
          <w:tcPr>
            <w:tcW w:w="1008" w:type="dxa"/>
            <w:tcMar>
              <w:top w:w="40" w:type="dxa"/>
              <w:left w:w="80" w:type="dxa"/>
              <w:bottom w:w="40" w:type="dxa"/>
              <w:right w:w="80" w:type="dxa"/>
            </w:tcMar>
            <w:vAlign w:val="center"/>
          </w:tcPr>
          <w:p w14:paraId="2F2EA86A" w14:textId="77777777" w:rsidR="001D6D33" w:rsidRDefault="002D2DD4">
            <w:pPr>
              <w:spacing w:before="20" w:after="20"/>
            </w:pPr>
            <w:r>
              <w:rPr>
                <w:sz w:val="15"/>
              </w:rPr>
              <w:t>REQ-03</w:t>
            </w:r>
          </w:p>
        </w:tc>
        <w:tc>
          <w:tcPr>
            <w:tcW w:w="1296" w:type="dxa"/>
            <w:tcMar>
              <w:top w:w="40" w:type="dxa"/>
              <w:left w:w="80" w:type="dxa"/>
              <w:bottom w:w="40" w:type="dxa"/>
              <w:right w:w="80" w:type="dxa"/>
            </w:tcMar>
            <w:vAlign w:val="center"/>
          </w:tcPr>
          <w:p w14:paraId="2BFFB0AD" w14:textId="77777777" w:rsidR="001D6D33" w:rsidRDefault="002D2DD4">
            <w:pPr>
              <w:spacing w:before="20" w:after="20"/>
            </w:pPr>
            <w:r>
              <w:rPr>
                <w:sz w:val="15"/>
              </w:rPr>
              <w:t>Ingresos</w:t>
            </w:r>
          </w:p>
        </w:tc>
        <w:tc>
          <w:tcPr>
            <w:tcW w:w="6192" w:type="dxa"/>
            <w:tcMar>
              <w:top w:w="40" w:type="dxa"/>
              <w:left w:w="80" w:type="dxa"/>
              <w:bottom w:w="40" w:type="dxa"/>
              <w:right w:w="80" w:type="dxa"/>
            </w:tcMar>
            <w:vAlign w:val="center"/>
          </w:tcPr>
          <w:p w14:paraId="0B29B6F4" w14:textId="77777777" w:rsidR="001D6D33" w:rsidRDefault="002D2DD4">
            <w:pPr>
              <w:spacing w:before="20" w:after="20"/>
            </w:pPr>
            <w:r>
              <w:rPr>
                <w:sz w:val="15"/>
              </w:rPr>
              <w:t>Discriminar ingresos por tipo: crédito (B2B) vs. contado/</w:t>
            </w:r>
            <w:commentRangeStart w:id="441"/>
            <w:r>
              <w:rPr>
                <w:sz w:val="15"/>
              </w:rPr>
              <w:t>contraentrega (CRM).</w:t>
            </w:r>
            <w:commentRangeEnd w:id="441"/>
            <w:r w:rsidR="0052398E">
              <w:rPr>
                <w:rStyle w:val="CommentReference"/>
                <w:sz w:val="22"/>
                <w:szCs w:val="24"/>
              </w:rPr>
              <w:commentReference w:id="441"/>
            </w:r>
          </w:p>
        </w:tc>
        <w:tc>
          <w:tcPr>
            <w:tcW w:w="1008" w:type="dxa"/>
            <w:tcMar>
              <w:top w:w="40" w:type="dxa"/>
              <w:left w:w="80" w:type="dxa"/>
              <w:bottom w:w="40" w:type="dxa"/>
              <w:right w:w="80" w:type="dxa"/>
            </w:tcMar>
            <w:vAlign w:val="center"/>
          </w:tcPr>
          <w:p w14:paraId="5A5C5F28" w14:textId="77777777" w:rsidR="001D6D33" w:rsidRDefault="002D2DD4">
            <w:pPr>
              <w:spacing w:before="20" w:after="20"/>
            </w:pPr>
            <w:r>
              <w:rPr>
                <w:sz w:val="15"/>
              </w:rPr>
              <w:t>Ingresos</w:t>
            </w:r>
          </w:p>
        </w:tc>
      </w:tr>
      <w:tr w:rsidR="001D6D33" w14:paraId="75C3C2C1" w14:textId="77777777" w:rsidTr="34C865D4">
        <w:trPr>
          <w:jc w:val="center"/>
        </w:trPr>
        <w:tc>
          <w:tcPr>
            <w:tcW w:w="1008" w:type="dxa"/>
            <w:shd w:val="clear" w:color="auto" w:fill="F2F6FC"/>
            <w:tcMar>
              <w:top w:w="40" w:type="dxa"/>
              <w:left w:w="80" w:type="dxa"/>
              <w:bottom w:w="40" w:type="dxa"/>
              <w:right w:w="80" w:type="dxa"/>
            </w:tcMar>
            <w:vAlign w:val="center"/>
          </w:tcPr>
          <w:p w14:paraId="435265C9" w14:textId="77777777" w:rsidR="001D6D33" w:rsidRDefault="002D2DD4">
            <w:pPr>
              <w:spacing w:before="20" w:after="20"/>
            </w:pPr>
            <w:r>
              <w:rPr>
                <w:sz w:val="15"/>
              </w:rPr>
              <w:t>REQ-04</w:t>
            </w:r>
          </w:p>
        </w:tc>
        <w:tc>
          <w:tcPr>
            <w:tcW w:w="1296" w:type="dxa"/>
            <w:shd w:val="clear" w:color="auto" w:fill="F2F6FC"/>
            <w:tcMar>
              <w:top w:w="40" w:type="dxa"/>
              <w:left w:w="80" w:type="dxa"/>
              <w:bottom w:w="40" w:type="dxa"/>
              <w:right w:w="80" w:type="dxa"/>
            </w:tcMar>
            <w:vAlign w:val="center"/>
          </w:tcPr>
          <w:p w14:paraId="4B17A61D" w14:textId="77777777" w:rsidR="001D6D33" w:rsidRDefault="002D2DD4">
            <w:pPr>
              <w:spacing w:before="20" w:after="20"/>
            </w:pPr>
            <w:r>
              <w:rPr>
                <w:sz w:val="15"/>
              </w:rPr>
              <w:t>Ingresos</w:t>
            </w:r>
          </w:p>
        </w:tc>
        <w:tc>
          <w:tcPr>
            <w:tcW w:w="6192" w:type="dxa"/>
            <w:shd w:val="clear" w:color="auto" w:fill="F2F6FC"/>
            <w:tcMar>
              <w:top w:w="40" w:type="dxa"/>
              <w:left w:w="80" w:type="dxa"/>
              <w:bottom w:w="40" w:type="dxa"/>
              <w:right w:w="80" w:type="dxa"/>
            </w:tcMar>
            <w:vAlign w:val="center"/>
          </w:tcPr>
          <w:p w14:paraId="654C750F" w14:textId="77534B3F" w:rsidR="001D6D33" w:rsidRDefault="38C8E9CA">
            <w:pPr>
              <w:spacing w:before="20" w:after="20"/>
            </w:pPr>
            <w:r w:rsidRPr="34C865D4">
              <w:rPr>
                <w:sz w:val="15"/>
                <w:szCs w:val="15"/>
              </w:rPr>
              <w:t xml:space="preserve">Presupuestar clientes especiales por </w:t>
            </w:r>
            <w:commentRangeStart w:id="442"/>
            <w:r w:rsidRPr="34C865D4">
              <w:rPr>
                <w:sz w:val="15"/>
                <w:szCs w:val="15"/>
              </w:rPr>
              <w:t>separado</w:t>
            </w:r>
            <w:commentRangeEnd w:id="442"/>
            <w:r w:rsidR="00FE4F1C" w:rsidRPr="34C865D4">
              <w:rPr>
                <w:rStyle w:val="CommentReference"/>
                <w:sz w:val="15"/>
                <w:szCs w:val="15"/>
              </w:rPr>
              <w:commentReference w:id="442"/>
            </w:r>
            <w:r w:rsidRPr="34C865D4">
              <w:rPr>
                <w:sz w:val="15"/>
                <w:szCs w:val="15"/>
              </w:rPr>
              <w:t>.</w:t>
            </w:r>
          </w:p>
        </w:tc>
        <w:tc>
          <w:tcPr>
            <w:tcW w:w="1008" w:type="dxa"/>
            <w:shd w:val="clear" w:color="auto" w:fill="F2F6FC"/>
            <w:tcMar>
              <w:top w:w="40" w:type="dxa"/>
              <w:left w:w="80" w:type="dxa"/>
              <w:bottom w:w="40" w:type="dxa"/>
              <w:right w:w="80" w:type="dxa"/>
            </w:tcMar>
            <w:vAlign w:val="center"/>
          </w:tcPr>
          <w:p w14:paraId="4133A813" w14:textId="77777777" w:rsidR="001D6D33" w:rsidRDefault="002D2DD4">
            <w:pPr>
              <w:spacing w:before="20" w:after="20"/>
            </w:pPr>
            <w:r>
              <w:rPr>
                <w:sz w:val="15"/>
              </w:rPr>
              <w:t>Ingresos</w:t>
            </w:r>
          </w:p>
        </w:tc>
      </w:tr>
      <w:tr w:rsidR="001D6D33" w14:paraId="002AEFDC" w14:textId="77777777" w:rsidTr="34C865D4">
        <w:trPr>
          <w:jc w:val="center"/>
        </w:trPr>
        <w:tc>
          <w:tcPr>
            <w:tcW w:w="1008" w:type="dxa"/>
            <w:tcMar>
              <w:top w:w="40" w:type="dxa"/>
              <w:left w:w="80" w:type="dxa"/>
              <w:bottom w:w="40" w:type="dxa"/>
              <w:right w:w="80" w:type="dxa"/>
            </w:tcMar>
            <w:vAlign w:val="center"/>
          </w:tcPr>
          <w:p w14:paraId="72136EDB" w14:textId="77777777" w:rsidR="001D6D33" w:rsidRDefault="002D2DD4">
            <w:pPr>
              <w:spacing w:before="20" w:after="20"/>
            </w:pPr>
            <w:r>
              <w:rPr>
                <w:sz w:val="15"/>
              </w:rPr>
              <w:t>REQ-05</w:t>
            </w:r>
          </w:p>
        </w:tc>
        <w:tc>
          <w:tcPr>
            <w:tcW w:w="1296" w:type="dxa"/>
            <w:tcMar>
              <w:top w:w="40" w:type="dxa"/>
              <w:left w:w="80" w:type="dxa"/>
              <w:bottom w:w="40" w:type="dxa"/>
              <w:right w:w="80" w:type="dxa"/>
            </w:tcMar>
            <w:vAlign w:val="center"/>
          </w:tcPr>
          <w:p w14:paraId="6E90B46D" w14:textId="77777777" w:rsidR="001D6D33" w:rsidRDefault="002D2DD4">
            <w:pPr>
              <w:spacing w:before="20" w:after="20"/>
            </w:pPr>
            <w:r>
              <w:rPr>
                <w:sz w:val="15"/>
              </w:rPr>
              <w:t>Ingresos</w:t>
            </w:r>
          </w:p>
        </w:tc>
        <w:tc>
          <w:tcPr>
            <w:tcW w:w="6192" w:type="dxa"/>
            <w:tcMar>
              <w:top w:w="40" w:type="dxa"/>
              <w:left w:w="80" w:type="dxa"/>
              <w:bottom w:w="40" w:type="dxa"/>
              <w:right w:w="80" w:type="dxa"/>
            </w:tcMar>
            <w:vAlign w:val="center"/>
          </w:tcPr>
          <w:p w14:paraId="4066B6F4" w14:textId="77777777" w:rsidR="001D6D33" w:rsidRDefault="002D2DD4">
            <w:pPr>
              <w:spacing w:before="20" w:after="20"/>
            </w:pPr>
            <w:r>
              <w:rPr>
                <w:sz w:val="15"/>
              </w:rPr>
              <w:t>Definir la estacionalidad mensual con base en el histórico N-</w:t>
            </w:r>
            <w:commentRangeStart w:id="443"/>
            <w:r>
              <w:rPr>
                <w:sz w:val="15"/>
              </w:rPr>
              <w:t>1</w:t>
            </w:r>
            <w:commentRangeEnd w:id="443"/>
            <w:r w:rsidR="00511E7A">
              <w:rPr>
                <w:rStyle w:val="CommentReference"/>
                <w:sz w:val="15"/>
                <w:szCs w:val="24"/>
              </w:rPr>
              <w:commentReference w:id="443"/>
            </w:r>
            <w:r>
              <w:rPr>
                <w:sz w:val="15"/>
              </w:rPr>
              <w:t>.</w:t>
            </w:r>
          </w:p>
        </w:tc>
        <w:tc>
          <w:tcPr>
            <w:tcW w:w="1008" w:type="dxa"/>
            <w:tcMar>
              <w:top w:w="40" w:type="dxa"/>
              <w:left w:w="80" w:type="dxa"/>
              <w:bottom w:w="40" w:type="dxa"/>
              <w:right w:w="80" w:type="dxa"/>
            </w:tcMar>
            <w:vAlign w:val="center"/>
          </w:tcPr>
          <w:p w14:paraId="3F858422" w14:textId="77777777" w:rsidR="001D6D33" w:rsidRDefault="002D2DD4">
            <w:pPr>
              <w:spacing w:before="20" w:after="20"/>
            </w:pPr>
            <w:r>
              <w:rPr>
                <w:sz w:val="15"/>
              </w:rPr>
              <w:t>Ingresos</w:t>
            </w:r>
          </w:p>
        </w:tc>
      </w:tr>
      <w:tr w:rsidR="001D6D33" w14:paraId="0EFA4D1F" w14:textId="77777777" w:rsidTr="34C865D4">
        <w:trPr>
          <w:jc w:val="center"/>
        </w:trPr>
        <w:tc>
          <w:tcPr>
            <w:tcW w:w="1008" w:type="dxa"/>
            <w:shd w:val="clear" w:color="auto" w:fill="F2F6FC"/>
            <w:tcMar>
              <w:top w:w="40" w:type="dxa"/>
              <w:left w:w="80" w:type="dxa"/>
              <w:bottom w:w="40" w:type="dxa"/>
              <w:right w:w="80" w:type="dxa"/>
            </w:tcMar>
            <w:vAlign w:val="center"/>
          </w:tcPr>
          <w:p w14:paraId="0A4086CB" w14:textId="77777777" w:rsidR="001D6D33" w:rsidRDefault="002D2DD4">
            <w:pPr>
              <w:spacing w:before="20" w:after="20"/>
            </w:pPr>
            <w:r>
              <w:rPr>
                <w:sz w:val="15"/>
              </w:rPr>
              <w:t>REQ-06</w:t>
            </w:r>
          </w:p>
        </w:tc>
        <w:tc>
          <w:tcPr>
            <w:tcW w:w="1296" w:type="dxa"/>
            <w:shd w:val="clear" w:color="auto" w:fill="F2F6FC"/>
            <w:tcMar>
              <w:top w:w="40" w:type="dxa"/>
              <w:left w:w="80" w:type="dxa"/>
              <w:bottom w:w="40" w:type="dxa"/>
              <w:right w:w="80" w:type="dxa"/>
            </w:tcMar>
            <w:vAlign w:val="center"/>
          </w:tcPr>
          <w:p w14:paraId="687FD23E" w14:textId="77777777" w:rsidR="001D6D33" w:rsidRDefault="002D2DD4">
            <w:pPr>
              <w:spacing w:before="20" w:after="20"/>
            </w:pPr>
            <w:r>
              <w:rPr>
                <w:sz w:val="15"/>
              </w:rPr>
              <w:t>Ingresos</w:t>
            </w:r>
          </w:p>
        </w:tc>
        <w:tc>
          <w:tcPr>
            <w:tcW w:w="6192" w:type="dxa"/>
            <w:shd w:val="clear" w:color="auto" w:fill="F2F6FC"/>
            <w:tcMar>
              <w:top w:w="40" w:type="dxa"/>
              <w:left w:w="80" w:type="dxa"/>
              <w:bottom w:w="40" w:type="dxa"/>
              <w:right w:w="80" w:type="dxa"/>
            </w:tcMar>
            <w:vAlign w:val="center"/>
          </w:tcPr>
          <w:p w14:paraId="0AB17B18" w14:textId="77777777" w:rsidR="001D6D33" w:rsidRDefault="002D2DD4">
            <w:pPr>
              <w:spacing w:before="20" w:after="20"/>
            </w:pPr>
            <w:r>
              <w:rPr>
                <w:sz w:val="15"/>
              </w:rPr>
              <w:t>Soporte multi-versión: Presupuesto Comercial y Presupuesto Financiero.</w:t>
            </w:r>
          </w:p>
        </w:tc>
        <w:tc>
          <w:tcPr>
            <w:tcW w:w="1008" w:type="dxa"/>
            <w:shd w:val="clear" w:color="auto" w:fill="F2F6FC"/>
            <w:tcMar>
              <w:top w:w="40" w:type="dxa"/>
              <w:left w:w="80" w:type="dxa"/>
              <w:bottom w:w="40" w:type="dxa"/>
              <w:right w:w="80" w:type="dxa"/>
            </w:tcMar>
            <w:vAlign w:val="center"/>
          </w:tcPr>
          <w:p w14:paraId="55CC0575" w14:textId="77777777" w:rsidR="001D6D33" w:rsidRDefault="002D2DD4">
            <w:pPr>
              <w:spacing w:before="20" w:after="20"/>
            </w:pPr>
            <w:r>
              <w:rPr>
                <w:sz w:val="15"/>
              </w:rPr>
              <w:t>Ingresos</w:t>
            </w:r>
          </w:p>
        </w:tc>
      </w:tr>
      <w:tr w:rsidR="001D6D33" w14:paraId="7FEC055C" w14:textId="77777777" w:rsidTr="34C865D4">
        <w:trPr>
          <w:jc w:val="center"/>
        </w:trPr>
        <w:tc>
          <w:tcPr>
            <w:tcW w:w="1008" w:type="dxa"/>
            <w:tcMar>
              <w:top w:w="40" w:type="dxa"/>
              <w:left w:w="80" w:type="dxa"/>
              <w:bottom w:w="40" w:type="dxa"/>
              <w:right w:w="80" w:type="dxa"/>
            </w:tcMar>
            <w:vAlign w:val="center"/>
          </w:tcPr>
          <w:p w14:paraId="336D5C27" w14:textId="77777777" w:rsidR="001D6D33" w:rsidRDefault="002D2DD4">
            <w:pPr>
              <w:spacing w:before="20" w:after="20"/>
            </w:pPr>
            <w:r>
              <w:rPr>
                <w:sz w:val="15"/>
              </w:rPr>
              <w:t>REQ-07</w:t>
            </w:r>
          </w:p>
        </w:tc>
        <w:tc>
          <w:tcPr>
            <w:tcW w:w="1296" w:type="dxa"/>
            <w:tcMar>
              <w:top w:w="40" w:type="dxa"/>
              <w:left w:w="80" w:type="dxa"/>
              <w:bottom w:w="40" w:type="dxa"/>
              <w:right w:w="80" w:type="dxa"/>
            </w:tcMar>
            <w:vAlign w:val="center"/>
          </w:tcPr>
          <w:p w14:paraId="05751F5C" w14:textId="77777777" w:rsidR="001D6D33" w:rsidRDefault="002D2DD4">
            <w:pPr>
              <w:spacing w:before="20" w:after="20"/>
            </w:pPr>
            <w:r>
              <w:rPr>
                <w:sz w:val="15"/>
              </w:rPr>
              <w:t>Costos</w:t>
            </w:r>
          </w:p>
        </w:tc>
        <w:tc>
          <w:tcPr>
            <w:tcW w:w="6192" w:type="dxa"/>
            <w:tcMar>
              <w:top w:w="40" w:type="dxa"/>
              <w:left w:w="80" w:type="dxa"/>
              <w:bottom w:w="40" w:type="dxa"/>
              <w:right w:w="80" w:type="dxa"/>
            </w:tcMar>
            <w:vAlign w:val="center"/>
          </w:tcPr>
          <w:p w14:paraId="7940C211" w14:textId="65D707CD" w:rsidR="001D6D33" w:rsidRDefault="3260028F">
            <w:pPr>
              <w:spacing w:before="20" w:after="20"/>
            </w:pPr>
            <w:r w:rsidRPr="34C865D4">
              <w:rPr>
                <w:sz w:val="15"/>
                <w:szCs w:val="15"/>
              </w:rPr>
              <w:t xml:space="preserve">Presupuesto de fletes de transporte por regional y destino (desde </w:t>
            </w:r>
            <w:commentRangeStart w:id="444"/>
            <w:r w:rsidRPr="34C865D4">
              <w:rPr>
                <w:sz w:val="15"/>
                <w:szCs w:val="15"/>
              </w:rPr>
              <w:t>Silo</w:t>
            </w:r>
            <w:r w:rsidR="787E2D2C" w:rsidRPr="34C865D4">
              <w:rPr>
                <w:sz w:val="15"/>
                <w:szCs w:val="15"/>
              </w:rPr>
              <w:t>g</w:t>
            </w:r>
            <w:r w:rsidRPr="34C865D4">
              <w:rPr>
                <w:sz w:val="15"/>
                <w:szCs w:val="15"/>
              </w:rPr>
              <w:t>tran</w:t>
            </w:r>
            <w:commentRangeEnd w:id="444"/>
            <w:r w:rsidR="00AC51D2" w:rsidRPr="34C865D4">
              <w:rPr>
                <w:rStyle w:val="CommentReference"/>
                <w:sz w:val="15"/>
                <w:szCs w:val="15"/>
              </w:rPr>
              <w:commentReference w:id="444"/>
            </w:r>
            <w:r w:rsidRPr="34C865D4">
              <w:rPr>
                <w:sz w:val="15"/>
                <w:szCs w:val="15"/>
              </w:rPr>
              <w:t>).</w:t>
            </w:r>
          </w:p>
        </w:tc>
        <w:tc>
          <w:tcPr>
            <w:tcW w:w="1008" w:type="dxa"/>
            <w:tcMar>
              <w:top w:w="40" w:type="dxa"/>
              <w:left w:w="80" w:type="dxa"/>
              <w:bottom w:w="40" w:type="dxa"/>
              <w:right w:w="80" w:type="dxa"/>
            </w:tcMar>
            <w:vAlign w:val="center"/>
          </w:tcPr>
          <w:p w14:paraId="4462087A" w14:textId="77777777" w:rsidR="001D6D33" w:rsidRDefault="002D2DD4">
            <w:pPr>
              <w:spacing w:before="20" w:after="20"/>
            </w:pPr>
            <w:r>
              <w:rPr>
                <w:sz w:val="15"/>
              </w:rPr>
              <w:t>Costos</w:t>
            </w:r>
          </w:p>
        </w:tc>
      </w:tr>
      <w:tr w:rsidR="001D6D33" w14:paraId="603D5F5A" w14:textId="77777777" w:rsidTr="34C865D4">
        <w:trPr>
          <w:jc w:val="center"/>
        </w:trPr>
        <w:tc>
          <w:tcPr>
            <w:tcW w:w="1008" w:type="dxa"/>
            <w:shd w:val="clear" w:color="auto" w:fill="F2F6FC"/>
            <w:tcMar>
              <w:top w:w="40" w:type="dxa"/>
              <w:left w:w="80" w:type="dxa"/>
              <w:bottom w:w="40" w:type="dxa"/>
              <w:right w:w="80" w:type="dxa"/>
            </w:tcMar>
            <w:vAlign w:val="center"/>
          </w:tcPr>
          <w:p w14:paraId="1C96A0D9" w14:textId="77777777" w:rsidR="001D6D33" w:rsidRDefault="002D2DD4">
            <w:pPr>
              <w:spacing w:before="20" w:after="20"/>
            </w:pPr>
            <w:r>
              <w:rPr>
                <w:sz w:val="15"/>
              </w:rPr>
              <w:t>REQ-08</w:t>
            </w:r>
          </w:p>
        </w:tc>
        <w:tc>
          <w:tcPr>
            <w:tcW w:w="1296" w:type="dxa"/>
            <w:shd w:val="clear" w:color="auto" w:fill="F2F6FC"/>
            <w:tcMar>
              <w:top w:w="40" w:type="dxa"/>
              <w:left w:w="80" w:type="dxa"/>
              <w:bottom w:w="40" w:type="dxa"/>
              <w:right w:w="80" w:type="dxa"/>
            </w:tcMar>
            <w:vAlign w:val="center"/>
          </w:tcPr>
          <w:p w14:paraId="59A55336" w14:textId="77777777" w:rsidR="001D6D33" w:rsidRDefault="002D2DD4">
            <w:pPr>
              <w:spacing w:before="20" w:after="20"/>
            </w:pPr>
            <w:r>
              <w:rPr>
                <w:sz w:val="15"/>
              </w:rPr>
              <w:t>Costos</w:t>
            </w:r>
          </w:p>
        </w:tc>
        <w:tc>
          <w:tcPr>
            <w:tcW w:w="6192" w:type="dxa"/>
            <w:shd w:val="clear" w:color="auto" w:fill="F2F6FC"/>
            <w:tcMar>
              <w:top w:w="40" w:type="dxa"/>
              <w:left w:w="80" w:type="dxa"/>
              <w:bottom w:w="40" w:type="dxa"/>
              <w:right w:w="80" w:type="dxa"/>
            </w:tcMar>
            <w:vAlign w:val="center"/>
          </w:tcPr>
          <w:p w14:paraId="3676292B" w14:textId="77777777" w:rsidR="001D6D33" w:rsidRDefault="002D2DD4">
            <w:pPr>
              <w:spacing w:before="20" w:after="20"/>
            </w:pPr>
            <w:r>
              <w:rPr>
                <w:sz w:val="15"/>
              </w:rPr>
              <w:t>Personal temporal variable ligado a kg: índice de personal por kg movilizado.</w:t>
            </w:r>
          </w:p>
        </w:tc>
        <w:tc>
          <w:tcPr>
            <w:tcW w:w="1008" w:type="dxa"/>
            <w:shd w:val="clear" w:color="auto" w:fill="F2F6FC"/>
            <w:tcMar>
              <w:top w:w="40" w:type="dxa"/>
              <w:left w:w="80" w:type="dxa"/>
              <w:bottom w:w="40" w:type="dxa"/>
              <w:right w:w="80" w:type="dxa"/>
            </w:tcMar>
            <w:vAlign w:val="center"/>
          </w:tcPr>
          <w:p w14:paraId="6E161555" w14:textId="77777777" w:rsidR="001D6D33" w:rsidRDefault="002D2DD4">
            <w:pPr>
              <w:spacing w:before="20" w:after="20"/>
            </w:pPr>
            <w:r>
              <w:rPr>
                <w:sz w:val="15"/>
              </w:rPr>
              <w:t>Costos</w:t>
            </w:r>
          </w:p>
        </w:tc>
      </w:tr>
      <w:tr w:rsidR="001D6D33" w14:paraId="1D53EBDC" w14:textId="77777777" w:rsidTr="34C865D4">
        <w:trPr>
          <w:jc w:val="center"/>
        </w:trPr>
        <w:tc>
          <w:tcPr>
            <w:tcW w:w="1008" w:type="dxa"/>
            <w:tcMar>
              <w:top w:w="40" w:type="dxa"/>
              <w:left w:w="80" w:type="dxa"/>
              <w:bottom w:w="40" w:type="dxa"/>
              <w:right w:w="80" w:type="dxa"/>
            </w:tcMar>
            <w:vAlign w:val="center"/>
          </w:tcPr>
          <w:p w14:paraId="2D7FFB1B" w14:textId="77777777" w:rsidR="001D6D33" w:rsidRDefault="002D2DD4">
            <w:pPr>
              <w:spacing w:before="20" w:after="20"/>
            </w:pPr>
            <w:r>
              <w:rPr>
                <w:sz w:val="15"/>
              </w:rPr>
              <w:t>REQ-09</w:t>
            </w:r>
          </w:p>
        </w:tc>
        <w:tc>
          <w:tcPr>
            <w:tcW w:w="1296" w:type="dxa"/>
            <w:tcMar>
              <w:top w:w="40" w:type="dxa"/>
              <w:left w:w="80" w:type="dxa"/>
              <w:bottom w:w="40" w:type="dxa"/>
              <w:right w:w="80" w:type="dxa"/>
            </w:tcMar>
            <w:vAlign w:val="center"/>
          </w:tcPr>
          <w:p w14:paraId="21D0F481" w14:textId="77777777" w:rsidR="001D6D33" w:rsidRDefault="002D2DD4">
            <w:pPr>
              <w:spacing w:before="20" w:after="20"/>
            </w:pPr>
            <w:r>
              <w:rPr>
                <w:sz w:val="15"/>
              </w:rPr>
              <w:t>Costos</w:t>
            </w:r>
          </w:p>
        </w:tc>
        <w:tc>
          <w:tcPr>
            <w:tcW w:w="6192" w:type="dxa"/>
            <w:tcMar>
              <w:top w:w="40" w:type="dxa"/>
              <w:left w:w="80" w:type="dxa"/>
              <w:bottom w:w="40" w:type="dxa"/>
              <w:right w:w="80" w:type="dxa"/>
            </w:tcMar>
            <w:vAlign w:val="center"/>
          </w:tcPr>
          <w:p w14:paraId="6840CD75" w14:textId="0D36C923" w:rsidR="001D6D33" w:rsidRDefault="61D21D5B">
            <w:pPr>
              <w:spacing w:before="20" w:after="20"/>
            </w:pPr>
            <w:r w:rsidRPr="6B982EE3">
              <w:rPr>
                <w:sz w:val="15"/>
                <w:szCs w:val="15"/>
              </w:rPr>
              <w:t>Arrendamientos por contrato: IPC + factor, ponderado por tipo de servicio</w:t>
            </w:r>
            <w:r w:rsidR="112E6C22" w:rsidRPr="6B982EE3">
              <w:rPr>
                <w:sz w:val="15"/>
                <w:szCs w:val="15"/>
              </w:rPr>
              <w:t xml:space="preserve"> y clientes especiales</w:t>
            </w:r>
            <w:r w:rsidRPr="6B982EE3">
              <w:rPr>
                <w:sz w:val="15"/>
                <w:szCs w:val="15"/>
              </w:rPr>
              <w:t>.</w:t>
            </w:r>
          </w:p>
        </w:tc>
        <w:tc>
          <w:tcPr>
            <w:tcW w:w="1008" w:type="dxa"/>
            <w:tcMar>
              <w:top w:w="40" w:type="dxa"/>
              <w:left w:w="80" w:type="dxa"/>
              <w:bottom w:w="40" w:type="dxa"/>
              <w:right w:w="80" w:type="dxa"/>
            </w:tcMar>
            <w:vAlign w:val="center"/>
          </w:tcPr>
          <w:p w14:paraId="1916DE1E" w14:textId="77777777" w:rsidR="001D6D33" w:rsidRDefault="002D2DD4">
            <w:pPr>
              <w:spacing w:before="20" w:after="20"/>
            </w:pPr>
            <w:r>
              <w:rPr>
                <w:sz w:val="15"/>
              </w:rPr>
              <w:t>Costos</w:t>
            </w:r>
          </w:p>
        </w:tc>
      </w:tr>
      <w:tr w:rsidR="001D6D33" w14:paraId="0FFDB98F" w14:textId="77777777" w:rsidTr="34C865D4">
        <w:trPr>
          <w:jc w:val="center"/>
        </w:trPr>
        <w:tc>
          <w:tcPr>
            <w:tcW w:w="1008" w:type="dxa"/>
            <w:shd w:val="clear" w:color="auto" w:fill="F2F6FC"/>
            <w:tcMar>
              <w:top w:w="40" w:type="dxa"/>
              <w:left w:w="80" w:type="dxa"/>
              <w:bottom w:w="40" w:type="dxa"/>
              <w:right w:w="80" w:type="dxa"/>
            </w:tcMar>
            <w:vAlign w:val="center"/>
          </w:tcPr>
          <w:p w14:paraId="378C0AEC" w14:textId="77777777" w:rsidR="001D6D33" w:rsidRDefault="002D2DD4">
            <w:pPr>
              <w:spacing w:before="20" w:after="20"/>
            </w:pPr>
            <w:r>
              <w:rPr>
                <w:sz w:val="15"/>
              </w:rPr>
              <w:t>REQ-10</w:t>
            </w:r>
          </w:p>
        </w:tc>
        <w:tc>
          <w:tcPr>
            <w:tcW w:w="1296" w:type="dxa"/>
            <w:shd w:val="clear" w:color="auto" w:fill="F2F6FC"/>
            <w:tcMar>
              <w:top w:w="40" w:type="dxa"/>
              <w:left w:w="80" w:type="dxa"/>
              <w:bottom w:w="40" w:type="dxa"/>
              <w:right w:w="80" w:type="dxa"/>
            </w:tcMar>
            <w:vAlign w:val="center"/>
          </w:tcPr>
          <w:p w14:paraId="128BDBD3" w14:textId="77777777" w:rsidR="001D6D33" w:rsidRDefault="002D2DD4">
            <w:pPr>
              <w:spacing w:before="20" w:after="20"/>
            </w:pPr>
            <w:r>
              <w:rPr>
                <w:sz w:val="15"/>
              </w:rPr>
              <w:t>Costos</w:t>
            </w:r>
          </w:p>
        </w:tc>
        <w:tc>
          <w:tcPr>
            <w:tcW w:w="6192" w:type="dxa"/>
            <w:shd w:val="clear" w:color="auto" w:fill="F2F6FC"/>
            <w:tcMar>
              <w:top w:w="40" w:type="dxa"/>
              <w:left w:w="80" w:type="dxa"/>
              <w:bottom w:w="40" w:type="dxa"/>
              <w:right w:w="80" w:type="dxa"/>
            </w:tcMar>
            <w:vAlign w:val="center"/>
          </w:tcPr>
          <w:p w14:paraId="1A7CEA32" w14:textId="7F3DF1F7" w:rsidR="001D6D33" w:rsidRDefault="61D21D5B">
            <w:pPr>
              <w:spacing w:before="20" w:after="20"/>
            </w:pPr>
            <w:r w:rsidRPr="6B982EE3">
              <w:rPr>
                <w:sz w:val="15"/>
                <w:szCs w:val="15"/>
              </w:rPr>
              <w:t xml:space="preserve">Gastos fijos (histórico N-1 + IPC): honorarios, servicios públicos, ICA por </w:t>
            </w:r>
            <w:r w:rsidR="4E8A844C" w:rsidRPr="6B982EE3">
              <w:rPr>
                <w:sz w:val="15"/>
                <w:szCs w:val="15"/>
              </w:rPr>
              <w:t xml:space="preserve">regional </w:t>
            </w:r>
            <w:r w:rsidR="005578A8" w:rsidRPr="6B982EE3">
              <w:rPr>
                <w:sz w:val="15"/>
                <w:szCs w:val="15"/>
              </w:rPr>
              <w:t>regional.</w:t>
            </w:r>
          </w:p>
        </w:tc>
        <w:tc>
          <w:tcPr>
            <w:tcW w:w="1008" w:type="dxa"/>
            <w:shd w:val="clear" w:color="auto" w:fill="F2F6FC"/>
            <w:tcMar>
              <w:top w:w="40" w:type="dxa"/>
              <w:left w:w="80" w:type="dxa"/>
              <w:bottom w:w="40" w:type="dxa"/>
              <w:right w:w="80" w:type="dxa"/>
            </w:tcMar>
            <w:vAlign w:val="center"/>
          </w:tcPr>
          <w:p w14:paraId="45315103" w14:textId="77777777" w:rsidR="001D6D33" w:rsidRDefault="002D2DD4">
            <w:pPr>
              <w:spacing w:before="20" w:after="20"/>
            </w:pPr>
            <w:r>
              <w:rPr>
                <w:sz w:val="15"/>
              </w:rPr>
              <w:t>Costos</w:t>
            </w:r>
          </w:p>
        </w:tc>
      </w:tr>
      <w:tr w:rsidR="001D6D33" w14:paraId="63936FAD" w14:textId="77777777" w:rsidTr="34C865D4">
        <w:trPr>
          <w:trHeight w:val="76"/>
          <w:jc w:val="center"/>
        </w:trPr>
        <w:tc>
          <w:tcPr>
            <w:tcW w:w="1008" w:type="dxa"/>
            <w:tcMar>
              <w:top w:w="40" w:type="dxa"/>
              <w:left w:w="80" w:type="dxa"/>
              <w:bottom w:w="40" w:type="dxa"/>
              <w:right w:w="80" w:type="dxa"/>
            </w:tcMar>
            <w:vAlign w:val="center"/>
          </w:tcPr>
          <w:p w14:paraId="13C451C8" w14:textId="77777777" w:rsidR="001D6D33" w:rsidRDefault="002D2DD4">
            <w:pPr>
              <w:spacing w:before="20" w:after="20"/>
            </w:pPr>
            <w:r>
              <w:rPr>
                <w:sz w:val="15"/>
              </w:rPr>
              <w:t>REQ-11</w:t>
            </w:r>
          </w:p>
        </w:tc>
        <w:tc>
          <w:tcPr>
            <w:tcW w:w="1296" w:type="dxa"/>
            <w:tcMar>
              <w:top w:w="40" w:type="dxa"/>
              <w:left w:w="80" w:type="dxa"/>
              <w:bottom w:w="40" w:type="dxa"/>
              <w:right w:w="80" w:type="dxa"/>
            </w:tcMar>
            <w:vAlign w:val="center"/>
          </w:tcPr>
          <w:p w14:paraId="6D822D49" w14:textId="77777777" w:rsidR="001D6D33" w:rsidRDefault="002D2DD4">
            <w:pPr>
              <w:spacing w:before="20" w:after="20"/>
            </w:pPr>
            <w:r>
              <w:rPr>
                <w:sz w:val="15"/>
              </w:rPr>
              <w:t>EEFF</w:t>
            </w:r>
          </w:p>
        </w:tc>
        <w:tc>
          <w:tcPr>
            <w:tcW w:w="6192" w:type="dxa"/>
            <w:tcMar>
              <w:top w:w="40" w:type="dxa"/>
              <w:left w:w="80" w:type="dxa"/>
              <w:bottom w:w="40" w:type="dxa"/>
              <w:right w:w="80" w:type="dxa"/>
            </w:tcMar>
            <w:vAlign w:val="center"/>
          </w:tcPr>
          <w:p w14:paraId="36103C3C" w14:textId="26CA9B34" w:rsidR="001D6D33" w:rsidRDefault="61D21D5B">
            <w:pPr>
              <w:spacing w:before="20" w:after="20"/>
            </w:pPr>
            <w:r w:rsidRPr="6B982EE3">
              <w:rPr>
                <w:sz w:val="15"/>
                <w:szCs w:val="15"/>
              </w:rPr>
              <w:t>Estado de Resultados (P&amp;G administrativo – PCGA) con apertura por regional</w:t>
            </w:r>
            <w:r w:rsidR="7F489D28" w:rsidRPr="6B982EE3">
              <w:rPr>
                <w:sz w:val="15"/>
                <w:szCs w:val="15"/>
              </w:rPr>
              <w:t>, tipo de servicio y clientes especiales</w:t>
            </w:r>
            <w:r w:rsidRPr="6B982EE3">
              <w:rPr>
                <w:sz w:val="15"/>
                <w:szCs w:val="15"/>
              </w:rPr>
              <w:t>.</w:t>
            </w:r>
          </w:p>
        </w:tc>
        <w:tc>
          <w:tcPr>
            <w:tcW w:w="1008" w:type="dxa"/>
            <w:tcMar>
              <w:top w:w="40" w:type="dxa"/>
              <w:left w:w="80" w:type="dxa"/>
              <w:bottom w:w="40" w:type="dxa"/>
              <w:right w:w="80" w:type="dxa"/>
            </w:tcMar>
            <w:vAlign w:val="center"/>
          </w:tcPr>
          <w:p w14:paraId="21FC2169" w14:textId="77777777" w:rsidR="001D6D33" w:rsidRDefault="002D2DD4">
            <w:pPr>
              <w:spacing w:before="20" w:after="20"/>
              <w:rPr>
                <w:sz w:val="15"/>
              </w:rPr>
            </w:pPr>
            <w:r>
              <w:rPr>
                <w:sz w:val="15"/>
              </w:rPr>
              <w:t>EEFF</w:t>
            </w:r>
          </w:p>
          <w:p w14:paraId="233F73A7" w14:textId="77777777" w:rsidR="00174762" w:rsidRDefault="00174762">
            <w:pPr>
              <w:spacing w:before="20" w:after="20"/>
              <w:rPr>
                <w:sz w:val="15"/>
              </w:rPr>
            </w:pPr>
          </w:p>
          <w:p w14:paraId="68A17A7C" w14:textId="77777777" w:rsidR="00174762" w:rsidRDefault="00174762">
            <w:pPr>
              <w:spacing w:before="20" w:after="20"/>
              <w:rPr>
                <w:sz w:val="15"/>
              </w:rPr>
            </w:pPr>
          </w:p>
          <w:p w14:paraId="0491CD16" w14:textId="77777777" w:rsidR="00174762" w:rsidRDefault="00174762">
            <w:pPr>
              <w:spacing w:before="20" w:after="20"/>
              <w:rPr>
                <w:sz w:val="15"/>
              </w:rPr>
            </w:pPr>
          </w:p>
          <w:p w14:paraId="27E3A73C" w14:textId="77777777" w:rsidR="00174762" w:rsidRDefault="00174762">
            <w:pPr>
              <w:spacing w:before="20" w:after="20"/>
            </w:pPr>
          </w:p>
        </w:tc>
      </w:tr>
      <w:tr w:rsidR="00174762" w14:paraId="538E9200" w14:textId="77777777" w:rsidTr="34C865D4">
        <w:trPr>
          <w:jc w:val="center"/>
        </w:trPr>
        <w:tc>
          <w:tcPr>
            <w:tcW w:w="1008" w:type="dxa"/>
            <w:tcMar>
              <w:top w:w="40" w:type="dxa"/>
              <w:left w:w="80" w:type="dxa"/>
              <w:bottom w:w="40" w:type="dxa"/>
              <w:right w:w="80" w:type="dxa"/>
            </w:tcMar>
            <w:vAlign w:val="center"/>
          </w:tcPr>
          <w:p w14:paraId="6D7DE79C" w14:textId="11E68096" w:rsidR="00174762" w:rsidRDefault="00174762">
            <w:pPr>
              <w:spacing w:before="20" w:after="20"/>
              <w:rPr>
                <w:sz w:val="15"/>
              </w:rPr>
            </w:pPr>
            <w:r>
              <w:rPr>
                <w:sz w:val="15"/>
              </w:rPr>
              <w:t xml:space="preserve">REQ-12 </w:t>
            </w:r>
          </w:p>
        </w:tc>
        <w:tc>
          <w:tcPr>
            <w:tcW w:w="1296" w:type="dxa"/>
            <w:tcMar>
              <w:top w:w="40" w:type="dxa"/>
              <w:left w:w="80" w:type="dxa"/>
              <w:bottom w:w="40" w:type="dxa"/>
              <w:right w:w="80" w:type="dxa"/>
            </w:tcMar>
            <w:vAlign w:val="center"/>
          </w:tcPr>
          <w:p w14:paraId="122B3CD1" w14:textId="53A8A2F4" w:rsidR="00174762" w:rsidRDefault="00174762">
            <w:pPr>
              <w:spacing w:before="20" w:after="20"/>
              <w:rPr>
                <w:sz w:val="15"/>
              </w:rPr>
            </w:pPr>
            <w:r>
              <w:rPr>
                <w:sz w:val="15"/>
              </w:rPr>
              <w:t>Ingresos</w:t>
            </w:r>
          </w:p>
        </w:tc>
        <w:tc>
          <w:tcPr>
            <w:tcW w:w="6192" w:type="dxa"/>
            <w:tcMar>
              <w:top w:w="40" w:type="dxa"/>
              <w:left w:w="80" w:type="dxa"/>
              <w:bottom w:w="40" w:type="dxa"/>
              <w:right w:w="80" w:type="dxa"/>
            </w:tcMar>
            <w:vAlign w:val="center"/>
          </w:tcPr>
          <w:p w14:paraId="1FC8DC32" w14:textId="292BB46F" w:rsidR="00174762" w:rsidRPr="6B982EE3" w:rsidRDefault="6114F760">
            <w:pPr>
              <w:spacing w:before="20" w:after="20"/>
              <w:rPr>
                <w:sz w:val="15"/>
                <w:szCs w:val="15"/>
              </w:rPr>
            </w:pPr>
            <w:r w:rsidRPr="34C865D4">
              <w:rPr>
                <w:sz w:val="15"/>
                <w:szCs w:val="15"/>
              </w:rPr>
              <w:t>Cálculo</w:t>
            </w:r>
            <w:r w:rsidR="5681FD9C" w:rsidRPr="34C865D4">
              <w:rPr>
                <w:sz w:val="15"/>
                <w:szCs w:val="15"/>
              </w:rPr>
              <w:t xml:space="preserve"> de ingresos </w:t>
            </w:r>
            <w:r w:rsidR="782136C2" w:rsidRPr="34C865D4">
              <w:rPr>
                <w:sz w:val="15"/>
                <w:szCs w:val="15"/>
              </w:rPr>
              <w:t>P</w:t>
            </w:r>
            <w:r w:rsidR="5681FD9C" w:rsidRPr="34C865D4">
              <w:rPr>
                <w:sz w:val="15"/>
                <w:szCs w:val="15"/>
              </w:rPr>
              <w:t>x</w:t>
            </w:r>
            <w:r w:rsidR="46DC6F4F" w:rsidRPr="34C865D4">
              <w:rPr>
                <w:sz w:val="15"/>
                <w:szCs w:val="15"/>
              </w:rPr>
              <w:t>Q</w:t>
            </w:r>
            <w:r w:rsidR="5681FD9C" w:rsidRPr="34C865D4">
              <w:rPr>
                <w:sz w:val="15"/>
                <w:szCs w:val="15"/>
              </w:rPr>
              <w:t xml:space="preserve"> de clientes especiales</w:t>
            </w:r>
          </w:p>
        </w:tc>
        <w:tc>
          <w:tcPr>
            <w:tcW w:w="1008" w:type="dxa"/>
            <w:tcMar>
              <w:top w:w="40" w:type="dxa"/>
              <w:left w:w="80" w:type="dxa"/>
              <w:bottom w:w="40" w:type="dxa"/>
              <w:right w:w="80" w:type="dxa"/>
            </w:tcMar>
            <w:vAlign w:val="center"/>
          </w:tcPr>
          <w:p w14:paraId="2A9E053D" w14:textId="77777777" w:rsidR="00174762" w:rsidRDefault="00174762">
            <w:pPr>
              <w:spacing w:before="20" w:after="20"/>
              <w:rPr>
                <w:sz w:val="15"/>
              </w:rPr>
            </w:pPr>
            <w:r>
              <w:rPr>
                <w:sz w:val="15"/>
              </w:rPr>
              <w:t>Ingresos</w:t>
            </w:r>
          </w:p>
          <w:p w14:paraId="77B41B77" w14:textId="5F134EBC" w:rsidR="00174762" w:rsidRDefault="00174762">
            <w:pPr>
              <w:spacing w:before="20" w:after="20"/>
              <w:rPr>
                <w:sz w:val="15"/>
              </w:rPr>
            </w:pPr>
          </w:p>
        </w:tc>
      </w:tr>
      <w:tr w:rsidR="00174762" w14:paraId="3EEC0602" w14:textId="77777777" w:rsidTr="34C865D4">
        <w:trPr>
          <w:jc w:val="center"/>
        </w:trPr>
        <w:tc>
          <w:tcPr>
            <w:tcW w:w="1008" w:type="dxa"/>
            <w:tcMar>
              <w:top w:w="40" w:type="dxa"/>
              <w:left w:w="80" w:type="dxa"/>
              <w:bottom w:w="40" w:type="dxa"/>
              <w:right w:w="80" w:type="dxa"/>
            </w:tcMar>
            <w:vAlign w:val="center"/>
          </w:tcPr>
          <w:p w14:paraId="01AE0191" w14:textId="32F35295" w:rsidR="00174762" w:rsidRDefault="00174762">
            <w:pPr>
              <w:spacing w:before="20" w:after="20"/>
              <w:rPr>
                <w:sz w:val="15"/>
              </w:rPr>
            </w:pPr>
            <w:r>
              <w:rPr>
                <w:sz w:val="15"/>
              </w:rPr>
              <w:t>REQ-13</w:t>
            </w:r>
          </w:p>
        </w:tc>
        <w:tc>
          <w:tcPr>
            <w:tcW w:w="1296" w:type="dxa"/>
            <w:tcMar>
              <w:top w:w="40" w:type="dxa"/>
              <w:left w:w="80" w:type="dxa"/>
              <w:bottom w:w="40" w:type="dxa"/>
              <w:right w:w="80" w:type="dxa"/>
            </w:tcMar>
            <w:vAlign w:val="center"/>
          </w:tcPr>
          <w:p w14:paraId="0B7EB8CC" w14:textId="0FC79D76" w:rsidR="00174762" w:rsidRDefault="00174762">
            <w:pPr>
              <w:spacing w:before="20" w:after="20"/>
              <w:rPr>
                <w:sz w:val="15"/>
              </w:rPr>
            </w:pPr>
            <w:r>
              <w:rPr>
                <w:sz w:val="15"/>
              </w:rPr>
              <w:t>EEFF</w:t>
            </w:r>
          </w:p>
        </w:tc>
        <w:tc>
          <w:tcPr>
            <w:tcW w:w="6192" w:type="dxa"/>
            <w:tcMar>
              <w:top w:w="40" w:type="dxa"/>
              <w:left w:w="80" w:type="dxa"/>
              <w:bottom w:w="40" w:type="dxa"/>
              <w:right w:w="80" w:type="dxa"/>
            </w:tcMar>
            <w:vAlign w:val="center"/>
          </w:tcPr>
          <w:p w14:paraId="17842888" w14:textId="77EC5951" w:rsidR="00174762" w:rsidRDefault="00174762">
            <w:pPr>
              <w:spacing w:before="20" w:after="20"/>
              <w:rPr>
                <w:sz w:val="15"/>
                <w:szCs w:val="15"/>
              </w:rPr>
            </w:pPr>
            <w:r>
              <w:rPr>
                <w:sz w:val="15"/>
                <w:szCs w:val="15"/>
              </w:rPr>
              <w:t>Estado de resultados hasta EBITDA discriminado por regional, servicio y clientes especiales</w:t>
            </w:r>
          </w:p>
        </w:tc>
        <w:tc>
          <w:tcPr>
            <w:tcW w:w="1008" w:type="dxa"/>
            <w:tcMar>
              <w:top w:w="40" w:type="dxa"/>
              <w:left w:w="80" w:type="dxa"/>
              <w:bottom w:w="40" w:type="dxa"/>
              <w:right w:w="80" w:type="dxa"/>
            </w:tcMar>
            <w:vAlign w:val="center"/>
          </w:tcPr>
          <w:p w14:paraId="44139947" w14:textId="77777777" w:rsidR="00174762" w:rsidRDefault="00174762">
            <w:pPr>
              <w:spacing w:before="20" w:after="20"/>
              <w:rPr>
                <w:sz w:val="15"/>
              </w:rPr>
            </w:pPr>
          </w:p>
        </w:tc>
      </w:tr>
      <w:tr w:rsidR="00174762" w14:paraId="17D49D02" w14:textId="77777777" w:rsidTr="34C865D4">
        <w:trPr>
          <w:jc w:val="center"/>
        </w:trPr>
        <w:tc>
          <w:tcPr>
            <w:tcW w:w="1008" w:type="dxa"/>
            <w:tcMar>
              <w:top w:w="40" w:type="dxa"/>
              <w:left w:w="80" w:type="dxa"/>
              <w:bottom w:w="40" w:type="dxa"/>
              <w:right w:w="80" w:type="dxa"/>
            </w:tcMar>
            <w:vAlign w:val="center"/>
          </w:tcPr>
          <w:p w14:paraId="605410E4" w14:textId="355F51D5" w:rsidR="00174762" w:rsidRDefault="005578A8">
            <w:pPr>
              <w:spacing w:before="20" w:after="20"/>
              <w:rPr>
                <w:sz w:val="15"/>
              </w:rPr>
            </w:pPr>
            <w:r>
              <w:rPr>
                <w:sz w:val="15"/>
              </w:rPr>
              <w:t xml:space="preserve">REQ-14 </w:t>
            </w:r>
          </w:p>
        </w:tc>
        <w:tc>
          <w:tcPr>
            <w:tcW w:w="1296" w:type="dxa"/>
            <w:tcMar>
              <w:top w:w="40" w:type="dxa"/>
              <w:left w:w="80" w:type="dxa"/>
              <w:bottom w:w="40" w:type="dxa"/>
              <w:right w:w="80" w:type="dxa"/>
            </w:tcMar>
            <w:vAlign w:val="center"/>
          </w:tcPr>
          <w:p w14:paraId="1418E142" w14:textId="19D164A1" w:rsidR="00174762" w:rsidRDefault="005578A8">
            <w:pPr>
              <w:spacing w:before="20" w:after="20"/>
              <w:rPr>
                <w:sz w:val="15"/>
              </w:rPr>
            </w:pPr>
            <w:r>
              <w:rPr>
                <w:sz w:val="15"/>
              </w:rPr>
              <w:t>Ingreso</w:t>
            </w:r>
          </w:p>
        </w:tc>
        <w:tc>
          <w:tcPr>
            <w:tcW w:w="6192" w:type="dxa"/>
            <w:tcMar>
              <w:top w:w="40" w:type="dxa"/>
              <w:left w:w="80" w:type="dxa"/>
              <w:bottom w:w="40" w:type="dxa"/>
              <w:right w:w="80" w:type="dxa"/>
            </w:tcMar>
            <w:vAlign w:val="center"/>
          </w:tcPr>
          <w:p w14:paraId="19866012" w14:textId="367AC3D5" w:rsidR="00174762" w:rsidRDefault="005578A8">
            <w:pPr>
              <w:spacing w:before="20" w:after="20"/>
              <w:rPr>
                <w:sz w:val="15"/>
                <w:szCs w:val="15"/>
              </w:rPr>
            </w:pPr>
            <w:r>
              <w:rPr>
                <w:sz w:val="15"/>
                <w:szCs w:val="15"/>
              </w:rPr>
              <w:t>Calculo crecimiento en volumen por regional, servicio y clientes especiales</w:t>
            </w:r>
          </w:p>
        </w:tc>
        <w:tc>
          <w:tcPr>
            <w:tcW w:w="1008" w:type="dxa"/>
            <w:tcMar>
              <w:top w:w="40" w:type="dxa"/>
              <w:left w:w="80" w:type="dxa"/>
              <w:bottom w:w="40" w:type="dxa"/>
              <w:right w:w="80" w:type="dxa"/>
            </w:tcMar>
            <w:vAlign w:val="center"/>
          </w:tcPr>
          <w:p w14:paraId="532043C4" w14:textId="77777777" w:rsidR="00174762" w:rsidRDefault="00174762">
            <w:pPr>
              <w:spacing w:before="20" w:after="20"/>
              <w:rPr>
                <w:sz w:val="15"/>
              </w:rPr>
            </w:pPr>
          </w:p>
        </w:tc>
      </w:tr>
    </w:tbl>
    <w:p w14:paraId="2A30399C" w14:textId="77777777" w:rsidR="001D6D33" w:rsidRDefault="001D6D33">
      <w:pPr>
        <w:spacing w:after="80"/>
      </w:pPr>
    </w:p>
    <w:p w14:paraId="464E7BCE" w14:textId="77777777" w:rsidR="005014F0" w:rsidRDefault="005014F0">
      <w:pPr>
        <w:spacing w:after="60"/>
        <w:rPr>
          <w:b/>
        </w:rPr>
      </w:pPr>
    </w:p>
    <w:p w14:paraId="5E2B4786" w14:textId="77777777" w:rsidR="005014F0" w:rsidRDefault="005014F0">
      <w:pPr>
        <w:spacing w:after="60"/>
        <w:rPr>
          <w:b/>
        </w:rPr>
      </w:pPr>
    </w:p>
    <w:p w14:paraId="354CBAF0" w14:textId="77777777" w:rsidR="005014F0" w:rsidRDefault="005014F0">
      <w:pPr>
        <w:spacing w:after="60"/>
        <w:rPr>
          <w:b/>
        </w:rPr>
      </w:pPr>
    </w:p>
    <w:p w14:paraId="171ECF85" w14:textId="3D63B613" w:rsidR="001D6D33" w:rsidRDefault="002D2DD4">
      <w:pPr>
        <w:spacing w:after="60"/>
      </w:pPr>
      <w:r>
        <w:rPr>
          <w:b/>
        </w:rPr>
        <w:t>Metodología de cálculo de costos</w:t>
      </w:r>
    </w:p>
    <w:tbl>
      <w:tblPr>
        <w:tblStyle w:val="Fanalca"/>
        <w:tblW w:w="0" w:type="auto"/>
        <w:jc w:val="center"/>
        <w:tblLayout w:type="fixed"/>
        <w:tblLook w:val="04A0" w:firstRow="1" w:lastRow="0" w:firstColumn="1" w:lastColumn="0" w:noHBand="0" w:noVBand="1"/>
      </w:tblPr>
      <w:tblGrid>
        <w:gridCol w:w="2304"/>
        <w:gridCol w:w="3600"/>
        <w:gridCol w:w="2448"/>
        <w:gridCol w:w="1152"/>
      </w:tblGrid>
      <w:tr w:rsidR="001D6D33" w14:paraId="485C4C3C"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tcMar>
              <w:top w:w="40" w:type="dxa"/>
              <w:left w:w="80" w:type="dxa"/>
              <w:bottom w:w="40" w:type="dxa"/>
              <w:right w:w="80" w:type="dxa"/>
            </w:tcMar>
            <w:vAlign w:val="center"/>
          </w:tcPr>
          <w:p w14:paraId="140BDD7D" w14:textId="77777777" w:rsidR="001D6D33" w:rsidRDefault="002D2DD4">
            <w:pPr>
              <w:spacing w:before="20" w:after="20"/>
              <w:jc w:val="center"/>
            </w:pPr>
            <w:r>
              <w:rPr>
                <w:b/>
                <w:color w:val="FFFFFF"/>
                <w:sz w:val="17"/>
              </w:rPr>
              <w:t>Tipo de costo</w:t>
            </w:r>
          </w:p>
        </w:tc>
        <w:tc>
          <w:tcPr>
            <w:tcW w:w="3600" w:type="dxa"/>
            <w:tcMar>
              <w:top w:w="40" w:type="dxa"/>
              <w:left w:w="80" w:type="dxa"/>
              <w:bottom w:w="40" w:type="dxa"/>
              <w:right w:w="80" w:type="dxa"/>
            </w:tcMar>
            <w:vAlign w:val="center"/>
          </w:tcPr>
          <w:p w14:paraId="263CB26B" w14:textId="77777777" w:rsidR="001D6D33" w:rsidRDefault="002D2DD4">
            <w:pPr>
              <w:spacing w:before="20" w:after="20"/>
              <w:jc w:val="center"/>
            </w:pPr>
            <w:r>
              <w:rPr>
                <w:b/>
                <w:color w:val="FFFFFF"/>
                <w:sz w:val="17"/>
              </w:rPr>
              <w:t>Descripción</w:t>
            </w:r>
          </w:p>
        </w:tc>
        <w:tc>
          <w:tcPr>
            <w:tcW w:w="2448" w:type="dxa"/>
            <w:tcMar>
              <w:top w:w="40" w:type="dxa"/>
              <w:left w:w="80" w:type="dxa"/>
              <w:bottom w:w="40" w:type="dxa"/>
              <w:right w:w="80" w:type="dxa"/>
            </w:tcMar>
            <w:vAlign w:val="center"/>
          </w:tcPr>
          <w:p w14:paraId="01957A95" w14:textId="77777777" w:rsidR="001D6D33" w:rsidRDefault="002D2DD4">
            <w:pPr>
              <w:spacing w:before="20" w:after="20"/>
              <w:jc w:val="center"/>
            </w:pPr>
            <w:r>
              <w:rPr>
                <w:b/>
                <w:color w:val="FFFFFF"/>
                <w:sz w:val="17"/>
              </w:rPr>
              <w:t>Driver</w:t>
            </w:r>
          </w:p>
        </w:tc>
        <w:tc>
          <w:tcPr>
            <w:tcW w:w="1152" w:type="dxa"/>
            <w:tcMar>
              <w:top w:w="40" w:type="dxa"/>
              <w:left w:w="80" w:type="dxa"/>
              <w:bottom w:w="40" w:type="dxa"/>
              <w:right w:w="80" w:type="dxa"/>
            </w:tcMar>
            <w:vAlign w:val="center"/>
          </w:tcPr>
          <w:p w14:paraId="5E8C5316" w14:textId="77777777" w:rsidR="001D6D33" w:rsidRDefault="002D2DD4">
            <w:pPr>
              <w:spacing w:before="20" w:after="20"/>
              <w:jc w:val="center"/>
            </w:pPr>
            <w:r>
              <w:rPr>
                <w:b/>
                <w:color w:val="FFFFFF"/>
                <w:sz w:val="17"/>
              </w:rPr>
              <w:t>Fuente</w:t>
            </w:r>
          </w:p>
        </w:tc>
      </w:tr>
      <w:tr w:rsidR="001D6D33" w14:paraId="23F02267" w14:textId="77777777" w:rsidTr="34C865D4">
        <w:trPr>
          <w:jc w:val="center"/>
        </w:trPr>
        <w:tc>
          <w:tcPr>
            <w:tcW w:w="2304" w:type="dxa"/>
            <w:tcMar>
              <w:top w:w="40" w:type="dxa"/>
              <w:left w:w="80" w:type="dxa"/>
              <w:bottom w:w="40" w:type="dxa"/>
              <w:right w:w="80" w:type="dxa"/>
            </w:tcMar>
            <w:vAlign w:val="center"/>
          </w:tcPr>
          <w:p w14:paraId="17E5658D" w14:textId="0626EF35" w:rsidR="001D6D33" w:rsidRDefault="61D21D5B">
            <w:pPr>
              <w:spacing w:before="20" w:after="20"/>
            </w:pPr>
            <w:r w:rsidRPr="6B982EE3">
              <w:rPr>
                <w:sz w:val="15"/>
                <w:szCs w:val="15"/>
              </w:rPr>
              <w:t>Fletes de expedición</w:t>
            </w:r>
          </w:p>
        </w:tc>
        <w:tc>
          <w:tcPr>
            <w:tcW w:w="3600" w:type="dxa"/>
            <w:tcMar>
              <w:top w:w="40" w:type="dxa"/>
              <w:left w:w="80" w:type="dxa"/>
              <w:bottom w:w="40" w:type="dxa"/>
              <w:right w:w="80" w:type="dxa"/>
            </w:tcMar>
            <w:vAlign w:val="center"/>
          </w:tcPr>
          <w:p w14:paraId="56759E33" w14:textId="77777777" w:rsidR="001D6D33" w:rsidRDefault="002D2DD4">
            <w:pPr>
              <w:spacing w:before="20" w:after="20"/>
            </w:pPr>
            <w:r>
              <w:rPr>
                <w:sz w:val="15"/>
              </w:rPr>
              <w:t>Costo de flete por kg despachado por regional</w:t>
            </w:r>
          </w:p>
        </w:tc>
        <w:tc>
          <w:tcPr>
            <w:tcW w:w="2448" w:type="dxa"/>
            <w:tcMar>
              <w:top w:w="40" w:type="dxa"/>
              <w:left w:w="80" w:type="dxa"/>
              <w:bottom w:w="40" w:type="dxa"/>
              <w:right w:w="80" w:type="dxa"/>
            </w:tcMar>
            <w:vAlign w:val="center"/>
          </w:tcPr>
          <w:p w14:paraId="7942EB68" w14:textId="77777777" w:rsidR="001D6D33" w:rsidRDefault="002D2DD4">
            <w:pPr>
              <w:spacing w:before="20" w:after="20"/>
            </w:pPr>
            <w:r>
              <w:rPr>
                <w:sz w:val="15"/>
              </w:rPr>
              <w:t>Kg × tarifa de flete por destino</w:t>
            </w:r>
          </w:p>
        </w:tc>
        <w:tc>
          <w:tcPr>
            <w:tcW w:w="1152" w:type="dxa"/>
            <w:tcMar>
              <w:top w:w="40" w:type="dxa"/>
              <w:left w:w="80" w:type="dxa"/>
              <w:bottom w:w="40" w:type="dxa"/>
              <w:right w:w="80" w:type="dxa"/>
            </w:tcMar>
            <w:vAlign w:val="center"/>
          </w:tcPr>
          <w:p w14:paraId="174DEFAB" w14:textId="77777777" w:rsidR="001D6D33" w:rsidRDefault="002D2DD4">
            <w:pPr>
              <w:spacing w:before="20" w:after="20"/>
            </w:pPr>
            <w:r>
              <w:rPr>
                <w:sz w:val="15"/>
              </w:rPr>
              <w:t>Silotrans</w:t>
            </w:r>
          </w:p>
        </w:tc>
      </w:tr>
      <w:tr w:rsidR="001D6D33" w14:paraId="3DA769F7" w14:textId="77777777" w:rsidTr="34C865D4">
        <w:trPr>
          <w:jc w:val="center"/>
        </w:trPr>
        <w:tc>
          <w:tcPr>
            <w:tcW w:w="2304" w:type="dxa"/>
            <w:shd w:val="clear" w:color="auto" w:fill="F2F6FC"/>
            <w:tcMar>
              <w:top w:w="40" w:type="dxa"/>
              <w:left w:w="80" w:type="dxa"/>
              <w:bottom w:w="40" w:type="dxa"/>
              <w:right w:w="80" w:type="dxa"/>
            </w:tcMar>
            <w:vAlign w:val="center"/>
          </w:tcPr>
          <w:p w14:paraId="4E64947F" w14:textId="77777777" w:rsidR="001D6D33" w:rsidRDefault="002D2DD4">
            <w:pPr>
              <w:spacing w:before="20" w:after="20"/>
            </w:pPr>
            <w:r>
              <w:rPr>
                <w:sz w:val="15"/>
              </w:rPr>
              <w:t>Mano de obra temporal</w:t>
            </w:r>
          </w:p>
        </w:tc>
        <w:tc>
          <w:tcPr>
            <w:tcW w:w="3600" w:type="dxa"/>
            <w:shd w:val="clear" w:color="auto" w:fill="F2F6FC"/>
            <w:tcMar>
              <w:top w:w="40" w:type="dxa"/>
              <w:left w:w="80" w:type="dxa"/>
              <w:bottom w:w="40" w:type="dxa"/>
              <w:right w:w="80" w:type="dxa"/>
            </w:tcMar>
            <w:vAlign w:val="center"/>
          </w:tcPr>
          <w:p w14:paraId="03A1A621" w14:textId="77777777" w:rsidR="001D6D33" w:rsidRDefault="002D2DD4">
            <w:pPr>
              <w:spacing w:before="20" w:after="20"/>
            </w:pPr>
            <w:r>
              <w:rPr>
                <w:sz w:val="15"/>
              </w:rPr>
              <w:t>Personal de plataforma y ruta, variable según kg</w:t>
            </w:r>
          </w:p>
        </w:tc>
        <w:tc>
          <w:tcPr>
            <w:tcW w:w="2448" w:type="dxa"/>
            <w:shd w:val="clear" w:color="auto" w:fill="F2F6FC"/>
            <w:tcMar>
              <w:top w:w="40" w:type="dxa"/>
              <w:left w:w="80" w:type="dxa"/>
              <w:bottom w:w="40" w:type="dxa"/>
              <w:right w:w="80" w:type="dxa"/>
            </w:tcMar>
            <w:vAlign w:val="center"/>
          </w:tcPr>
          <w:p w14:paraId="6B6EF93B" w14:textId="77777777" w:rsidR="001D6D33" w:rsidRDefault="002D2DD4">
            <w:pPr>
              <w:spacing w:before="20" w:after="20"/>
            </w:pPr>
            <w:r>
              <w:rPr>
                <w:sz w:val="15"/>
              </w:rPr>
              <w:t>Índice persona/kg por regional</w:t>
            </w:r>
          </w:p>
        </w:tc>
        <w:tc>
          <w:tcPr>
            <w:tcW w:w="1152" w:type="dxa"/>
            <w:shd w:val="clear" w:color="auto" w:fill="F2F6FC"/>
            <w:tcMar>
              <w:top w:w="40" w:type="dxa"/>
              <w:left w:w="80" w:type="dxa"/>
              <w:bottom w:w="40" w:type="dxa"/>
              <w:right w:w="80" w:type="dxa"/>
            </w:tcMar>
            <w:vAlign w:val="center"/>
          </w:tcPr>
          <w:p w14:paraId="1B5C43F2" w14:textId="3655A9FC" w:rsidR="001D6D33" w:rsidRDefault="002D2DD4">
            <w:pPr>
              <w:spacing w:before="20" w:after="20"/>
            </w:pPr>
            <w:r>
              <w:rPr>
                <w:sz w:val="15"/>
              </w:rPr>
              <w:t>Nómina</w:t>
            </w:r>
          </w:p>
        </w:tc>
      </w:tr>
      <w:tr w:rsidR="001D6D33" w14:paraId="0DC92528" w14:textId="77777777" w:rsidTr="34C865D4">
        <w:trPr>
          <w:jc w:val="center"/>
        </w:trPr>
        <w:tc>
          <w:tcPr>
            <w:tcW w:w="2304" w:type="dxa"/>
            <w:tcMar>
              <w:top w:w="40" w:type="dxa"/>
              <w:left w:w="80" w:type="dxa"/>
              <w:bottom w:w="40" w:type="dxa"/>
              <w:right w:w="80" w:type="dxa"/>
            </w:tcMar>
            <w:vAlign w:val="center"/>
          </w:tcPr>
          <w:p w14:paraId="5A98F468" w14:textId="77777777" w:rsidR="001D6D33" w:rsidRDefault="002D2DD4">
            <w:pPr>
              <w:spacing w:before="20" w:after="20"/>
            </w:pPr>
            <w:r>
              <w:rPr>
                <w:sz w:val="15"/>
              </w:rPr>
              <w:t>Fletes de reexpedición</w:t>
            </w:r>
          </w:p>
        </w:tc>
        <w:tc>
          <w:tcPr>
            <w:tcW w:w="3600" w:type="dxa"/>
            <w:tcMar>
              <w:top w:w="40" w:type="dxa"/>
              <w:left w:w="80" w:type="dxa"/>
              <w:bottom w:w="40" w:type="dxa"/>
              <w:right w:w="80" w:type="dxa"/>
            </w:tcMar>
            <w:vAlign w:val="center"/>
          </w:tcPr>
          <w:p w14:paraId="38E52527" w14:textId="77777777" w:rsidR="001D6D33" w:rsidRDefault="002D2DD4">
            <w:pPr>
              <w:spacing w:before="20" w:after="20"/>
            </w:pPr>
            <w:r>
              <w:rPr>
                <w:sz w:val="15"/>
              </w:rPr>
              <w:t>Porción del flete a destinos sin flota propia</w:t>
            </w:r>
          </w:p>
        </w:tc>
        <w:tc>
          <w:tcPr>
            <w:tcW w:w="2448" w:type="dxa"/>
            <w:tcMar>
              <w:top w:w="40" w:type="dxa"/>
              <w:left w:w="80" w:type="dxa"/>
              <w:bottom w:w="40" w:type="dxa"/>
              <w:right w:w="80" w:type="dxa"/>
            </w:tcMar>
            <w:vAlign w:val="center"/>
          </w:tcPr>
          <w:p w14:paraId="49CF2E2C" w14:textId="77777777" w:rsidR="001D6D33" w:rsidRDefault="002D2DD4">
            <w:pPr>
              <w:spacing w:before="20" w:after="20"/>
            </w:pPr>
            <w:r>
              <w:rPr>
                <w:sz w:val="15"/>
              </w:rPr>
              <w:t>% histórico de kg a terceros</w:t>
            </w:r>
          </w:p>
        </w:tc>
        <w:tc>
          <w:tcPr>
            <w:tcW w:w="1152" w:type="dxa"/>
            <w:tcMar>
              <w:top w:w="40" w:type="dxa"/>
              <w:left w:w="80" w:type="dxa"/>
              <w:bottom w:w="40" w:type="dxa"/>
              <w:right w:w="80" w:type="dxa"/>
            </w:tcMar>
            <w:vAlign w:val="center"/>
          </w:tcPr>
          <w:p w14:paraId="2C2B2221" w14:textId="1F805547" w:rsidR="001D6D33" w:rsidRDefault="3260028F">
            <w:pPr>
              <w:spacing w:before="20" w:after="20"/>
            </w:pPr>
            <w:r w:rsidRPr="34C865D4">
              <w:rPr>
                <w:sz w:val="15"/>
                <w:szCs w:val="15"/>
              </w:rPr>
              <w:t>Silo</w:t>
            </w:r>
            <w:r w:rsidR="6B19B41C" w:rsidRPr="34C865D4">
              <w:rPr>
                <w:sz w:val="15"/>
                <w:szCs w:val="15"/>
              </w:rPr>
              <w:t>g</w:t>
            </w:r>
            <w:r w:rsidRPr="34C865D4">
              <w:rPr>
                <w:sz w:val="15"/>
                <w:szCs w:val="15"/>
              </w:rPr>
              <w:t>tran</w:t>
            </w:r>
          </w:p>
        </w:tc>
      </w:tr>
      <w:tr w:rsidR="001D6D33" w14:paraId="56DB501C" w14:textId="77777777" w:rsidTr="34C865D4">
        <w:trPr>
          <w:jc w:val="center"/>
        </w:trPr>
        <w:tc>
          <w:tcPr>
            <w:tcW w:w="2304" w:type="dxa"/>
            <w:shd w:val="clear" w:color="auto" w:fill="F2F6FC"/>
            <w:tcMar>
              <w:top w:w="40" w:type="dxa"/>
              <w:left w:w="80" w:type="dxa"/>
              <w:bottom w:w="40" w:type="dxa"/>
              <w:right w:w="80" w:type="dxa"/>
            </w:tcMar>
            <w:vAlign w:val="center"/>
          </w:tcPr>
          <w:p w14:paraId="78A328D9" w14:textId="77777777" w:rsidR="001D6D33" w:rsidRDefault="002D2DD4">
            <w:pPr>
              <w:spacing w:before="20" w:after="20"/>
            </w:pPr>
            <w:r>
              <w:rPr>
                <w:sz w:val="15"/>
              </w:rPr>
              <w:t>Comisiones CRM externos</w:t>
            </w:r>
          </w:p>
        </w:tc>
        <w:tc>
          <w:tcPr>
            <w:tcW w:w="3600" w:type="dxa"/>
            <w:shd w:val="clear" w:color="auto" w:fill="F2F6FC"/>
            <w:tcMar>
              <w:top w:w="40" w:type="dxa"/>
              <w:left w:w="80" w:type="dxa"/>
              <w:bottom w:w="40" w:type="dxa"/>
              <w:right w:w="80" w:type="dxa"/>
            </w:tcMar>
            <w:vAlign w:val="center"/>
          </w:tcPr>
          <w:p w14:paraId="26630B50" w14:textId="77777777" w:rsidR="001D6D33" w:rsidRDefault="002D2DD4">
            <w:pPr>
              <w:spacing w:before="20" w:after="20"/>
            </w:pPr>
            <w:r>
              <w:rPr>
                <w:sz w:val="15"/>
              </w:rPr>
              <w:t>Comisión pagada a CRM externos por kg</w:t>
            </w:r>
          </w:p>
        </w:tc>
        <w:tc>
          <w:tcPr>
            <w:tcW w:w="2448" w:type="dxa"/>
            <w:shd w:val="clear" w:color="auto" w:fill="F2F6FC"/>
            <w:tcMar>
              <w:top w:w="40" w:type="dxa"/>
              <w:left w:w="80" w:type="dxa"/>
              <w:bottom w:w="40" w:type="dxa"/>
              <w:right w:w="80" w:type="dxa"/>
            </w:tcMar>
            <w:vAlign w:val="center"/>
          </w:tcPr>
          <w:p w14:paraId="40B5C6EB" w14:textId="77777777" w:rsidR="001D6D33" w:rsidRDefault="002D2DD4">
            <w:pPr>
              <w:spacing w:before="20" w:after="20"/>
            </w:pPr>
            <w:r>
              <w:rPr>
                <w:sz w:val="15"/>
              </w:rPr>
              <w:t>Kg CRM ext. × tarifa de comisión</w:t>
            </w:r>
          </w:p>
        </w:tc>
        <w:tc>
          <w:tcPr>
            <w:tcW w:w="1152" w:type="dxa"/>
            <w:shd w:val="clear" w:color="auto" w:fill="F2F6FC"/>
            <w:tcMar>
              <w:top w:w="40" w:type="dxa"/>
              <w:left w:w="80" w:type="dxa"/>
              <w:bottom w:w="40" w:type="dxa"/>
              <w:right w:w="80" w:type="dxa"/>
            </w:tcMar>
            <w:vAlign w:val="center"/>
          </w:tcPr>
          <w:p w14:paraId="189CEA75" w14:textId="6C77844B" w:rsidR="001D6D33" w:rsidRDefault="3260028F">
            <w:pPr>
              <w:spacing w:before="20" w:after="20"/>
            </w:pPr>
            <w:r w:rsidRPr="34C865D4">
              <w:rPr>
                <w:sz w:val="15"/>
                <w:szCs w:val="15"/>
              </w:rPr>
              <w:t>Silo</w:t>
            </w:r>
            <w:r w:rsidR="793774CE" w:rsidRPr="34C865D4">
              <w:rPr>
                <w:sz w:val="15"/>
                <w:szCs w:val="15"/>
              </w:rPr>
              <w:t>g</w:t>
            </w:r>
            <w:r w:rsidRPr="34C865D4">
              <w:rPr>
                <w:sz w:val="15"/>
                <w:szCs w:val="15"/>
              </w:rPr>
              <w:t>tran</w:t>
            </w:r>
          </w:p>
        </w:tc>
      </w:tr>
      <w:tr w:rsidR="001D6D33" w14:paraId="141DE9BD" w14:textId="77777777" w:rsidTr="34C865D4">
        <w:trPr>
          <w:jc w:val="center"/>
        </w:trPr>
        <w:tc>
          <w:tcPr>
            <w:tcW w:w="2304" w:type="dxa"/>
            <w:tcMar>
              <w:top w:w="40" w:type="dxa"/>
              <w:left w:w="80" w:type="dxa"/>
              <w:bottom w:w="40" w:type="dxa"/>
              <w:right w:w="80" w:type="dxa"/>
            </w:tcMar>
            <w:vAlign w:val="center"/>
          </w:tcPr>
          <w:p w14:paraId="369D388F" w14:textId="77777777" w:rsidR="001D6D33" w:rsidRDefault="002D2DD4">
            <w:pPr>
              <w:spacing w:before="20" w:after="20"/>
            </w:pPr>
            <w:r>
              <w:rPr>
                <w:sz w:val="15"/>
              </w:rPr>
              <w:t>Comisiones fuerza de ventas</w:t>
            </w:r>
          </w:p>
        </w:tc>
        <w:tc>
          <w:tcPr>
            <w:tcW w:w="3600" w:type="dxa"/>
            <w:tcMar>
              <w:top w:w="40" w:type="dxa"/>
              <w:left w:w="80" w:type="dxa"/>
              <w:bottom w:w="40" w:type="dxa"/>
              <w:right w:w="80" w:type="dxa"/>
            </w:tcMar>
            <w:vAlign w:val="center"/>
          </w:tcPr>
          <w:p w14:paraId="488F9F7D" w14:textId="77777777" w:rsidR="001D6D33" w:rsidRDefault="002D2DD4">
            <w:pPr>
              <w:spacing w:before="20" w:after="20"/>
            </w:pPr>
            <w:r>
              <w:rPr>
                <w:sz w:val="15"/>
              </w:rPr>
              <w:t>Parte variable del salario comercial por kg</w:t>
            </w:r>
          </w:p>
        </w:tc>
        <w:tc>
          <w:tcPr>
            <w:tcW w:w="2448" w:type="dxa"/>
            <w:tcMar>
              <w:top w:w="40" w:type="dxa"/>
              <w:left w:w="80" w:type="dxa"/>
              <w:bottom w:w="40" w:type="dxa"/>
              <w:right w:w="80" w:type="dxa"/>
            </w:tcMar>
            <w:vAlign w:val="center"/>
          </w:tcPr>
          <w:p w14:paraId="48E65A92" w14:textId="77777777" w:rsidR="001D6D33" w:rsidRDefault="002D2DD4">
            <w:pPr>
              <w:spacing w:before="20" w:after="20"/>
            </w:pPr>
            <w:r>
              <w:rPr>
                <w:sz w:val="15"/>
              </w:rPr>
              <w:t>Kg crédito × índice</w:t>
            </w:r>
          </w:p>
        </w:tc>
        <w:tc>
          <w:tcPr>
            <w:tcW w:w="1152" w:type="dxa"/>
            <w:tcMar>
              <w:top w:w="40" w:type="dxa"/>
              <w:left w:w="80" w:type="dxa"/>
              <w:bottom w:w="40" w:type="dxa"/>
              <w:right w:w="80" w:type="dxa"/>
            </w:tcMar>
            <w:vAlign w:val="center"/>
          </w:tcPr>
          <w:p w14:paraId="482D7CEA" w14:textId="5DC4D269" w:rsidR="001D6D33" w:rsidRDefault="002D2DD4">
            <w:pPr>
              <w:spacing w:before="20" w:after="20"/>
            </w:pPr>
            <w:r>
              <w:rPr>
                <w:sz w:val="15"/>
              </w:rPr>
              <w:t>S</w:t>
            </w:r>
            <w:r w:rsidR="005903C4">
              <w:rPr>
                <w:sz w:val="15"/>
              </w:rPr>
              <w:t>AP4HANA</w:t>
            </w:r>
          </w:p>
        </w:tc>
      </w:tr>
      <w:tr w:rsidR="001D6D33" w14:paraId="60F71B46" w14:textId="77777777" w:rsidTr="34C865D4">
        <w:trPr>
          <w:jc w:val="center"/>
        </w:trPr>
        <w:tc>
          <w:tcPr>
            <w:tcW w:w="2304" w:type="dxa"/>
            <w:shd w:val="clear" w:color="auto" w:fill="F2F6FC"/>
            <w:tcMar>
              <w:top w:w="40" w:type="dxa"/>
              <w:left w:w="80" w:type="dxa"/>
              <w:bottom w:w="40" w:type="dxa"/>
              <w:right w:w="80" w:type="dxa"/>
            </w:tcMar>
            <w:vAlign w:val="center"/>
          </w:tcPr>
          <w:p w14:paraId="5A9CAB22" w14:textId="77777777" w:rsidR="001D6D33" w:rsidRDefault="002D2DD4">
            <w:pPr>
              <w:spacing w:before="20" w:after="20"/>
            </w:pPr>
            <w:r>
              <w:rPr>
                <w:sz w:val="15"/>
              </w:rPr>
              <w:t>Arrendamientos</w:t>
            </w:r>
          </w:p>
        </w:tc>
        <w:tc>
          <w:tcPr>
            <w:tcW w:w="3600" w:type="dxa"/>
            <w:shd w:val="clear" w:color="auto" w:fill="F2F6FC"/>
            <w:tcMar>
              <w:top w:w="40" w:type="dxa"/>
              <w:left w:w="80" w:type="dxa"/>
              <w:bottom w:w="40" w:type="dxa"/>
              <w:right w:w="80" w:type="dxa"/>
            </w:tcMar>
            <w:vAlign w:val="center"/>
          </w:tcPr>
          <w:p w14:paraId="475E2F63" w14:textId="1307F4ED" w:rsidR="001D6D33" w:rsidRDefault="61D21D5B">
            <w:pPr>
              <w:spacing w:before="20" w:after="20"/>
            </w:pPr>
            <w:r w:rsidRPr="6B982EE3">
              <w:rPr>
                <w:sz w:val="15"/>
                <w:szCs w:val="15"/>
              </w:rPr>
              <w:t>Contrato por sede, ponderado por servicio</w:t>
            </w:r>
            <w:r w:rsidR="1E19413F" w:rsidRPr="6B982EE3">
              <w:rPr>
                <w:sz w:val="15"/>
                <w:szCs w:val="15"/>
              </w:rPr>
              <w:t xml:space="preserve"> y clientes especiales</w:t>
            </w:r>
          </w:p>
        </w:tc>
        <w:tc>
          <w:tcPr>
            <w:tcW w:w="2448" w:type="dxa"/>
            <w:shd w:val="clear" w:color="auto" w:fill="F2F6FC"/>
            <w:tcMar>
              <w:top w:w="40" w:type="dxa"/>
              <w:left w:w="80" w:type="dxa"/>
              <w:bottom w:w="40" w:type="dxa"/>
              <w:right w:w="80" w:type="dxa"/>
            </w:tcMar>
            <w:vAlign w:val="center"/>
          </w:tcPr>
          <w:p w14:paraId="034CC25C" w14:textId="77777777" w:rsidR="001D6D33" w:rsidRDefault="002D2DD4">
            <w:pPr>
              <w:spacing w:before="20" w:after="20"/>
            </w:pPr>
            <w:r>
              <w:rPr>
                <w:sz w:val="15"/>
              </w:rPr>
              <w:t>IPC + factor contractual</w:t>
            </w:r>
          </w:p>
        </w:tc>
        <w:tc>
          <w:tcPr>
            <w:tcW w:w="1152" w:type="dxa"/>
            <w:shd w:val="clear" w:color="auto" w:fill="F2F6FC"/>
            <w:tcMar>
              <w:top w:w="40" w:type="dxa"/>
              <w:left w:w="80" w:type="dxa"/>
              <w:bottom w:w="40" w:type="dxa"/>
              <w:right w:w="80" w:type="dxa"/>
            </w:tcMar>
            <w:vAlign w:val="center"/>
          </w:tcPr>
          <w:p w14:paraId="32C8EB49" w14:textId="56630AC3" w:rsidR="001D6D33" w:rsidRDefault="005903C4">
            <w:pPr>
              <w:spacing w:before="20" w:after="20"/>
            </w:pPr>
            <w:r w:rsidRPr="005903C4">
              <w:rPr>
                <w:sz w:val="15"/>
              </w:rPr>
              <w:t>SAP4HANA</w:t>
            </w:r>
          </w:p>
        </w:tc>
      </w:tr>
      <w:tr w:rsidR="001D6D33" w14:paraId="68506B58" w14:textId="77777777" w:rsidTr="34C865D4">
        <w:trPr>
          <w:jc w:val="center"/>
        </w:trPr>
        <w:tc>
          <w:tcPr>
            <w:tcW w:w="2304" w:type="dxa"/>
            <w:tcMar>
              <w:top w:w="40" w:type="dxa"/>
              <w:left w:w="80" w:type="dxa"/>
              <w:bottom w:w="40" w:type="dxa"/>
              <w:right w:w="80" w:type="dxa"/>
            </w:tcMar>
            <w:vAlign w:val="center"/>
          </w:tcPr>
          <w:p w14:paraId="02DE2F6A" w14:textId="77777777" w:rsidR="001D6D33" w:rsidRDefault="002D2DD4">
            <w:pPr>
              <w:spacing w:before="20" w:after="20"/>
            </w:pPr>
            <w:r>
              <w:rPr>
                <w:sz w:val="15"/>
              </w:rPr>
              <w:t>Gastos fijos (IPC)</w:t>
            </w:r>
          </w:p>
        </w:tc>
        <w:tc>
          <w:tcPr>
            <w:tcW w:w="3600" w:type="dxa"/>
            <w:tcMar>
              <w:top w:w="40" w:type="dxa"/>
              <w:left w:w="80" w:type="dxa"/>
              <w:bottom w:w="40" w:type="dxa"/>
              <w:right w:w="80" w:type="dxa"/>
            </w:tcMar>
            <w:vAlign w:val="center"/>
          </w:tcPr>
          <w:p w14:paraId="20CDA6F6" w14:textId="77777777" w:rsidR="001D6D33" w:rsidRDefault="002D2DD4">
            <w:pPr>
              <w:spacing w:before="20" w:after="20"/>
            </w:pPr>
            <w:r>
              <w:rPr>
                <w:sz w:val="15"/>
              </w:rPr>
              <w:t>Honorarios, servicios públicos, asistencia técnica</w:t>
            </w:r>
          </w:p>
        </w:tc>
        <w:tc>
          <w:tcPr>
            <w:tcW w:w="2448" w:type="dxa"/>
            <w:tcMar>
              <w:top w:w="40" w:type="dxa"/>
              <w:left w:w="80" w:type="dxa"/>
              <w:bottom w:w="40" w:type="dxa"/>
              <w:right w:w="80" w:type="dxa"/>
            </w:tcMar>
            <w:vAlign w:val="center"/>
          </w:tcPr>
          <w:p w14:paraId="0C8B00B7" w14:textId="77777777" w:rsidR="001D6D33" w:rsidRDefault="002D2DD4">
            <w:pPr>
              <w:spacing w:before="20" w:after="20"/>
            </w:pPr>
            <w:r>
              <w:rPr>
                <w:sz w:val="15"/>
              </w:rPr>
              <w:t>Histórico N-1 × IPC</w:t>
            </w:r>
          </w:p>
        </w:tc>
        <w:tc>
          <w:tcPr>
            <w:tcW w:w="1152" w:type="dxa"/>
            <w:tcMar>
              <w:top w:w="40" w:type="dxa"/>
              <w:left w:w="80" w:type="dxa"/>
              <w:bottom w:w="40" w:type="dxa"/>
              <w:right w:w="80" w:type="dxa"/>
            </w:tcMar>
            <w:vAlign w:val="center"/>
          </w:tcPr>
          <w:p w14:paraId="4BA732B0" w14:textId="66FCF1EF" w:rsidR="001D6D33" w:rsidRDefault="005903C4">
            <w:pPr>
              <w:spacing w:before="20" w:after="20"/>
            </w:pPr>
            <w:r w:rsidRPr="005903C4">
              <w:rPr>
                <w:sz w:val="15"/>
              </w:rPr>
              <w:t>SAP4HANA</w:t>
            </w:r>
          </w:p>
        </w:tc>
      </w:tr>
    </w:tbl>
    <w:p w14:paraId="7032EDE6" w14:textId="77777777" w:rsidR="001D6D33" w:rsidRDefault="001D6D33">
      <w:pPr>
        <w:spacing w:after="80"/>
      </w:pPr>
    </w:p>
    <w:p w14:paraId="6CDD9613" w14:textId="77777777" w:rsidR="001D6D33" w:rsidRDefault="002D2DD4">
      <w:pPr>
        <w:pStyle w:val="Heading2"/>
        <w:spacing w:before="200" w:after="80"/>
      </w:pPr>
      <w:bookmarkStart w:id="445" w:name="_Toc231905270"/>
      <w:r>
        <w:t>Estructura organizativa relevante</w:t>
      </w:r>
      <w:bookmarkEnd w:id="445"/>
    </w:p>
    <w:p w14:paraId="0BD34B1F" w14:textId="4F8C4992" w:rsidR="001D6D33" w:rsidRDefault="61D21D5B">
      <w:pPr>
        <w:spacing w:after="120"/>
        <w:jc w:val="both"/>
      </w:pPr>
      <w:r>
        <w:t xml:space="preserve">Transprensa opera bajo una estructura matricial: una dirección nacional centralizada en </w:t>
      </w:r>
      <w:r w:rsidR="3FDAEE3A">
        <w:t>Yumbo</w:t>
      </w:r>
      <w:r>
        <w:t xml:space="preserve"> con 21 regionales operativas distribuidas en el país.</w:t>
      </w:r>
    </w:p>
    <w:tbl>
      <w:tblPr>
        <w:tblStyle w:val="Fanalca"/>
        <w:tblW w:w="0" w:type="auto"/>
        <w:jc w:val="center"/>
        <w:tblLayout w:type="fixed"/>
        <w:tblLook w:val="04A0" w:firstRow="1" w:lastRow="0" w:firstColumn="1" w:lastColumn="0" w:noHBand="0" w:noVBand="1"/>
      </w:tblPr>
      <w:tblGrid>
        <w:gridCol w:w="2160"/>
        <w:gridCol w:w="3600"/>
        <w:gridCol w:w="1872"/>
        <w:gridCol w:w="1872"/>
      </w:tblGrid>
      <w:tr w:rsidR="001D6D33" w14:paraId="5A0C7357"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160" w:type="dxa"/>
            <w:tcMar>
              <w:top w:w="40" w:type="dxa"/>
              <w:left w:w="80" w:type="dxa"/>
              <w:bottom w:w="40" w:type="dxa"/>
              <w:right w:w="80" w:type="dxa"/>
            </w:tcMar>
            <w:vAlign w:val="center"/>
          </w:tcPr>
          <w:p w14:paraId="43F58D3F" w14:textId="77777777" w:rsidR="001D6D33" w:rsidRDefault="002D2DD4">
            <w:pPr>
              <w:spacing w:before="20" w:after="20"/>
              <w:jc w:val="center"/>
            </w:pPr>
            <w:r>
              <w:rPr>
                <w:b/>
                <w:color w:val="FFFFFF"/>
                <w:sz w:val="17"/>
              </w:rPr>
              <w:t>Entidad organizativa</w:t>
            </w:r>
          </w:p>
        </w:tc>
        <w:tc>
          <w:tcPr>
            <w:tcW w:w="3600" w:type="dxa"/>
            <w:tcMar>
              <w:top w:w="40" w:type="dxa"/>
              <w:left w:w="80" w:type="dxa"/>
              <w:bottom w:w="40" w:type="dxa"/>
              <w:right w:w="80" w:type="dxa"/>
            </w:tcMar>
            <w:vAlign w:val="center"/>
          </w:tcPr>
          <w:p w14:paraId="3E389170" w14:textId="77777777" w:rsidR="001D6D33" w:rsidRDefault="002D2DD4">
            <w:pPr>
              <w:spacing w:before="20" w:after="20"/>
              <w:jc w:val="center"/>
            </w:pPr>
            <w:r>
              <w:rPr>
                <w:b/>
                <w:color w:val="FFFFFF"/>
                <w:sz w:val="17"/>
              </w:rPr>
              <w:t>Descripción</w:t>
            </w:r>
          </w:p>
        </w:tc>
        <w:tc>
          <w:tcPr>
            <w:tcW w:w="1872" w:type="dxa"/>
            <w:tcMar>
              <w:top w:w="40" w:type="dxa"/>
              <w:left w:w="80" w:type="dxa"/>
              <w:bottom w:w="40" w:type="dxa"/>
              <w:right w:w="80" w:type="dxa"/>
            </w:tcMar>
            <w:vAlign w:val="center"/>
          </w:tcPr>
          <w:p w14:paraId="1B305094" w14:textId="77777777" w:rsidR="001D6D33" w:rsidRDefault="002D2DD4">
            <w:pPr>
              <w:spacing w:before="20" w:after="20"/>
              <w:jc w:val="center"/>
            </w:pPr>
            <w:r>
              <w:rPr>
                <w:b/>
                <w:color w:val="FFFFFF"/>
                <w:sz w:val="17"/>
              </w:rPr>
              <w:t>Dimensión SAC</w:t>
            </w:r>
          </w:p>
        </w:tc>
        <w:tc>
          <w:tcPr>
            <w:tcW w:w="1872" w:type="dxa"/>
            <w:tcMar>
              <w:top w:w="40" w:type="dxa"/>
              <w:left w:w="80" w:type="dxa"/>
              <w:bottom w:w="40" w:type="dxa"/>
              <w:right w:w="80" w:type="dxa"/>
            </w:tcMar>
            <w:vAlign w:val="center"/>
          </w:tcPr>
          <w:p w14:paraId="278FFDE8" w14:textId="77777777" w:rsidR="001D6D33" w:rsidRDefault="002D2DD4">
            <w:pPr>
              <w:spacing w:before="20" w:after="20"/>
              <w:jc w:val="center"/>
            </w:pPr>
            <w:r>
              <w:rPr>
                <w:b/>
                <w:color w:val="FFFFFF"/>
                <w:sz w:val="17"/>
              </w:rPr>
              <w:t>Ejemplos</w:t>
            </w:r>
          </w:p>
        </w:tc>
      </w:tr>
      <w:tr w:rsidR="001D6D33" w14:paraId="7ACCD166" w14:textId="77777777" w:rsidTr="34C865D4">
        <w:trPr>
          <w:jc w:val="center"/>
        </w:trPr>
        <w:tc>
          <w:tcPr>
            <w:tcW w:w="2160" w:type="dxa"/>
            <w:tcMar>
              <w:top w:w="40" w:type="dxa"/>
              <w:left w:w="80" w:type="dxa"/>
              <w:bottom w:w="40" w:type="dxa"/>
              <w:right w:w="80" w:type="dxa"/>
            </w:tcMar>
            <w:vAlign w:val="center"/>
          </w:tcPr>
          <w:p w14:paraId="2AB1A414" w14:textId="77777777" w:rsidR="001D6D33" w:rsidRDefault="002D2DD4">
            <w:pPr>
              <w:spacing w:before="20" w:after="20"/>
            </w:pPr>
            <w:r>
              <w:rPr>
                <w:sz w:val="15"/>
              </w:rPr>
              <w:t>Sociedad</w:t>
            </w:r>
          </w:p>
        </w:tc>
        <w:tc>
          <w:tcPr>
            <w:tcW w:w="3600" w:type="dxa"/>
            <w:tcMar>
              <w:top w:w="40" w:type="dxa"/>
              <w:left w:w="80" w:type="dxa"/>
              <w:bottom w:w="40" w:type="dxa"/>
              <w:right w:w="80" w:type="dxa"/>
            </w:tcMar>
            <w:vAlign w:val="center"/>
          </w:tcPr>
          <w:p w14:paraId="7BF05413" w14:textId="77777777" w:rsidR="001D6D33" w:rsidRDefault="002D2DD4">
            <w:pPr>
              <w:spacing w:before="20" w:after="20"/>
            </w:pPr>
            <w:r>
              <w:rPr>
                <w:sz w:val="15"/>
              </w:rPr>
              <w:t>Unidad legal de reporte financiero</w:t>
            </w:r>
          </w:p>
        </w:tc>
        <w:tc>
          <w:tcPr>
            <w:tcW w:w="1872" w:type="dxa"/>
            <w:tcMar>
              <w:top w:w="40" w:type="dxa"/>
              <w:left w:w="80" w:type="dxa"/>
              <w:bottom w:w="40" w:type="dxa"/>
              <w:right w:w="80" w:type="dxa"/>
            </w:tcMar>
            <w:vAlign w:val="center"/>
          </w:tcPr>
          <w:p w14:paraId="4DD661AD" w14:textId="77777777" w:rsidR="001D6D33" w:rsidRDefault="002D2DD4">
            <w:pPr>
              <w:spacing w:before="20" w:after="20"/>
            </w:pPr>
            <w:r>
              <w:rPr>
                <w:sz w:val="15"/>
              </w:rPr>
              <w:t>SOCIEDAD_TRANS</w:t>
            </w:r>
          </w:p>
        </w:tc>
        <w:tc>
          <w:tcPr>
            <w:tcW w:w="1872" w:type="dxa"/>
            <w:tcMar>
              <w:top w:w="40" w:type="dxa"/>
              <w:left w:w="80" w:type="dxa"/>
              <w:bottom w:w="40" w:type="dxa"/>
              <w:right w:w="80" w:type="dxa"/>
            </w:tcMar>
            <w:vAlign w:val="center"/>
          </w:tcPr>
          <w:p w14:paraId="346DFE98" w14:textId="77777777" w:rsidR="001D6D33" w:rsidRDefault="002D2DD4">
            <w:pPr>
              <w:spacing w:before="20" w:after="20"/>
            </w:pPr>
            <w:r>
              <w:rPr>
                <w:sz w:val="15"/>
              </w:rPr>
              <w:t>Transprensa S.A.S.</w:t>
            </w:r>
          </w:p>
        </w:tc>
      </w:tr>
      <w:tr w:rsidR="001D6D33" w14:paraId="29C9AA22" w14:textId="77777777" w:rsidTr="34C865D4">
        <w:trPr>
          <w:jc w:val="center"/>
        </w:trPr>
        <w:tc>
          <w:tcPr>
            <w:tcW w:w="2160" w:type="dxa"/>
            <w:shd w:val="clear" w:color="auto" w:fill="F2F6FC"/>
            <w:tcMar>
              <w:top w:w="40" w:type="dxa"/>
              <w:left w:w="80" w:type="dxa"/>
              <w:bottom w:w="40" w:type="dxa"/>
              <w:right w:w="80" w:type="dxa"/>
            </w:tcMar>
            <w:vAlign w:val="center"/>
          </w:tcPr>
          <w:p w14:paraId="1E8A4180" w14:textId="77777777" w:rsidR="001D6D33" w:rsidRDefault="002D2DD4">
            <w:pPr>
              <w:spacing w:before="20" w:after="20"/>
            </w:pPr>
            <w:r>
              <w:rPr>
                <w:sz w:val="15"/>
              </w:rPr>
              <w:t>Regional / Sede</w:t>
            </w:r>
          </w:p>
        </w:tc>
        <w:tc>
          <w:tcPr>
            <w:tcW w:w="3600" w:type="dxa"/>
            <w:shd w:val="clear" w:color="auto" w:fill="F2F6FC"/>
            <w:tcMar>
              <w:top w:w="40" w:type="dxa"/>
              <w:left w:w="80" w:type="dxa"/>
              <w:bottom w:w="40" w:type="dxa"/>
              <w:right w:w="80" w:type="dxa"/>
            </w:tcMar>
            <w:vAlign w:val="center"/>
          </w:tcPr>
          <w:p w14:paraId="38FF8053" w14:textId="77777777" w:rsidR="001D6D33" w:rsidRDefault="002D2DD4">
            <w:pPr>
              <w:spacing w:before="20" w:after="20"/>
            </w:pPr>
            <w:r>
              <w:rPr>
                <w:sz w:val="15"/>
              </w:rPr>
              <w:t>21 regionales operativas en Colombia</w:t>
            </w:r>
          </w:p>
        </w:tc>
        <w:tc>
          <w:tcPr>
            <w:tcW w:w="1872" w:type="dxa"/>
            <w:shd w:val="clear" w:color="auto" w:fill="F2F6FC"/>
            <w:tcMar>
              <w:top w:w="40" w:type="dxa"/>
              <w:left w:w="80" w:type="dxa"/>
              <w:bottom w:w="40" w:type="dxa"/>
              <w:right w:w="80" w:type="dxa"/>
            </w:tcMar>
            <w:vAlign w:val="center"/>
          </w:tcPr>
          <w:p w14:paraId="3CEACC2A" w14:textId="77777777" w:rsidR="001D6D33" w:rsidRDefault="002D2DD4">
            <w:pPr>
              <w:spacing w:before="20" w:after="20"/>
            </w:pPr>
            <w:r>
              <w:rPr>
                <w:sz w:val="15"/>
              </w:rPr>
              <w:t>CEBE_TRANS</w:t>
            </w:r>
          </w:p>
        </w:tc>
        <w:tc>
          <w:tcPr>
            <w:tcW w:w="1872" w:type="dxa"/>
            <w:shd w:val="clear" w:color="auto" w:fill="F2F6FC"/>
            <w:tcMar>
              <w:top w:w="40" w:type="dxa"/>
              <w:left w:w="80" w:type="dxa"/>
              <w:bottom w:w="40" w:type="dxa"/>
              <w:right w:w="80" w:type="dxa"/>
            </w:tcMar>
            <w:vAlign w:val="center"/>
          </w:tcPr>
          <w:p w14:paraId="16A74333" w14:textId="77777777" w:rsidR="001D6D33" w:rsidRDefault="002D2DD4">
            <w:pPr>
              <w:spacing w:before="20" w:after="20"/>
            </w:pPr>
            <w:r>
              <w:rPr>
                <w:sz w:val="15"/>
              </w:rPr>
              <w:t>Antioquia, Valle, Cundinamarca, Eje Cafetero</w:t>
            </w:r>
          </w:p>
        </w:tc>
      </w:tr>
      <w:tr w:rsidR="001D6D33" w14:paraId="7B4EB802" w14:textId="77777777" w:rsidTr="34C865D4">
        <w:trPr>
          <w:jc w:val="center"/>
        </w:trPr>
        <w:tc>
          <w:tcPr>
            <w:tcW w:w="2160" w:type="dxa"/>
            <w:tcMar>
              <w:top w:w="40" w:type="dxa"/>
              <w:left w:w="80" w:type="dxa"/>
              <w:bottom w:w="40" w:type="dxa"/>
              <w:right w:w="80" w:type="dxa"/>
            </w:tcMar>
            <w:vAlign w:val="center"/>
          </w:tcPr>
          <w:p w14:paraId="3890B371" w14:textId="77777777" w:rsidR="001D6D33" w:rsidRDefault="002D2DD4">
            <w:pPr>
              <w:spacing w:before="20" w:after="20"/>
            </w:pPr>
            <w:r>
              <w:rPr>
                <w:sz w:val="15"/>
              </w:rPr>
              <w:t>CRM</w:t>
            </w:r>
          </w:p>
        </w:tc>
        <w:tc>
          <w:tcPr>
            <w:tcW w:w="3600" w:type="dxa"/>
            <w:tcMar>
              <w:top w:w="40" w:type="dxa"/>
              <w:left w:w="80" w:type="dxa"/>
              <w:bottom w:w="40" w:type="dxa"/>
              <w:right w:w="80" w:type="dxa"/>
            </w:tcMar>
            <w:vAlign w:val="center"/>
          </w:tcPr>
          <w:p w14:paraId="2240CEC5" w14:textId="77777777" w:rsidR="001D6D33" w:rsidRDefault="002D2DD4">
            <w:pPr>
              <w:spacing w:before="20" w:after="20"/>
            </w:pPr>
            <w:r>
              <w:rPr>
                <w:sz w:val="15"/>
              </w:rPr>
              <w:t>46 Centros de Recibo de Mercancía (propios y externos)</w:t>
            </w:r>
          </w:p>
        </w:tc>
        <w:tc>
          <w:tcPr>
            <w:tcW w:w="1872" w:type="dxa"/>
            <w:tcMar>
              <w:top w:w="40" w:type="dxa"/>
              <w:left w:w="80" w:type="dxa"/>
              <w:bottom w:w="40" w:type="dxa"/>
              <w:right w:w="80" w:type="dxa"/>
            </w:tcMar>
            <w:vAlign w:val="center"/>
          </w:tcPr>
          <w:p w14:paraId="2B491171" w14:textId="77777777" w:rsidR="001D6D33" w:rsidRDefault="002D2DD4">
            <w:pPr>
              <w:spacing w:before="20" w:after="20"/>
            </w:pPr>
            <w:r>
              <w:rPr>
                <w:sz w:val="15"/>
              </w:rPr>
              <w:t>CLIENTE / CEBE</w:t>
            </w:r>
          </w:p>
        </w:tc>
        <w:tc>
          <w:tcPr>
            <w:tcW w:w="1872" w:type="dxa"/>
            <w:tcMar>
              <w:top w:w="40" w:type="dxa"/>
              <w:left w:w="80" w:type="dxa"/>
              <w:bottom w:w="40" w:type="dxa"/>
              <w:right w:w="80" w:type="dxa"/>
            </w:tcMar>
            <w:vAlign w:val="center"/>
          </w:tcPr>
          <w:p w14:paraId="2D2EE688" w14:textId="77777777" w:rsidR="001D6D33" w:rsidRDefault="002D2DD4">
            <w:pPr>
              <w:spacing w:before="20" w:after="20"/>
            </w:pPr>
            <w:r>
              <w:rPr>
                <w:sz w:val="15"/>
              </w:rPr>
              <w:t>CRM Antioquia, CRM Valle, CRM Santa Marta</w:t>
            </w:r>
          </w:p>
        </w:tc>
      </w:tr>
      <w:tr w:rsidR="001D6D33" w14:paraId="1D086BDA" w14:textId="77777777" w:rsidTr="34C865D4">
        <w:trPr>
          <w:jc w:val="center"/>
        </w:trPr>
        <w:tc>
          <w:tcPr>
            <w:tcW w:w="2160" w:type="dxa"/>
            <w:shd w:val="clear" w:color="auto" w:fill="F2F6FC"/>
            <w:tcMar>
              <w:top w:w="40" w:type="dxa"/>
              <w:left w:w="80" w:type="dxa"/>
              <w:bottom w:w="40" w:type="dxa"/>
              <w:right w:w="80" w:type="dxa"/>
            </w:tcMar>
            <w:vAlign w:val="center"/>
          </w:tcPr>
          <w:p w14:paraId="15F6254E" w14:textId="77777777" w:rsidR="001D6D33" w:rsidRDefault="002D2DD4">
            <w:pPr>
              <w:spacing w:before="20" w:after="20"/>
            </w:pPr>
            <w:r>
              <w:rPr>
                <w:sz w:val="15"/>
              </w:rPr>
              <w:t>Tipo de servicio</w:t>
            </w:r>
          </w:p>
        </w:tc>
        <w:tc>
          <w:tcPr>
            <w:tcW w:w="3600" w:type="dxa"/>
            <w:shd w:val="clear" w:color="auto" w:fill="F2F6FC"/>
            <w:tcMar>
              <w:top w:w="40" w:type="dxa"/>
              <w:left w:w="80" w:type="dxa"/>
              <w:bottom w:w="40" w:type="dxa"/>
              <w:right w:w="80" w:type="dxa"/>
            </w:tcMar>
            <w:vAlign w:val="center"/>
          </w:tcPr>
          <w:p w14:paraId="1F01EF7D" w14:textId="77777777" w:rsidR="001D6D33" w:rsidRDefault="002D2DD4">
            <w:pPr>
              <w:spacing w:before="20" w:after="20"/>
            </w:pPr>
            <w:r>
              <w:rPr>
                <w:sz w:val="15"/>
              </w:rPr>
              <w:t>Línea de negocio / canal de venta</w:t>
            </w:r>
          </w:p>
        </w:tc>
        <w:tc>
          <w:tcPr>
            <w:tcW w:w="1872" w:type="dxa"/>
            <w:shd w:val="clear" w:color="auto" w:fill="F2F6FC"/>
            <w:tcMar>
              <w:top w:w="40" w:type="dxa"/>
              <w:left w:w="80" w:type="dxa"/>
              <w:bottom w:w="40" w:type="dxa"/>
              <w:right w:w="80" w:type="dxa"/>
            </w:tcMar>
            <w:vAlign w:val="center"/>
          </w:tcPr>
          <w:p w14:paraId="284D5332" w14:textId="77777777" w:rsidR="001D6D33" w:rsidRDefault="002D2DD4">
            <w:pPr>
              <w:spacing w:before="20" w:after="20"/>
            </w:pPr>
            <w:r>
              <w:rPr>
                <w:sz w:val="15"/>
              </w:rPr>
              <w:t>SERVICIO</w:t>
            </w:r>
          </w:p>
        </w:tc>
        <w:tc>
          <w:tcPr>
            <w:tcW w:w="1872" w:type="dxa"/>
            <w:shd w:val="clear" w:color="auto" w:fill="F2F6FC"/>
            <w:tcMar>
              <w:top w:w="40" w:type="dxa"/>
              <w:left w:w="80" w:type="dxa"/>
              <w:bottom w:w="40" w:type="dxa"/>
              <w:right w:w="80" w:type="dxa"/>
            </w:tcMar>
            <w:vAlign w:val="center"/>
          </w:tcPr>
          <w:p w14:paraId="397D7543" w14:textId="77777777" w:rsidR="001D6D33" w:rsidRDefault="002D2DD4">
            <w:pPr>
              <w:spacing w:before="20" w:after="20"/>
            </w:pPr>
            <w:r>
              <w:rPr>
                <w:sz w:val="15"/>
              </w:rPr>
              <w:t>Paqueteo, Masivo, Almacenamiento, Dedicados</w:t>
            </w:r>
          </w:p>
        </w:tc>
      </w:tr>
      <w:tr w:rsidR="001D6D33" w14:paraId="0740AB45" w14:textId="77777777" w:rsidTr="34C865D4">
        <w:trPr>
          <w:jc w:val="center"/>
        </w:trPr>
        <w:tc>
          <w:tcPr>
            <w:tcW w:w="2160" w:type="dxa"/>
            <w:tcMar>
              <w:top w:w="40" w:type="dxa"/>
              <w:left w:w="80" w:type="dxa"/>
              <w:bottom w:w="40" w:type="dxa"/>
              <w:right w:w="80" w:type="dxa"/>
            </w:tcMar>
            <w:vAlign w:val="center"/>
          </w:tcPr>
          <w:p w14:paraId="671E3BDF" w14:textId="77777777" w:rsidR="001D6D33" w:rsidRDefault="002D2DD4">
            <w:pPr>
              <w:spacing w:before="20" w:after="20"/>
            </w:pPr>
            <w:r>
              <w:rPr>
                <w:sz w:val="15"/>
              </w:rPr>
              <w:t>Centro de costo</w:t>
            </w:r>
          </w:p>
        </w:tc>
        <w:tc>
          <w:tcPr>
            <w:tcW w:w="3600" w:type="dxa"/>
            <w:tcMar>
              <w:top w:w="40" w:type="dxa"/>
              <w:left w:w="80" w:type="dxa"/>
              <w:bottom w:w="40" w:type="dxa"/>
              <w:right w:w="80" w:type="dxa"/>
            </w:tcMar>
            <w:vAlign w:val="center"/>
          </w:tcPr>
          <w:p w14:paraId="0DEBC443" w14:textId="77777777" w:rsidR="001D6D33" w:rsidRDefault="002D2DD4">
            <w:pPr>
              <w:spacing w:before="20" w:after="20"/>
            </w:pPr>
            <w:r>
              <w:rPr>
                <w:sz w:val="15"/>
              </w:rPr>
              <w:t>Unidad funcional para asignación de costos</w:t>
            </w:r>
          </w:p>
        </w:tc>
        <w:tc>
          <w:tcPr>
            <w:tcW w:w="1872" w:type="dxa"/>
            <w:tcMar>
              <w:top w:w="40" w:type="dxa"/>
              <w:left w:w="80" w:type="dxa"/>
              <w:bottom w:w="40" w:type="dxa"/>
              <w:right w:w="80" w:type="dxa"/>
            </w:tcMar>
            <w:vAlign w:val="center"/>
          </w:tcPr>
          <w:p w14:paraId="28D5078C" w14:textId="77777777" w:rsidR="001D6D33" w:rsidRDefault="002D2DD4">
            <w:pPr>
              <w:spacing w:before="20" w:after="20"/>
            </w:pPr>
            <w:r>
              <w:rPr>
                <w:sz w:val="15"/>
              </w:rPr>
              <w:t>CECOS_TRANS</w:t>
            </w:r>
          </w:p>
        </w:tc>
        <w:tc>
          <w:tcPr>
            <w:tcW w:w="1872" w:type="dxa"/>
            <w:tcMar>
              <w:top w:w="40" w:type="dxa"/>
              <w:left w:w="80" w:type="dxa"/>
              <w:bottom w:w="40" w:type="dxa"/>
              <w:right w:w="80" w:type="dxa"/>
            </w:tcMar>
            <w:vAlign w:val="center"/>
          </w:tcPr>
          <w:p w14:paraId="0F8F4B19" w14:textId="77777777" w:rsidR="001D6D33" w:rsidRDefault="002D2DD4">
            <w:pPr>
              <w:spacing w:before="20" w:after="20"/>
            </w:pPr>
            <w:r>
              <w:rPr>
                <w:sz w:val="15"/>
              </w:rPr>
              <w:t>Plataforma Regional, Ruta, Fuerza de Ventas</w:t>
            </w:r>
          </w:p>
        </w:tc>
      </w:tr>
      <w:tr w:rsidR="001D6D33" w14:paraId="53496653" w14:textId="77777777" w:rsidTr="34C865D4">
        <w:trPr>
          <w:jc w:val="center"/>
        </w:trPr>
        <w:tc>
          <w:tcPr>
            <w:tcW w:w="2160" w:type="dxa"/>
            <w:shd w:val="clear" w:color="auto" w:fill="F2F6FC"/>
            <w:tcMar>
              <w:top w:w="40" w:type="dxa"/>
              <w:left w:w="80" w:type="dxa"/>
              <w:bottom w:w="40" w:type="dxa"/>
              <w:right w:w="80" w:type="dxa"/>
            </w:tcMar>
            <w:vAlign w:val="center"/>
          </w:tcPr>
          <w:p w14:paraId="56F7177C" w14:textId="77777777" w:rsidR="001D6D33" w:rsidRDefault="002D2DD4">
            <w:pPr>
              <w:spacing w:before="20" w:after="20"/>
            </w:pPr>
            <w:r>
              <w:rPr>
                <w:sz w:val="15"/>
              </w:rPr>
              <w:t>Centro de beneficio</w:t>
            </w:r>
          </w:p>
        </w:tc>
        <w:tc>
          <w:tcPr>
            <w:tcW w:w="3600" w:type="dxa"/>
            <w:shd w:val="clear" w:color="auto" w:fill="F2F6FC"/>
            <w:tcMar>
              <w:top w:w="40" w:type="dxa"/>
              <w:left w:w="80" w:type="dxa"/>
              <w:bottom w:w="40" w:type="dxa"/>
              <w:right w:w="80" w:type="dxa"/>
            </w:tcMar>
            <w:vAlign w:val="center"/>
          </w:tcPr>
          <w:p w14:paraId="604CCA55" w14:textId="77777777" w:rsidR="001D6D33" w:rsidRDefault="002D2DD4">
            <w:pPr>
              <w:spacing w:before="20" w:after="20"/>
            </w:pPr>
            <w:r>
              <w:rPr>
                <w:sz w:val="15"/>
              </w:rPr>
              <w:t>Agrupación por tipo de servicio / negocio</w:t>
            </w:r>
          </w:p>
        </w:tc>
        <w:tc>
          <w:tcPr>
            <w:tcW w:w="1872" w:type="dxa"/>
            <w:shd w:val="clear" w:color="auto" w:fill="F2F6FC"/>
            <w:tcMar>
              <w:top w:w="40" w:type="dxa"/>
              <w:left w:w="80" w:type="dxa"/>
              <w:bottom w:w="40" w:type="dxa"/>
              <w:right w:w="80" w:type="dxa"/>
            </w:tcMar>
            <w:vAlign w:val="center"/>
          </w:tcPr>
          <w:p w14:paraId="7CFB1A5B" w14:textId="77777777" w:rsidR="001D6D33" w:rsidRDefault="002D2DD4">
            <w:pPr>
              <w:spacing w:before="20" w:after="20"/>
            </w:pPr>
            <w:r>
              <w:rPr>
                <w:sz w:val="15"/>
              </w:rPr>
              <w:t>CEBE_TRANS</w:t>
            </w:r>
          </w:p>
        </w:tc>
        <w:tc>
          <w:tcPr>
            <w:tcW w:w="1872" w:type="dxa"/>
            <w:shd w:val="clear" w:color="auto" w:fill="F2F6FC"/>
            <w:tcMar>
              <w:top w:w="40" w:type="dxa"/>
              <w:left w:w="80" w:type="dxa"/>
              <w:bottom w:w="40" w:type="dxa"/>
              <w:right w:w="80" w:type="dxa"/>
            </w:tcMar>
            <w:vAlign w:val="center"/>
          </w:tcPr>
          <w:p w14:paraId="482F2273" w14:textId="77777777" w:rsidR="001D6D33" w:rsidRDefault="002D2DD4">
            <w:pPr>
              <w:spacing w:before="20" w:after="20"/>
            </w:pPr>
            <w:r>
              <w:rPr>
                <w:sz w:val="15"/>
              </w:rPr>
              <w:t>Paqueteo, Masivo, Almacenamiento</w:t>
            </w:r>
          </w:p>
        </w:tc>
      </w:tr>
      <w:tr w:rsidR="001D6D33" w14:paraId="502BE9E1" w14:textId="77777777" w:rsidTr="34C865D4">
        <w:trPr>
          <w:jc w:val="center"/>
        </w:trPr>
        <w:tc>
          <w:tcPr>
            <w:tcW w:w="2160" w:type="dxa"/>
            <w:tcMar>
              <w:top w:w="40" w:type="dxa"/>
              <w:left w:w="80" w:type="dxa"/>
              <w:bottom w:w="40" w:type="dxa"/>
              <w:right w:w="80" w:type="dxa"/>
            </w:tcMar>
            <w:vAlign w:val="center"/>
          </w:tcPr>
          <w:p w14:paraId="41E7621B" w14:textId="77777777" w:rsidR="001D6D33" w:rsidRDefault="002D2DD4">
            <w:pPr>
              <w:spacing w:before="20" w:after="20"/>
            </w:pPr>
            <w:r>
              <w:rPr>
                <w:sz w:val="15"/>
              </w:rPr>
              <w:t>Cliente especial</w:t>
            </w:r>
          </w:p>
        </w:tc>
        <w:tc>
          <w:tcPr>
            <w:tcW w:w="3600" w:type="dxa"/>
            <w:tcMar>
              <w:top w:w="40" w:type="dxa"/>
              <w:left w:w="80" w:type="dxa"/>
              <w:bottom w:w="40" w:type="dxa"/>
              <w:right w:w="80" w:type="dxa"/>
            </w:tcMar>
            <w:vAlign w:val="center"/>
          </w:tcPr>
          <w:p w14:paraId="64AB8B7C" w14:textId="77777777" w:rsidR="001D6D33" w:rsidRDefault="002D2DD4">
            <w:pPr>
              <w:spacing w:before="20" w:after="20"/>
            </w:pPr>
            <w:r>
              <w:rPr>
                <w:sz w:val="15"/>
              </w:rPr>
              <w:t>Clientes de alta representatividad (≈30% de ingresos)</w:t>
            </w:r>
          </w:p>
        </w:tc>
        <w:tc>
          <w:tcPr>
            <w:tcW w:w="1872" w:type="dxa"/>
            <w:tcMar>
              <w:top w:w="40" w:type="dxa"/>
              <w:left w:w="80" w:type="dxa"/>
              <w:bottom w:w="40" w:type="dxa"/>
              <w:right w:w="80" w:type="dxa"/>
            </w:tcMar>
            <w:vAlign w:val="center"/>
          </w:tcPr>
          <w:p w14:paraId="2413008C" w14:textId="77777777" w:rsidR="001D6D33" w:rsidRDefault="002D2DD4">
            <w:pPr>
              <w:spacing w:before="20" w:after="20"/>
            </w:pPr>
            <w:r>
              <w:rPr>
                <w:sz w:val="15"/>
              </w:rPr>
              <w:t>CLIENTE</w:t>
            </w:r>
          </w:p>
        </w:tc>
        <w:tc>
          <w:tcPr>
            <w:tcW w:w="1872" w:type="dxa"/>
            <w:tcMar>
              <w:top w:w="40" w:type="dxa"/>
              <w:left w:w="80" w:type="dxa"/>
              <w:bottom w:w="40" w:type="dxa"/>
              <w:right w:w="80" w:type="dxa"/>
            </w:tcMar>
            <w:vAlign w:val="center"/>
          </w:tcPr>
          <w:p w14:paraId="0808AEF0" w14:textId="59461AFE" w:rsidR="001D6D33" w:rsidRDefault="38C8E9CA">
            <w:pPr>
              <w:spacing w:before="20" w:after="20"/>
            </w:pPr>
            <w:r w:rsidRPr="34C865D4">
              <w:rPr>
                <w:sz w:val="15"/>
                <w:szCs w:val="15"/>
              </w:rPr>
              <w:t xml:space="preserve">Ingreso, </w:t>
            </w:r>
            <w:r w:rsidR="35D3E518" w:rsidRPr="34C865D4">
              <w:rPr>
                <w:sz w:val="15"/>
                <w:szCs w:val="15"/>
              </w:rPr>
              <w:t>D1</w:t>
            </w:r>
            <w:r w:rsidRPr="34C865D4">
              <w:rPr>
                <w:sz w:val="15"/>
                <w:szCs w:val="15"/>
              </w:rPr>
              <w:t xml:space="preserve">, </w:t>
            </w:r>
            <w:r w:rsidR="47D8EABA" w:rsidRPr="34C865D4">
              <w:rPr>
                <w:sz w:val="15"/>
                <w:szCs w:val="15"/>
              </w:rPr>
              <w:t>I</w:t>
            </w:r>
            <w:r w:rsidR="19793946" w:rsidRPr="34C865D4">
              <w:rPr>
                <w:sz w:val="15"/>
                <w:szCs w:val="15"/>
              </w:rPr>
              <w:t>ngredion y</w:t>
            </w:r>
            <w:r w:rsidR="3072A0B0" w:rsidRPr="34C865D4">
              <w:rPr>
                <w:sz w:val="15"/>
                <w:szCs w:val="15"/>
              </w:rPr>
              <w:t xml:space="preserve"> S</w:t>
            </w:r>
            <w:r w:rsidR="7D848BC9" w:rsidRPr="34C865D4">
              <w:rPr>
                <w:sz w:val="15"/>
                <w:szCs w:val="15"/>
              </w:rPr>
              <w:t xml:space="preserve">odimac </w:t>
            </w:r>
            <w:r w:rsidRPr="34C865D4">
              <w:rPr>
                <w:sz w:val="15"/>
                <w:szCs w:val="15"/>
              </w:rPr>
              <w:t>(licitaciones)</w:t>
            </w:r>
          </w:p>
        </w:tc>
      </w:tr>
    </w:tbl>
    <w:p w14:paraId="3FB83B86" w14:textId="77777777" w:rsidR="001D6D33" w:rsidRDefault="001D6D33">
      <w:pPr>
        <w:spacing w:after="80"/>
      </w:pPr>
    </w:p>
    <w:tbl>
      <w:tblPr>
        <w:tblStyle w:val="TableGrid"/>
        <w:tblW w:w="0" w:type="auto"/>
        <w:jc w:val="center"/>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Layout w:type="fixed"/>
        <w:tblLook w:val="04A0" w:firstRow="1" w:lastRow="0" w:firstColumn="1" w:lastColumn="0" w:noHBand="0" w:noVBand="1"/>
      </w:tblPr>
      <w:tblGrid>
        <w:gridCol w:w="9504"/>
      </w:tblGrid>
      <w:tr w:rsidR="001D6D33" w14:paraId="6855F7DC" w14:textId="77777777" w:rsidTr="34C865D4">
        <w:trPr>
          <w:jc w:val="center"/>
        </w:trPr>
        <w:tc>
          <w:tcPr>
            <w:tcW w:w="9504" w:type="dxa"/>
            <w:shd w:val="clear" w:color="auto" w:fill="375623"/>
            <w:tcMar>
              <w:top w:w="50" w:type="dxa"/>
              <w:left w:w="80" w:type="dxa"/>
              <w:bottom w:w="50" w:type="dxa"/>
              <w:right w:w="80" w:type="dxa"/>
            </w:tcMar>
            <w:vAlign w:val="center"/>
          </w:tcPr>
          <w:p w14:paraId="19D054E8" w14:textId="7EF859DE" w:rsidR="001D6D33" w:rsidRDefault="005014F0">
            <w:pPr>
              <w:spacing w:before="20" w:after="20"/>
            </w:pPr>
            <w:r>
              <w:rPr>
                <w:b/>
                <w:color w:val="FFFFFF"/>
                <w:sz w:val="18"/>
              </w:rPr>
              <w:t>● Regiones de operación de Transprensa</w:t>
            </w:r>
          </w:p>
        </w:tc>
      </w:tr>
      <w:tr w:rsidR="001D6D33" w14:paraId="44EEE88C" w14:textId="77777777" w:rsidTr="34C865D4">
        <w:trPr>
          <w:jc w:val="center"/>
        </w:trPr>
        <w:tc>
          <w:tcPr>
            <w:tcW w:w="9504" w:type="dxa"/>
            <w:shd w:val="clear" w:color="auto" w:fill="EAF3E6"/>
            <w:tcMar>
              <w:top w:w="60" w:type="dxa"/>
              <w:left w:w="80" w:type="dxa"/>
              <w:bottom w:w="60" w:type="dxa"/>
              <w:right w:w="80" w:type="dxa"/>
            </w:tcMar>
            <w:vAlign w:val="center"/>
          </w:tcPr>
          <w:p w14:paraId="451299E0" w14:textId="6AEAEF18" w:rsidR="001D6D33" w:rsidRDefault="005014F0">
            <w:pPr>
              <w:spacing w:after="40"/>
            </w:pPr>
            <w:r>
              <w:rPr>
                <w:rFonts w:ascii="Cambria Math" w:hAnsi="Cambria Math" w:cs="Cambria Math"/>
                <w:sz w:val="17"/>
              </w:rPr>
              <w:t>▸</w:t>
            </w:r>
            <w:r>
              <w:rPr>
                <w:sz w:val="17"/>
              </w:rPr>
              <w:t xml:space="preserve"> Antioquia Valle del Cauca · Cundinamarca · Eje Cafetero (Armenia, Manizales, Pereira).</w:t>
            </w:r>
          </w:p>
          <w:p w14:paraId="75A5EFE0" w14:textId="1B401F0A" w:rsidR="001D6D33" w:rsidRDefault="005014F0">
            <w:pPr>
              <w:spacing w:after="40"/>
            </w:pPr>
            <w:r>
              <w:rPr>
                <w:rFonts w:ascii="Cambria Math" w:hAnsi="Cambria Math" w:cs="Cambria Math"/>
                <w:sz w:val="17"/>
              </w:rPr>
              <w:t>▸</w:t>
            </w:r>
            <w:r>
              <w:rPr>
                <w:sz w:val="17"/>
              </w:rPr>
              <w:t xml:space="preserve"> Santander Nariño · Bolívar · Atlántico · Santa Marta · Tolima · Meta.</w:t>
            </w:r>
          </w:p>
          <w:p w14:paraId="79F06BD8" w14:textId="59C00097" w:rsidR="001D6D33" w:rsidRDefault="005014F0">
            <w:pPr>
              <w:spacing w:after="40"/>
            </w:pPr>
            <w:r>
              <w:rPr>
                <w:rFonts w:ascii="Cambria Math" w:hAnsi="Cambria Math" w:cs="Cambria Math"/>
                <w:sz w:val="17"/>
              </w:rPr>
              <w:t>▸</w:t>
            </w:r>
            <w:r>
              <w:rPr>
                <w:sz w:val="17"/>
              </w:rPr>
              <w:t xml:space="preserve"> 21 regionales en total cobertura nacional con 46 CRM activos.</w:t>
            </w:r>
          </w:p>
          <w:p w14:paraId="176626E5" w14:textId="2C8D4EC0" w:rsidR="001D6D33" w:rsidRDefault="5C9D843E">
            <w:pPr>
              <w:spacing w:after="40"/>
            </w:pPr>
            <w:r w:rsidRPr="34C865D4">
              <w:rPr>
                <w:rFonts w:ascii="Cambria Math" w:hAnsi="Cambria Math" w:cs="Cambria Math"/>
                <w:sz w:val="17"/>
                <w:szCs w:val="17"/>
              </w:rPr>
              <w:t>▸</w:t>
            </w:r>
            <w:r w:rsidRPr="34C865D4">
              <w:rPr>
                <w:sz w:val="17"/>
                <w:szCs w:val="17"/>
              </w:rPr>
              <w:t xml:space="preserve"> Sede operativa Funza </w:t>
            </w:r>
            <w:r w:rsidR="2EF35126" w:rsidRPr="34C865D4">
              <w:rPr>
                <w:sz w:val="17"/>
                <w:szCs w:val="17"/>
              </w:rPr>
              <w:t xml:space="preserve">y Caldas </w:t>
            </w:r>
            <w:r w:rsidRPr="34C865D4">
              <w:rPr>
                <w:sz w:val="17"/>
                <w:szCs w:val="17"/>
              </w:rPr>
              <w:t xml:space="preserve">(almacén </w:t>
            </w:r>
            <w:r w:rsidR="04AF6C87" w:rsidRPr="34C865D4">
              <w:rPr>
                <w:sz w:val="17"/>
                <w:szCs w:val="17"/>
              </w:rPr>
              <w:t>I</w:t>
            </w:r>
            <w:r w:rsidR="0C5C091D" w:rsidRPr="34C865D4">
              <w:rPr>
                <w:sz w:val="17"/>
                <w:szCs w:val="17"/>
              </w:rPr>
              <w:t>ngredion</w:t>
            </w:r>
            <w:r w:rsidRPr="34C865D4">
              <w:rPr>
                <w:sz w:val="17"/>
                <w:szCs w:val="17"/>
              </w:rPr>
              <w:t xml:space="preserve"> </w:t>
            </w:r>
            <w:r w:rsidR="4A7C1E84" w:rsidRPr="34C865D4">
              <w:rPr>
                <w:sz w:val="17"/>
                <w:szCs w:val="17"/>
              </w:rPr>
              <w:t>y</w:t>
            </w:r>
            <w:r w:rsidR="232A5D41" w:rsidRPr="34C865D4">
              <w:rPr>
                <w:sz w:val="17"/>
                <w:szCs w:val="17"/>
              </w:rPr>
              <w:t xml:space="preserve"> D1</w:t>
            </w:r>
            <w:r w:rsidRPr="34C865D4">
              <w:rPr>
                <w:sz w:val="17"/>
                <w:szCs w:val="17"/>
              </w:rPr>
              <w:t>.</w:t>
            </w:r>
          </w:p>
        </w:tc>
      </w:tr>
    </w:tbl>
    <w:p w14:paraId="1C5C1608" w14:textId="77777777" w:rsidR="001D6D33" w:rsidRDefault="001D6D33">
      <w:pPr>
        <w:spacing w:after="120"/>
      </w:pPr>
    </w:p>
    <w:p w14:paraId="13C5FC36" w14:textId="77777777" w:rsidR="001D6D33" w:rsidRDefault="002D2DD4">
      <w:pPr>
        <w:pStyle w:val="Heading2"/>
        <w:spacing w:before="200" w:after="80"/>
      </w:pPr>
      <w:bookmarkStart w:id="446" w:name="_Toc231905271"/>
      <w:r>
        <w:t>Diseño y configuración de soluciones</w:t>
      </w:r>
      <w:bookmarkEnd w:id="446"/>
    </w:p>
    <w:p w14:paraId="2D696C26" w14:textId="77777777" w:rsidR="001D6D33" w:rsidRDefault="002D2DD4">
      <w:pPr>
        <w:pStyle w:val="Heading3"/>
        <w:spacing w:before="160"/>
      </w:pPr>
      <w:bookmarkStart w:id="447" w:name="_Toc231905272"/>
      <w:r>
        <w:t>Arquitectura de la solución</w:t>
      </w:r>
      <w:bookmarkEnd w:id="447"/>
    </w:p>
    <w:p w14:paraId="4066C10D" w14:textId="49B32CDE" w:rsidR="001D6D33" w:rsidRDefault="38C8E9CA">
      <w:pPr>
        <w:spacing w:after="120"/>
        <w:jc w:val="both"/>
      </w:pPr>
      <w:r>
        <w:t xml:space="preserve">El </w:t>
      </w:r>
      <w:commentRangeStart w:id="448"/>
      <w:r>
        <w:t>alcance</w:t>
      </w:r>
      <w:commentRangeEnd w:id="448"/>
      <w:r w:rsidR="00886A33">
        <w:rPr>
          <w:rStyle w:val="CommentReference"/>
          <w:sz w:val="20"/>
          <w:szCs w:val="24"/>
        </w:rPr>
        <w:commentReference w:id="448"/>
      </w:r>
      <w:r>
        <w:t xml:space="preserve"> contempla tres modelos de planeación interconectados. Los modelos de Ingresos y Gastos/Costos alimentan el modelo de EEFF, generando el P&amp;G administrativo</w:t>
      </w:r>
      <w:r w:rsidR="3DCD5E69">
        <w:t xml:space="preserve"> consolidado y el EBTDA</w:t>
      </w:r>
      <w:r>
        <w:t xml:space="preserve"> por regional</w:t>
      </w:r>
      <w:r w:rsidR="059B520B">
        <w:t>, servicios y clientes especiales</w:t>
      </w:r>
      <w:r>
        <w:t>. La integración con SAP S/4HANA y Silo</w:t>
      </w:r>
      <w:r w:rsidR="2D665413">
        <w:t>g</w:t>
      </w:r>
      <w:r>
        <w:t>tran se realiza a través de SAP DataSphere.</w:t>
      </w:r>
    </w:p>
    <w:p w14:paraId="419F920D" w14:textId="77777777" w:rsidR="005014F0" w:rsidRDefault="005014F0">
      <w:pPr>
        <w:spacing w:after="120"/>
        <w:jc w:val="both"/>
      </w:pPr>
    </w:p>
    <w:p w14:paraId="6482281F" w14:textId="77777777" w:rsidR="005014F0" w:rsidRDefault="005014F0">
      <w:pPr>
        <w:spacing w:after="120"/>
        <w:jc w:val="both"/>
      </w:pPr>
    </w:p>
    <w:p w14:paraId="6571E5EC" w14:textId="77777777" w:rsidR="005014F0" w:rsidRDefault="005014F0">
      <w:pPr>
        <w:spacing w:after="120"/>
        <w:jc w:val="both"/>
      </w:pPr>
    </w:p>
    <w:p w14:paraId="3E95FB50" w14:textId="77777777" w:rsidR="005014F0" w:rsidRDefault="005014F0">
      <w:pPr>
        <w:spacing w:after="120"/>
        <w:jc w:val="both"/>
      </w:pPr>
    </w:p>
    <w:p w14:paraId="4108E1FF" w14:textId="77777777" w:rsidR="001D6D33" w:rsidRDefault="002D2DD4">
      <w:pPr>
        <w:spacing w:before="120" w:after="40"/>
        <w:jc w:val="center"/>
      </w:pPr>
      <w:r>
        <w:rPr>
          <w:noProof/>
        </w:rPr>
        <w:drawing>
          <wp:inline distT="0" distB="0" distL="0" distR="0" wp14:anchorId="113E9B4D" wp14:editId="29D88D0D">
            <wp:extent cx="6035040" cy="32768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rensa_arq.png"/>
                    <pic:cNvPicPr/>
                  </pic:nvPicPr>
                  <pic:blipFill>
                    <a:blip r:embed="rId26"/>
                    <a:stretch>
                      <a:fillRect/>
                    </a:stretch>
                  </pic:blipFill>
                  <pic:spPr>
                    <a:xfrm>
                      <a:off x="0" y="0"/>
                      <a:ext cx="6035040" cy="3276816"/>
                    </a:xfrm>
                    <a:prstGeom prst="rect">
                      <a:avLst/>
                    </a:prstGeom>
                  </pic:spPr>
                </pic:pic>
              </a:graphicData>
            </a:graphic>
          </wp:inline>
        </w:drawing>
      </w:r>
    </w:p>
    <w:p w14:paraId="0CD2B80D" w14:textId="77777777" w:rsidR="001D6D33" w:rsidRDefault="61D21D5B">
      <w:pPr>
        <w:spacing w:after="200"/>
        <w:jc w:val="center"/>
      </w:pPr>
      <w:r w:rsidRPr="6B982EE3">
        <w:rPr>
          <w:i/>
          <w:iCs/>
          <w:color w:val="595959" w:themeColor="text1" w:themeTint="A6"/>
          <w:sz w:val="17"/>
          <w:szCs w:val="17"/>
        </w:rPr>
        <w:t>Figura 8. Arquitectura de la solución SAP Analytics Cloud — Transprensa S.A.S.</w:t>
      </w:r>
    </w:p>
    <w:p w14:paraId="1669D7CE" w14:textId="04942613" w:rsidR="6B982EE3" w:rsidRDefault="6B982EE3" w:rsidP="6B982EE3">
      <w:pPr>
        <w:spacing w:after="200"/>
        <w:jc w:val="center"/>
        <w:rPr>
          <w:i/>
          <w:iCs/>
          <w:color w:val="595959" w:themeColor="text1" w:themeTint="A6"/>
          <w:sz w:val="17"/>
          <w:szCs w:val="17"/>
        </w:rPr>
      </w:pPr>
    </w:p>
    <w:p w14:paraId="12BBA3D3" w14:textId="4AED63F2" w:rsidR="6FD1BEB0" w:rsidRDefault="6FD1BEB0" w:rsidP="6B982EE3">
      <w:pPr>
        <w:spacing w:after="200"/>
        <w:jc w:val="center"/>
        <w:rPr>
          <w:i/>
          <w:iCs/>
          <w:color w:val="595959" w:themeColor="text1" w:themeTint="A6"/>
          <w:sz w:val="17"/>
          <w:szCs w:val="17"/>
        </w:rPr>
      </w:pPr>
      <w:r w:rsidRPr="6B982EE3">
        <w:rPr>
          <w:i/>
          <w:iCs/>
          <w:color w:val="595959" w:themeColor="text1" w:themeTint="A6"/>
          <w:sz w:val="17"/>
          <w:szCs w:val="17"/>
        </w:rPr>
        <w:t>Nota: Adicionar Ingresos PxQ de clientes especiales</w:t>
      </w:r>
    </w:p>
    <w:p w14:paraId="0AEB77FC" w14:textId="77777777" w:rsidR="001D6D33" w:rsidRDefault="002D2DD4">
      <w:pPr>
        <w:pStyle w:val="Heading3"/>
        <w:spacing w:before="160"/>
      </w:pPr>
      <w:bookmarkStart w:id="449" w:name="_Toc231905273"/>
      <w:r>
        <w:t>Modelos SAC y dimensiones</w:t>
      </w:r>
      <w:bookmarkEnd w:id="449"/>
    </w:p>
    <w:tbl>
      <w:tblPr>
        <w:tblStyle w:val="Fanalca"/>
        <w:tblW w:w="0" w:type="auto"/>
        <w:jc w:val="center"/>
        <w:tblLayout w:type="fixed"/>
        <w:tblLook w:val="04A0" w:firstRow="1" w:lastRow="0" w:firstColumn="1" w:lastColumn="0" w:noHBand="0" w:noVBand="1"/>
      </w:tblPr>
      <w:tblGrid>
        <w:gridCol w:w="2304"/>
        <w:gridCol w:w="1584"/>
        <w:gridCol w:w="3888"/>
        <w:gridCol w:w="1728"/>
      </w:tblGrid>
      <w:tr w:rsidR="001D6D33" w14:paraId="2A8F8CFD" w14:textId="77777777" w:rsidTr="6B982EE3">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tcMar>
              <w:top w:w="40" w:type="dxa"/>
              <w:left w:w="80" w:type="dxa"/>
              <w:bottom w:w="40" w:type="dxa"/>
              <w:right w:w="80" w:type="dxa"/>
            </w:tcMar>
            <w:vAlign w:val="center"/>
          </w:tcPr>
          <w:p w14:paraId="0666A6F0" w14:textId="77777777" w:rsidR="001D6D33" w:rsidRDefault="002D2DD4">
            <w:pPr>
              <w:spacing w:before="20" w:after="20"/>
              <w:jc w:val="center"/>
            </w:pPr>
            <w:r>
              <w:rPr>
                <w:b/>
                <w:color w:val="FFFFFF"/>
                <w:sz w:val="17"/>
              </w:rPr>
              <w:t>Modelo SAC</w:t>
            </w:r>
          </w:p>
        </w:tc>
        <w:tc>
          <w:tcPr>
            <w:tcW w:w="1584" w:type="dxa"/>
            <w:tcMar>
              <w:top w:w="40" w:type="dxa"/>
              <w:left w:w="80" w:type="dxa"/>
              <w:bottom w:w="40" w:type="dxa"/>
              <w:right w:w="80" w:type="dxa"/>
            </w:tcMar>
            <w:vAlign w:val="center"/>
          </w:tcPr>
          <w:p w14:paraId="2B1EF4FE" w14:textId="77777777" w:rsidR="001D6D33" w:rsidRDefault="002D2DD4">
            <w:pPr>
              <w:spacing w:before="20" w:after="20"/>
              <w:jc w:val="center"/>
            </w:pPr>
            <w:r>
              <w:rPr>
                <w:b/>
                <w:color w:val="FFFFFF"/>
                <w:sz w:val="17"/>
              </w:rPr>
              <w:t>Medida</w:t>
            </w:r>
          </w:p>
        </w:tc>
        <w:tc>
          <w:tcPr>
            <w:tcW w:w="3888" w:type="dxa"/>
            <w:tcMar>
              <w:top w:w="40" w:type="dxa"/>
              <w:left w:w="80" w:type="dxa"/>
              <w:bottom w:w="40" w:type="dxa"/>
              <w:right w:w="80" w:type="dxa"/>
            </w:tcMar>
            <w:vAlign w:val="center"/>
          </w:tcPr>
          <w:p w14:paraId="5DA989C4" w14:textId="77777777" w:rsidR="001D6D33" w:rsidRDefault="002D2DD4">
            <w:pPr>
              <w:spacing w:before="20" w:after="20"/>
              <w:jc w:val="center"/>
            </w:pPr>
            <w:r>
              <w:rPr>
                <w:b/>
                <w:color w:val="FFFFFF"/>
                <w:sz w:val="17"/>
              </w:rPr>
              <w:t>Dimensiones</w:t>
            </w:r>
          </w:p>
        </w:tc>
        <w:tc>
          <w:tcPr>
            <w:tcW w:w="1728" w:type="dxa"/>
            <w:tcMar>
              <w:top w:w="40" w:type="dxa"/>
              <w:left w:w="80" w:type="dxa"/>
              <w:bottom w:w="40" w:type="dxa"/>
              <w:right w:w="80" w:type="dxa"/>
            </w:tcMar>
            <w:vAlign w:val="center"/>
          </w:tcPr>
          <w:p w14:paraId="4C1707B5" w14:textId="77777777" w:rsidR="001D6D33" w:rsidRDefault="002D2DD4">
            <w:pPr>
              <w:spacing w:before="20" w:after="20"/>
              <w:jc w:val="center"/>
            </w:pPr>
            <w:r>
              <w:rPr>
                <w:b/>
                <w:color w:val="FFFFFF"/>
                <w:sz w:val="17"/>
              </w:rPr>
              <w:t>Capacidades</w:t>
            </w:r>
          </w:p>
        </w:tc>
      </w:tr>
      <w:tr w:rsidR="001D6D33" w14:paraId="0DA69B40" w14:textId="77777777" w:rsidTr="6B982EE3">
        <w:trPr>
          <w:jc w:val="center"/>
        </w:trPr>
        <w:tc>
          <w:tcPr>
            <w:tcW w:w="2304" w:type="dxa"/>
            <w:tcMar>
              <w:top w:w="40" w:type="dxa"/>
              <w:left w:w="80" w:type="dxa"/>
              <w:bottom w:w="40" w:type="dxa"/>
              <w:right w:w="80" w:type="dxa"/>
            </w:tcMar>
            <w:vAlign w:val="center"/>
          </w:tcPr>
          <w:p w14:paraId="60207E68" w14:textId="77777777" w:rsidR="001D6D33" w:rsidRDefault="002D2DD4">
            <w:pPr>
              <w:spacing w:before="20" w:after="20"/>
            </w:pPr>
            <w:r>
              <w:rPr>
                <w:sz w:val="15"/>
              </w:rPr>
              <w:t>Ingresos Transprensa</w:t>
            </w:r>
          </w:p>
        </w:tc>
        <w:tc>
          <w:tcPr>
            <w:tcW w:w="1584" w:type="dxa"/>
            <w:tcMar>
              <w:top w:w="40" w:type="dxa"/>
              <w:left w:w="80" w:type="dxa"/>
              <w:bottom w:w="40" w:type="dxa"/>
              <w:right w:w="80" w:type="dxa"/>
            </w:tcMar>
            <w:vAlign w:val="center"/>
          </w:tcPr>
          <w:p w14:paraId="599E33F8" w14:textId="77777777" w:rsidR="001D6D33" w:rsidRDefault="002D2DD4">
            <w:pPr>
              <w:spacing w:before="20" w:after="20"/>
            </w:pPr>
            <w:r>
              <w:rPr>
                <w:sz w:val="15"/>
              </w:rPr>
              <w:t>Importe (decimal)</w:t>
            </w:r>
          </w:p>
        </w:tc>
        <w:tc>
          <w:tcPr>
            <w:tcW w:w="3888" w:type="dxa"/>
            <w:tcMar>
              <w:top w:w="40" w:type="dxa"/>
              <w:left w:w="80" w:type="dxa"/>
              <w:bottom w:w="40" w:type="dxa"/>
              <w:right w:w="80" w:type="dxa"/>
            </w:tcMar>
            <w:vAlign w:val="center"/>
          </w:tcPr>
          <w:p w14:paraId="253CA948" w14:textId="77777777" w:rsidR="001D6D33" w:rsidRDefault="002D2DD4">
            <w:pPr>
              <w:spacing w:before="20" w:after="20"/>
            </w:pPr>
            <w:r>
              <w:rPr>
                <w:sz w:val="15"/>
              </w:rPr>
              <w:t>Version · CUENTA · Date · MONEDA · CLIENTE · SERVICIO · AUDITORIA · CEBE_TRANS · SOCIEDAD_TRANS</w:t>
            </w:r>
          </w:p>
        </w:tc>
        <w:tc>
          <w:tcPr>
            <w:tcW w:w="1728" w:type="dxa"/>
            <w:tcMar>
              <w:top w:w="40" w:type="dxa"/>
              <w:left w:w="80" w:type="dxa"/>
              <w:bottom w:w="40" w:type="dxa"/>
              <w:right w:w="80" w:type="dxa"/>
            </w:tcMar>
            <w:vAlign w:val="center"/>
          </w:tcPr>
          <w:p w14:paraId="2336F01F" w14:textId="14A633E7" w:rsidR="001D6D33" w:rsidRDefault="61D21D5B">
            <w:pPr>
              <w:spacing w:before="20" w:after="20"/>
            </w:pPr>
            <w:r w:rsidRPr="6B982EE3">
              <w:rPr>
                <w:sz w:val="15"/>
                <w:szCs w:val="15"/>
              </w:rPr>
              <w:t>P×Q por regional</w:t>
            </w:r>
            <w:r w:rsidR="57405B2C" w:rsidRPr="6B982EE3">
              <w:rPr>
                <w:sz w:val="15"/>
                <w:szCs w:val="15"/>
              </w:rPr>
              <w:t>, por servicio y clientes especiales</w:t>
            </w:r>
            <w:r w:rsidRPr="6B982EE3">
              <w:rPr>
                <w:sz w:val="15"/>
                <w:szCs w:val="15"/>
              </w:rPr>
              <w:t xml:space="preserve"> · multi-versión</w:t>
            </w:r>
          </w:p>
        </w:tc>
      </w:tr>
      <w:tr w:rsidR="001D6D33" w14:paraId="1513E605" w14:textId="77777777" w:rsidTr="6B982EE3">
        <w:trPr>
          <w:jc w:val="center"/>
        </w:trPr>
        <w:tc>
          <w:tcPr>
            <w:tcW w:w="2304" w:type="dxa"/>
            <w:shd w:val="clear" w:color="auto" w:fill="F2F6FC"/>
            <w:tcMar>
              <w:top w:w="40" w:type="dxa"/>
              <w:left w:w="80" w:type="dxa"/>
              <w:bottom w:w="40" w:type="dxa"/>
              <w:right w:w="80" w:type="dxa"/>
            </w:tcMar>
            <w:vAlign w:val="center"/>
          </w:tcPr>
          <w:p w14:paraId="4B9E8C63" w14:textId="77777777" w:rsidR="001D6D33" w:rsidRDefault="002D2DD4">
            <w:pPr>
              <w:spacing w:before="20" w:after="20"/>
            </w:pPr>
            <w:r>
              <w:rPr>
                <w:sz w:val="15"/>
              </w:rPr>
              <w:t>Gastos y Costos Transprensa</w:t>
            </w:r>
          </w:p>
        </w:tc>
        <w:tc>
          <w:tcPr>
            <w:tcW w:w="1584" w:type="dxa"/>
            <w:shd w:val="clear" w:color="auto" w:fill="F2F6FC"/>
            <w:tcMar>
              <w:top w:w="40" w:type="dxa"/>
              <w:left w:w="80" w:type="dxa"/>
              <w:bottom w:w="40" w:type="dxa"/>
              <w:right w:w="80" w:type="dxa"/>
            </w:tcMar>
            <w:vAlign w:val="center"/>
          </w:tcPr>
          <w:p w14:paraId="1C7C9D44" w14:textId="77777777" w:rsidR="001D6D33" w:rsidRDefault="002D2DD4">
            <w:pPr>
              <w:spacing w:before="20" w:after="20"/>
            </w:pPr>
            <w:r>
              <w:rPr>
                <w:sz w:val="15"/>
              </w:rPr>
              <w:t>Importe (decimal)</w:t>
            </w:r>
          </w:p>
        </w:tc>
        <w:tc>
          <w:tcPr>
            <w:tcW w:w="3888" w:type="dxa"/>
            <w:shd w:val="clear" w:color="auto" w:fill="F2F6FC"/>
            <w:tcMar>
              <w:top w:w="40" w:type="dxa"/>
              <w:left w:w="80" w:type="dxa"/>
              <w:bottom w:w="40" w:type="dxa"/>
              <w:right w:w="80" w:type="dxa"/>
            </w:tcMar>
            <w:vAlign w:val="center"/>
          </w:tcPr>
          <w:p w14:paraId="73A9F15F" w14:textId="77777777" w:rsidR="001D6D33" w:rsidRDefault="002D2DD4">
            <w:pPr>
              <w:spacing w:before="20" w:after="20"/>
            </w:pPr>
            <w:r>
              <w:rPr>
                <w:sz w:val="15"/>
              </w:rPr>
              <w:t>Version · CUENTA · Date · MONEDA · CECOS_TRANS · AUDITORIA · CEBE_TRANS · SOCIEDAD_TRANS</w:t>
            </w:r>
          </w:p>
        </w:tc>
        <w:tc>
          <w:tcPr>
            <w:tcW w:w="1728" w:type="dxa"/>
            <w:shd w:val="clear" w:color="auto" w:fill="F2F6FC"/>
            <w:tcMar>
              <w:top w:w="40" w:type="dxa"/>
              <w:left w:w="80" w:type="dxa"/>
              <w:bottom w:w="40" w:type="dxa"/>
              <w:right w:w="80" w:type="dxa"/>
            </w:tcMar>
            <w:vAlign w:val="center"/>
          </w:tcPr>
          <w:p w14:paraId="599DC824" w14:textId="77777777" w:rsidR="001D6D33" w:rsidRDefault="002D2DD4">
            <w:pPr>
              <w:spacing w:before="20" w:after="20"/>
            </w:pPr>
            <w:r>
              <w:rPr>
                <w:sz w:val="15"/>
              </w:rPr>
              <w:t>Costos variables y fijos · centros de costo</w:t>
            </w:r>
          </w:p>
        </w:tc>
      </w:tr>
      <w:tr w:rsidR="001D6D33" w14:paraId="384C2DC3" w14:textId="77777777" w:rsidTr="6B982EE3">
        <w:trPr>
          <w:jc w:val="center"/>
        </w:trPr>
        <w:tc>
          <w:tcPr>
            <w:tcW w:w="2304" w:type="dxa"/>
            <w:tcMar>
              <w:top w:w="40" w:type="dxa"/>
              <w:left w:w="80" w:type="dxa"/>
              <w:bottom w:w="40" w:type="dxa"/>
              <w:right w:w="80" w:type="dxa"/>
            </w:tcMar>
            <w:vAlign w:val="center"/>
          </w:tcPr>
          <w:p w14:paraId="376C1898" w14:textId="77777777" w:rsidR="001D6D33" w:rsidRDefault="002D2DD4">
            <w:pPr>
              <w:spacing w:before="20" w:after="20"/>
            </w:pPr>
            <w:r>
              <w:rPr>
                <w:sz w:val="15"/>
              </w:rPr>
              <w:t>EEFF Transprensa</w:t>
            </w:r>
          </w:p>
        </w:tc>
        <w:tc>
          <w:tcPr>
            <w:tcW w:w="1584" w:type="dxa"/>
            <w:tcMar>
              <w:top w:w="40" w:type="dxa"/>
              <w:left w:w="80" w:type="dxa"/>
              <w:bottom w:w="40" w:type="dxa"/>
              <w:right w:w="80" w:type="dxa"/>
            </w:tcMar>
            <w:vAlign w:val="center"/>
          </w:tcPr>
          <w:p w14:paraId="48F863B3" w14:textId="77777777" w:rsidR="001D6D33" w:rsidRDefault="002D2DD4">
            <w:pPr>
              <w:spacing w:before="20" w:after="20"/>
            </w:pPr>
            <w:r>
              <w:rPr>
                <w:sz w:val="15"/>
              </w:rPr>
              <w:t>Importe (decimal)</w:t>
            </w:r>
          </w:p>
        </w:tc>
        <w:tc>
          <w:tcPr>
            <w:tcW w:w="3888" w:type="dxa"/>
            <w:tcMar>
              <w:top w:w="40" w:type="dxa"/>
              <w:left w:w="80" w:type="dxa"/>
              <w:bottom w:w="40" w:type="dxa"/>
              <w:right w:w="80" w:type="dxa"/>
            </w:tcMar>
            <w:vAlign w:val="center"/>
          </w:tcPr>
          <w:p w14:paraId="7C1593C1" w14:textId="77777777" w:rsidR="001D6D33" w:rsidRDefault="002D2DD4">
            <w:pPr>
              <w:spacing w:before="20" w:after="20"/>
            </w:pPr>
            <w:r>
              <w:rPr>
                <w:sz w:val="15"/>
              </w:rPr>
              <w:t>Version · CUENTA · Date · MONEDA · AUDITORIA · CEBE_TRANS · SOCIEDAD_TRANS</w:t>
            </w:r>
          </w:p>
        </w:tc>
        <w:tc>
          <w:tcPr>
            <w:tcW w:w="1728" w:type="dxa"/>
            <w:tcMar>
              <w:top w:w="40" w:type="dxa"/>
              <w:left w:w="80" w:type="dxa"/>
              <w:bottom w:w="40" w:type="dxa"/>
              <w:right w:w="80" w:type="dxa"/>
            </w:tcMar>
            <w:vAlign w:val="center"/>
          </w:tcPr>
          <w:p w14:paraId="62D24920" w14:textId="77777777" w:rsidR="001D6D33" w:rsidRDefault="002D2DD4">
            <w:pPr>
              <w:spacing w:before="20" w:after="20"/>
            </w:pPr>
            <w:r>
              <w:rPr>
                <w:sz w:val="15"/>
              </w:rPr>
              <w:t>Estado de Resultados · Balance · Flujo de Caja</w:t>
            </w:r>
          </w:p>
        </w:tc>
      </w:tr>
    </w:tbl>
    <w:p w14:paraId="5D846336" w14:textId="77777777" w:rsidR="001D6D33" w:rsidRDefault="001D6D33">
      <w:pPr>
        <w:spacing w:after="80"/>
      </w:pPr>
    </w:p>
    <w:p w14:paraId="3ADEF27F" w14:textId="77777777" w:rsidR="001D6D33" w:rsidRDefault="002D2DD4">
      <w:pPr>
        <w:spacing w:after="40"/>
      </w:pPr>
      <w:r>
        <w:rPr>
          <w:b/>
          <w:sz w:val="19"/>
        </w:rPr>
        <w:t>Detalle de dimensiones por modelo</w:t>
      </w:r>
    </w:p>
    <w:tbl>
      <w:tblPr>
        <w:tblStyle w:val="Fanalca"/>
        <w:tblW w:w="0" w:type="auto"/>
        <w:jc w:val="center"/>
        <w:tblLayout w:type="fixed"/>
        <w:tblLook w:val="04A0" w:firstRow="1" w:lastRow="0" w:firstColumn="1" w:lastColumn="0" w:noHBand="0" w:noVBand="1"/>
      </w:tblPr>
      <w:tblGrid>
        <w:gridCol w:w="2448"/>
        <w:gridCol w:w="2160"/>
        <w:gridCol w:w="1584"/>
        <w:gridCol w:w="1872"/>
        <w:gridCol w:w="1440"/>
      </w:tblGrid>
      <w:tr w:rsidR="001D6D33" w14:paraId="761F403C"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shd w:val="clear" w:color="auto" w:fill="1F3864"/>
            <w:tcMar>
              <w:top w:w="40" w:type="dxa"/>
              <w:left w:w="80" w:type="dxa"/>
              <w:bottom w:w="40" w:type="dxa"/>
              <w:right w:w="80" w:type="dxa"/>
            </w:tcMar>
            <w:vAlign w:val="center"/>
          </w:tcPr>
          <w:p w14:paraId="1609D0D9" w14:textId="77777777" w:rsidR="001D6D33" w:rsidRDefault="002D2DD4">
            <w:pPr>
              <w:spacing w:before="20" w:after="20"/>
              <w:jc w:val="center"/>
            </w:pPr>
            <w:r>
              <w:rPr>
                <w:b/>
                <w:color w:val="FFFFFF"/>
                <w:sz w:val="17"/>
              </w:rPr>
              <w:t>Dimensión</w:t>
            </w:r>
          </w:p>
        </w:tc>
        <w:tc>
          <w:tcPr>
            <w:tcW w:w="2160" w:type="dxa"/>
            <w:shd w:val="clear" w:color="auto" w:fill="1F3864"/>
            <w:tcMar>
              <w:top w:w="40" w:type="dxa"/>
              <w:left w:w="80" w:type="dxa"/>
              <w:bottom w:w="40" w:type="dxa"/>
              <w:right w:w="80" w:type="dxa"/>
            </w:tcMar>
            <w:vAlign w:val="center"/>
          </w:tcPr>
          <w:p w14:paraId="119DDF17" w14:textId="77777777" w:rsidR="001D6D33" w:rsidRDefault="002D2DD4">
            <w:pPr>
              <w:spacing w:before="20" w:after="20"/>
              <w:jc w:val="center"/>
            </w:pPr>
            <w:r>
              <w:rPr>
                <w:b/>
                <w:color w:val="FFFFFF"/>
                <w:sz w:val="17"/>
              </w:rPr>
              <w:t>Tipo SAC</w:t>
            </w:r>
          </w:p>
        </w:tc>
        <w:tc>
          <w:tcPr>
            <w:tcW w:w="1584" w:type="dxa"/>
            <w:shd w:val="clear" w:color="auto" w:fill="1F3864"/>
            <w:tcMar>
              <w:top w:w="40" w:type="dxa"/>
              <w:left w:w="80" w:type="dxa"/>
              <w:bottom w:w="40" w:type="dxa"/>
              <w:right w:w="80" w:type="dxa"/>
            </w:tcMar>
            <w:vAlign w:val="center"/>
          </w:tcPr>
          <w:p w14:paraId="7084290E" w14:textId="77777777" w:rsidR="001D6D33" w:rsidRDefault="002D2DD4">
            <w:pPr>
              <w:spacing w:before="20" w:after="20"/>
              <w:jc w:val="center"/>
            </w:pPr>
            <w:r>
              <w:rPr>
                <w:b/>
                <w:color w:val="FFFFFF"/>
                <w:sz w:val="17"/>
              </w:rPr>
              <w:t>Ingresos</w:t>
            </w:r>
          </w:p>
        </w:tc>
        <w:tc>
          <w:tcPr>
            <w:tcW w:w="1872" w:type="dxa"/>
            <w:shd w:val="clear" w:color="auto" w:fill="1F3864"/>
            <w:tcMar>
              <w:top w:w="40" w:type="dxa"/>
              <w:left w:w="80" w:type="dxa"/>
              <w:bottom w:w="40" w:type="dxa"/>
              <w:right w:w="80" w:type="dxa"/>
            </w:tcMar>
            <w:vAlign w:val="center"/>
          </w:tcPr>
          <w:p w14:paraId="1927E4AA" w14:textId="77777777" w:rsidR="001D6D33" w:rsidRDefault="002D2DD4">
            <w:pPr>
              <w:spacing w:before="20" w:after="20"/>
              <w:jc w:val="center"/>
            </w:pPr>
            <w:r>
              <w:rPr>
                <w:b/>
                <w:color w:val="FFFFFF"/>
                <w:sz w:val="17"/>
              </w:rPr>
              <w:t>Gastos/Costos</w:t>
            </w:r>
          </w:p>
        </w:tc>
        <w:tc>
          <w:tcPr>
            <w:tcW w:w="1440" w:type="dxa"/>
            <w:shd w:val="clear" w:color="auto" w:fill="1F3864"/>
            <w:tcMar>
              <w:top w:w="40" w:type="dxa"/>
              <w:left w:w="80" w:type="dxa"/>
              <w:bottom w:w="40" w:type="dxa"/>
              <w:right w:w="80" w:type="dxa"/>
            </w:tcMar>
            <w:vAlign w:val="center"/>
          </w:tcPr>
          <w:p w14:paraId="2A7C1ADC" w14:textId="77777777" w:rsidR="001D6D33" w:rsidRDefault="002D2DD4">
            <w:pPr>
              <w:spacing w:before="20" w:after="20"/>
              <w:jc w:val="center"/>
            </w:pPr>
            <w:r>
              <w:rPr>
                <w:b/>
                <w:color w:val="FFFFFF"/>
                <w:sz w:val="17"/>
              </w:rPr>
              <w:t>EEFF</w:t>
            </w:r>
          </w:p>
        </w:tc>
      </w:tr>
      <w:tr w:rsidR="001D6D33" w14:paraId="22128659" w14:textId="77777777" w:rsidTr="001D6D33">
        <w:trPr>
          <w:jc w:val="center"/>
        </w:trPr>
        <w:tc>
          <w:tcPr>
            <w:tcW w:w="2448" w:type="dxa"/>
            <w:tcMar>
              <w:top w:w="40" w:type="dxa"/>
              <w:left w:w="80" w:type="dxa"/>
              <w:bottom w:w="40" w:type="dxa"/>
              <w:right w:w="80" w:type="dxa"/>
            </w:tcMar>
            <w:vAlign w:val="center"/>
          </w:tcPr>
          <w:p w14:paraId="27F04798" w14:textId="77777777" w:rsidR="001D6D33" w:rsidRDefault="002D2DD4">
            <w:pPr>
              <w:spacing w:before="20" w:after="20"/>
            </w:pPr>
            <w:r>
              <w:rPr>
                <w:sz w:val="16"/>
              </w:rPr>
              <w:t>Version</w:t>
            </w:r>
          </w:p>
        </w:tc>
        <w:tc>
          <w:tcPr>
            <w:tcW w:w="2160" w:type="dxa"/>
            <w:tcMar>
              <w:top w:w="40" w:type="dxa"/>
              <w:left w:w="80" w:type="dxa"/>
              <w:bottom w:w="40" w:type="dxa"/>
              <w:right w:w="80" w:type="dxa"/>
            </w:tcMar>
            <w:vAlign w:val="center"/>
          </w:tcPr>
          <w:p w14:paraId="47F74731" w14:textId="77777777" w:rsidR="001D6D33" w:rsidRDefault="002D2DD4">
            <w:pPr>
              <w:spacing w:before="20" w:after="20"/>
            </w:pPr>
            <w:r>
              <w:rPr>
                <w:sz w:val="16"/>
              </w:rPr>
              <w:t>Version</w:t>
            </w:r>
          </w:p>
        </w:tc>
        <w:tc>
          <w:tcPr>
            <w:tcW w:w="1584" w:type="dxa"/>
            <w:tcMar>
              <w:top w:w="40" w:type="dxa"/>
              <w:left w:w="80" w:type="dxa"/>
              <w:bottom w:w="40" w:type="dxa"/>
              <w:right w:w="80" w:type="dxa"/>
            </w:tcMar>
            <w:vAlign w:val="center"/>
          </w:tcPr>
          <w:p w14:paraId="74730CBF" w14:textId="77777777" w:rsidR="001D6D33" w:rsidRDefault="002D2DD4">
            <w:pPr>
              <w:spacing w:before="20" w:after="20"/>
            </w:pPr>
            <w:r>
              <w:rPr>
                <w:sz w:val="16"/>
              </w:rPr>
              <w:t>✔</w:t>
            </w:r>
          </w:p>
        </w:tc>
        <w:tc>
          <w:tcPr>
            <w:tcW w:w="1872" w:type="dxa"/>
            <w:tcMar>
              <w:top w:w="40" w:type="dxa"/>
              <w:left w:w="80" w:type="dxa"/>
              <w:bottom w:w="40" w:type="dxa"/>
              <w:right w:w="80" w:type="dxa"/>
            </w:tcMar>
            <w:vAlign w:val="center"/>
          </w:tcPr>
          <w:p w14:paraId="7CBCF571"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7820EC34" w14:textId="77777777" w:rsidR="001D6D33" w:rsidRDefault="002D2DD4">
            <w:pPr>
              <w:spacing w:before="20" w:after="20"/>
            </w:pPr>
            <w:r>
              <w:rPr>
                <w:sz w:val="16"/>
              </w:rPr>
              <w:t>✔</w:t>
            </w:r>
          </w:p>
        </w:tc>
      </w:tr>
      <w:tr w:rsidR="001D6D33" w14:paraId="56747AF3" w14:textId="77777777" w:rsidTr="001D6D33">
        <w:trPr>
          <w:jc w:val="center"/>
        </w:trPr>
        <w:tc>
          <w:tcPr>
            <w:tcW w:w="2448" w:type="dxa"/>
            <w:shd w:val="clear" w:color="auto" w:fill="F2F6FC"/>
            <w:tcMar>
              <w:top w:w="40" w:type="dxa"/>
              <w:left w:w="80" w:type="dxa"/>
              <w:bottom w:w="40" w:type="dxa"/>
              <w:right w:w="80" w:type="dxa"/>
            </w:tcMar>
            <w:vAlign w:val="center"/>
          </w:tcPr>
          <w:p w14:paraId="3BB8B6C2" w14:textId="77777777" w:rsidR="001D6D33" w:rsidRDefault="002D2DD4">
            <w:pPr>
              <w:spacing w:before="20" w:after="20"/>
            </w:pPr>
            <w:r>
              <w:rPr>
                <w:sz w:val="16"/>
              </w:rPr>
              <w:t>CUENTA</w:t>
            </w:r>
          </w:p>
        </w:tc>
        <w:tc>
          <w:tcPr>
            <w:tcW w:w="2160" w:type="dxa"/>
            <w:shd w:val="clear" w:color="auto" w:fill="F2F6FC"/>
            <w:tcMar>
              <w:top w:w="40" w:type="dxa"/>
              <w:left w:w="80" w:type="dxa"/>
              <w:bottom w:w="40" w:type="dxa"/>
              <w:right w:w="80" w:type="dxa"/>
            </w:tcMar>
            <w:vAlign w:val="center"/>
          </w:tcPr>
          <w:p w14:paraId="384813AF" w14:textId="77777777" w:rsidR="001D6D33" w:rsidRDefault="002D2DD4">
            <w:pPr>
              <w:spacing w:before="20" w:after="20"/>
            </w:pPr>
            <w:r>
              <w:rPr>
                <w:sz w:val="16"/>
              </w:rPr>
              <w:t>Account</w:t>
            </w:r>
          </w:p>
        </w:tc>
        <w:tc>
          <w:tcPr>
            <w:tcW w:w="1584" w:type="dxa"/>
            <w:shd w:val="clear" w:color="auto" w:fill="F2F6FC"/>
            <w:tcMar>
              <w:top w:w="40" w:type="dxa"/>
              <w:left w:w="80" w:type="dxa"/>
              <w:bottom w:w="40" w:type="dxa"/>
              <w:right w:w="80" w:type="dxa"/>
            </w:tcMar>
            <w:vAlign w:val="center"/>
          </w:tcPr>
          <w:p w14:paraId="4027E6EF" w14:textId="77777777" w:rsidR="001D6D33" w:rsidRDefault="002D2DD4">
            <w:pPr>
              <w:spacing w:before="20" w:after="20"/>
            </w:pPr>
            <w:r>
              <w:rPr>
                <w:sz w:val="16"/>
              </w:rPr>
              <w:t>✔</w:t>
            </w:r>
          </w:p>
        </w:tc>
        <w:tc>
          <w:tcPr>
            <w:tcW w:w="1872" w:type="dxa"/>
            <w:shd w:val="clear" w:color="auto" w:fill="F2F6FC"/>
            <w:tcMar>
              <w:top w:w="40" w:type="dxa"/>
              <w:left w:w="80" w:type="dxa"/>
              <w:bottom w:w="40" w:type="dxa"/>
              <w:right w:w="80" w:type="dxa"/>
            </w:tcMar>
            <w:vAlign w:val="center"/>
          </w:tcPr>
          <w:p w14:paraId="55D327CE"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20AAE088" w14:textId="77777777" w:rsidR="001D6D33" w:rsidRDefault="002D2DD4">
            <w:pPr>
              <w:spacing w:before="20" w:after="20"/>
            </w:pPr>
            <w:r>
              <w:rPr>
                <w:sz w:val="16"/>
              </w:rPr>
              <w:t>✔</w:t>
            </w:r>
          </w:p>
        </w:tc>
      </w:tr>
      <w:tr w:rsidR="001D6D33" w14:paraId="7F24DED3" w14:textId="77777777" w:rsidTr="001D6D33">
        <w:trPr>
          <w:jc w:val="center"/>
        </w:trPr>
        <w:tc>
          <w:tcPr>
            <w:tcW w:w="2448" w:type="dxa"/>
            <w:tcMar>
              <w:top w:w="40" w:type="dxa"/>
              <w:left w:w="80" w:type="dxa"/>
              <w:bottom w:w="40" w:type="dxa"/>
              <w:right w:w="80" w:type="dxa"/>
            </w:tcMar>
            <w:vAlign w:val="center"/>
          </w:tcPr>
          <w:p w14:paraId="4D9DA94C" w14:textId="77777777" w:rsidR="001D6D33" w:rsidRDefault="002D2DD4">
            <w:pPr>
              <w:spacing w:before="20" w:after="20"/>
            </w:pPr>
            <w:r>
              <w:rPr>
                <w:sz w:val="16"/>
              </w:rPr>
              <w:t>Date</w:t>
            </w:r>
          </w:p>
        </w:tc>
        <w:tc>
          <w:tcPr>
            <w:tcW w:w="2160" w:type="dxa"/>
            <w:tcMar>
              <w:top w:w="40" w:type="dxa"/>
              <w:left w:w="80" w:type="dxa"/>
              <w:bottom w:w="40" w:type="dxa"/>
              <w:right w:w="80" w:type="dxa"/>
            </w:tcMar>
            <w:vAlign w:val="center"/>
          </w:tcPr>
          <w:p w14:paraId="3474AD77" w14:textId="77777777" w:rsidR="001D6D33" w:rsidRDefault="002D2DD4">
            <w:pPr>
              <w:spacing w:before="20" w:after="20"/>
            </w:pPr>
            <w:r>
              <w:rPr>
                <w:sz w:val="16"/>
              </w:rPr>
              <w:t>Date</w:t>
            </w:r>
          </w:p>
        </w:tc>
        <w:tc>
          <w:tcPr>
            <w:tcW w:w="1584" w:type="dxa"/>
            <w:tcMar>
              <w:top w:w="40" w:type="dxa"/>
              <w:left w:w="80" w:type="dxa"/>
              <w:bottom w:w="40" w:type="dxa"/>
              <w:right w:w="80" w:type="dxa"/>
            </w:tcMar>
            <w:vAlign w:val="center"/>
          </w:tcPr>
          <w:p w14:paraId="7B2F746F" w14:textId="77777777" w:rsidR="001D6D33" w:rsidRDefault="002D2DD4">
            <w:pPr>
              <w:spacing w:before="20" w:after="20"/>
            </w:pPr>
            <w:r>
              <w:rPr>
                <w:sz w:val="16"/>
              </w:rPr>
              <w:t>✔</w:t>
            </w:r>
          </w:p>
        </w:tc>
        <w:tc>
          <w:tcPr>
            <w:tcW w:w="1872" w:type="dxa"/>
            <w:tcMar>
              <w:top w:w="40" w:type="dxa"/>
              <w:left w:w="80" w:type="dxa"/>
              <w:bottom w:w="40" w:type="dxa"/>
              <w:right w:w="80" w:type="dxa"/>
            </w:tcMar>
            <w:vAlign w:val="center"/>
          </w:tcPr>
          <w:p w14:paraId="6692CE18"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28F94DA8" w14:textId="77777777" w:rsidR="001D6D33" w:rsidRDefault="002D2DD4">
            <w:pPr>
              <w:spacing w:before="20" w:after="20"/>
            </w:pPr>
            <w:r>
              <w:rPr>
                <w:sz w:val="16"/>
              </w:rPr>
              <w:t>✔</w:t>
            </w:r>
          </w:p>
        </w:tc>
      </w:tr>
      <w:tr w:rsidR="001D6D33" w14:paraId="49120847" w14:textId="77777777" w:rsidTr="001D6D33">
        <w:trPr>
          <w:jc w:val="center"/>
        </w:trPr>
        <w:tc>
          <w:tcPr>
            <w:tcW w:w="2448" w:type="dxa"/>
            <w:shd w:val="clear" w:color="auto" w:fill="F2F6FC"/>
            <w:tcMar>
              <w:top w:w="40" w:type="dxa"/>
              <w:left w:w="80" w:type="dxa"/>
              <w:bottom w:w="40" w:type="dxa"/>
              <w:right w:w="80" w:type="dxa"/>
            </w:tcMar>
            <w:vAlign w:val="center"/>
          </w:tcPr>
          <w:p w14:paraId="448538B7" w14:textId="77777777" w:rsidR="001D6D33" w:rsidRDefault="002D2DD4">
            <w:pPr>
              <w:spacing w:before="20" w:after="20"/>
            </w:pPr>
            <w:r>
              <w:rPr>
                <w:sz w:val="16"/>
              </w:rPr>
              <w:t>MONEDA</w:t>
            </w:r>
          </w:p>
        </w:tc>
        <w:tc>
          <w:tcPr>
            <w:tcW w:w="2160" w:type="dxa"/>
            <w:shd w:val="clear" w:color="auto" w:fill="F2F6FC"/>
            <w:tcMar>
              <w:top w:w="40" w:type="dxa"/>
              <w:left w:w="80" w:type="dxa"/>
              <w:bottom w:w="40" w:type="dxa"/>
              <w:right w:w="80" w:type="dxa"/>
            </w:tcMar>
            <w:vAlign w:val="center"/>
          </w:tcPr>
          <w:p w14:paraId="45DDAC42" w14:textId="543E1274" w:rsidR="001D6D33" w:rsidRDefault="009E0758">
            <w:pPr>
              <w:spacing w:before="20" w:after="20"/>
            </w:pPr>
            <w:r w:rsidRPr="009E0758">
              <w:rPr>
                <w:sz w:val="16"/>
              </w:rPr>
              <w:t>Genérica</w:t>
            </w:r>
          </w:p>
        </w:tc>
        <w:tc>
          <w:tcPr>
            <w:tcW w:w="1584" w:type="dxa"/>
            <w:shd w:val="clear" w:color="auto" w:fill="F2F6FC"/>
            <w:tcMar>
              <w:top w:w="40" w:type="dxa"/>
              <w:left w:w="80" w:type="dxa"/>
              <w:bottom w:w="40" w:type="dxa"/>
              <w:right w:w="80" w:type="dxa"/>
            </w:tcMar>
            <w:vAlign w:val="center"/>
          </w:tcPr>
          <w:p w14:paraId="64262968" w14:textId="77777777" w:rsidR="001D6D33" w:rsidRDefault="002D2DD4">
            <w:pPr>
              <w:spacing w:before="20" w:after="20"/>
            </w:pPr>
            <w:r>
              <w:rPr>
                <w:sz w:val="16"/>
              </w:rPr>
              <w:t>✔</w:t>
            </w:r>
          </w:p>
        </w:tc>
        <w:tc>
          <w:tcPr>
            <w:tcW w:w="1872" w:type="dxa"/>
            <w:shd w:val="clear" w:color="auto" w:fill="F2F6FC"/>
            <w:tcMar>
              <w:top w:w="40" w:type="dxa"/>
              <w:left w:w="80" w:type="dxa"/>
              <w:bottom w:w="40" w:type="dxa"/>
              <w:right w:w="80" w:type="dxa"/>
            </w:tcMar>
            <w:vAlign w:val="center"/>
          </w:tcPr>
          <w:p w14:paraId="270F54EC"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1239A8EB" w14:textId="77777777" w:rsidR="001D6D33" w:rsidRDefault="002D2DD4">
            <w:pPr>
              <w:spacing w:before="20" w:after="20"/>
            </w:pPr>
            <w:r>
              <w:rPr>
                <w:sz w:val="16"/>
              </w:rPr>
              <w:t>✔</w:t>
            </w:r>
          </w:p>
        </w:tc>
      </w:tr>
      <w:tr w:rsidR="001D6D33" w14:paraId="7BCFBB9C" w14:textId="77777777" w:rsidTr="001D6D33">
        <w:trPr>
          <w:jc w:val="center"/>
        </w:trPr>
        <w:tc>
          <w:tcPr>
            <w:tcW w:w="2448" w:type="dxa"/>
            <w:tcMar>
              <w:top w:w="40" w:type="dxa"/>
              <w:left w:w="80" w:type="dxa"/>
              <w:bottom w:w="40" w:type="dxa"/>
              <w:right w:w="80" w:type="dxa"/>
            </w:tcMar>
            <w:vAlign w:val="center"/>
          </w:tcPr>
          <w:p w14:paraId="53D45B84" w14:textId="77777777" w:rsidR="001D6D33" w:rsidRDefault="002D2DD4">
            <w:pPr>
              <w:spacing w:before="20" w:after="20"/>
            </w:pPr>
            <w:r>
              <w:rPr>
                <w:sz w:val="16"/>
              </w:rPr>
              <w:t>AUDITORIA</w:t>
            </w:r>
          </w:p>
        </w:tc>
        <w:tc>
          <w:tcPr>
            <w:tcW w:w="2160" w:type="dxa"/>
            <w:tcMar>
              <w:top w:w="40" w:type="dxa"/>
              <w:left w:w="80" w:type="dxa"/>
              <w:bottom w:w="40" w:type="dxa"/>
              <w:right w:w="80" w:type="dxa"/>
            </w:tcMar>
            <w:vAlign w:val="center"/>
          </w:tcPr>
          <w:p w14:paraId="14C7BAFC" w14:textId="2A16B659" w:rsidR="001D6D33" w:rsidRDefault="009E0758">
            <w:pPr>
              <w:spacing w:before="20" w:after="20"/>
            </w:pPr>
            <w:r w:rsidRPr="009E0758">
              <w:rPr>
                <w:sz w:val="16"/>
              </w:rPr>
              <w:t>Genérica</w:t>
            </w:r>
          </w:p>
        </w:tc>
        <w:tc>
          <w:tcPr>
            <w:tcW w:w="1584" w:type="dxa"/>
            <w:tcMar>
              <w:top w:w="40" w:type="dxa"/>
              <w:left w:w="80" w:type="dxa"/>
              <w:bottom w:w="40" w:type="dxa"/>
              <w:right w:w="80" w:type="dxa"/>
            </w:tcMar>
            <w:vAlign w:val="center"/>
          </w:tcPr>
          <w:p w14:paraId="4D5D1BD4" w14:textId="77777777" w:rsidR="001D6D33" w:rsidRDefault="002D2DD4">
            <w:pPr>
              <w:spacing w:before="20" w:after="20"/>
            </w:pPr>
            <w:r>
              <w:rPr>
                <w:sz w:val="16"/>
              </w:rPr>
              <w:t>✔</w:t>
            </w:r>
          </w:p>
        </w:tc>
        <w:tc>
          <w:tcPr>
            <w:tcW w:w="1872" w:type="dxa"/>
            <w:tcMar>
              <w:top w:w="40" w:type="dxa"/>
              <w:left w:w="80" w:type="dxa"/>
              <w:bottom w:w="40" w:type="dxa"/>
              <w:right w:w="80" w:type="dxa"/>
            </w:tcMar>
            <w:vAlign w:val="center"/>
          </w:tcPr>
          <w:p w14:paraId="08017C65"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3C0DE324" w14:textId="77777777" w:rsidR="001D6D33" w:rsidRDefault="002D2DD4">
            <w:pPr>
              <w:spacing w:before="20" w:after="20"/>
            </w:pPr>
            <w:r>
              <w:rPr>
                <w:sz w:val="16"/>
              </w:rPr>
              <w:t>✔</w:t>
            </w:r>
          </w:p>
        </w:tc>
      </w:tr>
      <w:tr w:rsidR="001D6D33" w14:paraId="570210A2" w14:textId="77777777" w:rsidTr="001D6D33">
        <w:trPr>
          <w:jc w:val="center"/>
        </w:trPr>
        <w:tc>
          <w:tcPr>
            <w:tcW w:w="2448" w:type="dxa"/>
            <w:shd w:val="clear" w:color="auto" w:fill="F2F6FC"/>
            <w:tcMar>
              <w:top w:w="40" w:type="dxa"/>
              <w:left w:w="80" w:type="dxa"/>
              <w:bottom w:w="40" w:type="dxa"/>
              <w:right w:w="80" w:type="dxa"/>
            </w:tcMar>
            <w:vAlign w:val="center"/>
          </w:tcPr>
          <w:p w14:paraId="6B5D4036" w14:textId="77777777" w:rsidR="001D6D33" w:rsidRDefault="002D2DD4">
            <w:pPr>
              <w:spacing w:before="20" w:after="20"/>
            </w:pPr>
            <w:r>
              <w:rPr>
                <w:sz w:val="16"/>
              </w:rPr>
              <w:t>CEBE_TRANS</w:t>
            </w:r>
          </w:p>
        </w:tc>
        <w:tc>
          <w:tcPr>
            <w:tcW w:w="2160" w:type="dxa"/>
            <w:shd w:val="clear" w:color="auto" w:fill="F2F6FC"/>
            <w:tcMar>
              <w:top w:w="40" w:type="dxa"/>
              <w:left w:w="80" w:type="dxa"/>
              <w:bottom w:w="40" w:type="dxa"/>
              <w:right w:w="80" w:type="dxa"/>
            </w:tcMar>
            <w:vAlign w:val="center"/>
          </w:tcPr>
          <w:p w14:paraId="73755139" w14:textId="77777777" w:rsidR="001D6D33" w:rsidRDefault="002D2DD4">
            <w:pPr>
              <w:spacing w:before="20" w:after="20"/>
            </w:pPr>
            <w:r>
              <w:rPr>
                <w:sz w:val="16"/>
              </w:rPr>
              <w:t>Organization</w:t>
            </w:r>
          </w:p>
        </w:tc>
        <w:tc>
          <w:tcPr>
            <w:tcW w:w="1584" w:type="dxa"/>
            <w:shd w:val="clear" w:color="auto" w:fill="F2F6FC"/>
            <w:tcMar>
              <w:top w:w="40" w:type="dxa"/>
              <w:left w:w="80" w:type="dxa"/>
              <w:bottom w:w="40" w:type="dxa"/>
              <w:right w:w="80" w:type="dxa"/>
            </w:tcMar>
            <w:vAlign w:val="center"/>
          </w:tcPr>
          <w:p w14:paraId="76B9F06A" w14:textId="77777777" w:rsidR="001D6D33" w:rsidRDefault="002D2DD4">
            <w:pPr>
              <w:spacing w:before="20" w:after="20"/>
            </w:pPr>
            <w:r>
              <w:rPr>
                <w:sz w:val="16"/>
              </w:rPr>
              <w:t>✔</w:t>
            </w:r>
          </w:p>
        </w:tc>
        <w:tc>
          <w:tcPr>
            <w:tcW w:w="1872" w:type="dxa"/>
            <w:shd w:val="clear" w:color="auto" w:fill="F2F6FC"/>
            <w:tcMar>
              <w:top w:w="40" w:type="dxa"/>
              <w:left w:w="80" w:type="dxa"/>
              <w:bottom w:w="40" w:type="dxa"/>
              <w:right w:w="80" w:type="dxa"/>
            </w:tcMar>
            <w:vAlign w:val="center"/>
          </w:tcPr>
          <w:p w14:paraId="56490453"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4A37BAB2" w14:textId="77777777" w:rsidR="001D6D33" w:rsidRDefault="002D2DD4">
            <w:pPr>
              <w:spacing w:before="20" w:after="20"/>
            </w:pPr>
            <w:r>
              <w:rPr>
                <w:sz w:val="16"/>
              </w:rPr>
              <w:t>✔</w:t>
            </w:r>
          </w:p>
        </w:tc>
      </w:tr>
      <w:tr w:rsidR="001D6D33" w14:paraId="6A726C9F" w14:textId="77777777" w:rsidTr="001D6D33">
        <w:trPr>
          <w:jc w:val="center"/>
        </w:trPr>
        <w:tc>
          <w:tcPr>
            <w:tcW w:w="2448" w:type="dxa"/>
            <w:tcMar>
              <w:top w:w="40" w:type="dxa"/>
              <w:left w:w="80" w:type="dxa"/>
              <w:bottom w:w="40" w:type="dxa"/>
              <w:right w:w="80" w:type="dxa"/>
            </w:tcMar>
            <w:vAlign w:val="center"/>
          </w:tcPr>
          <w:p w14:paraId="05450C1E" w14:textId="77777777" w:rsidR="001D6D33" w:rsidRDefault="002D2DD4">
            <w:pPr>
              <w:spacing w:before="20" w:after="20"/>
            </w:pPr>
            <w:r>
              <w:rPr>
                <w:sz w:val="16"/>
              </w:rPr>
              <w:t>SOCIEDAD_TRANS</w:t>
            </w:r>
          </w:p>
        </w:tc>
        <w:tc>
          <w:tcPr>
            <w:tcW w:w="2160" w:type="dxa"/>
            <w:tcMar>
              <w:top w:w="40" w:type="dxa"/>
              <w:left w:w="80" w:type="dxa"/>
              <w:bottom w:w="40" w:type="dxa"/>
              <w:right w:w="80" w:type="dxa"/>
            </w:tcMar>
            <w:vAlign w:val="center"/>
          </w:tcPr>
          <w:p w14:paraId="44EE98A4" w14:textId="039BB137" w:rsidR="001D6D33" w:rsidRDefault="009E0758">
            <w:pPr>
              <w:spacing w:before="20" w:after="20"/>
            </w:pPr>
            <w:r>
              <w:rPr>
                <w:sz w:val="16"/>
              </w:rPr>
              <w:t>Genérica</w:t>
            </w:r>
          </w:p>
        </w:tc>
        <w:tc>
          <w:tcPr>
            <w:tcW w:w="1584" w:type="dxa"/>
            <w:tcMar>
              <w:top w:w="40" w:type="dxa"/>
              <w:left w:w="80" w:type="dxa"/>
              <w:bottom w:w="40" w:type="dxa"/>
              <w:right w:w="80" w:type="dxa"/>
            </w:tcMar>
            <w:vAlign w:val="center"/>
          </w:tcPr>
          <w:p w14:paraId="106298D5" w14:textId="77777777" w:rsidR="001D6D33" w:rsidRDefault="002D2DD4">
            <w:pPr>
              <w:spacing w:before="20" w:after="20"/>
            </w:pPr>
            <w:r>
              <w:rPr>
                <w:sz w:val="16"/>
              </w:rPr>
              <w:t>✔</w:t>
            </w:r>
          </w:p>
        </w:tc>
        <w:tc>
          <w:tcPr>
            <w:tcW w:w="1872" w:type="dxa"/>
            <w:tcMar>
              <w:top w:w="40" w:type="dxa"/>
              <w:left w:w="80" w:type="dxa"/>
              <w:bottom w:w="40" w:type="dxa"/>
              <w:right w:w="80" w:type="dxa"/>
            </w:tcMar>
            <w:vAlign w:val="center"/>
          </w:tcPr>
          <w:p w14:paraId="318DE145"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2B07EF41" w14:textId="77777777" w:rsidR="001D6D33" w:rsidRDefault="002D2DD4">
            <w:pPr>
              <w:spacing w:before="20" w:after="20"/>
            </w:pPr>
            <w:r>
              <w:rPr>
                <w:sz w:val="16"/>
              </w:rPr>
              <w:t>✔</w:t>
            </w:r>
          </w:p>
        </w:tc>
      </w:tr>
      <w:tr w:rsidR="001D6D33" w14:paraId="371B720E" w14:textId="77777777" w:rsidTr="001D6D33">
        <w:trPr>
          <w:jc w:val="center"/>
        </w:trPr>
        <w:tc>
          <w:tcPr>
            <w:tcW w:w="2448" w:type="dxa"/>
            <w:shd w:val="clear" w:color="auto" w:fill="F2F6FC"/>
            <w:tcMar>
              <w:top w:w="40" w:type="dxa"/>
              <w:left w:w="80" w:type="dxa"/>
              <w:bottom w:w="40" w:type="dxa"/>
              <w:right w:w="80" w:type="dxa"/>
            </w:tcMar>
            <w:vAlign w:val="center"/>
          </w:tcPr>
          <w:p w14:paraId="42BE1210" w14:textId="77777777" w:rsidR="001D6D33" w:rsidRDefault="002D2DD4">
            <w:pPr>
              <w:spacing w:before="20" w:after="20"/>
            </w:pPr>
            <w:r>
              <w:rPr>
                <w:sz w:val="16"/>
              </w:rPr>
              <w:t>CLIENTE</w:t>
            </w:r>
          </w:p>
        </w:tc>
        <w:tc>
          <w:tcPr>
            <w:tcW w:w="2160" w:type="dxa"/>
            <w:shd w:val="clear" w:color="auto" w:fill="F2F6FC"/>
            <w:tcMar>
              <w:top w:w="40" w:type="dxa"/>
              <w:left w:w="80" w:type="dxa"/>
              <w:bottom w:w="40" w:type="dxa"/>
              <w:right w:w="80" w:type="dxa"/>
            </w:tcMar>
            <w:vAlign w:val="center"/>
          </w:tcPr>
          <w:p w14:paraId="10C7C4C9" w14:textId="1373C041" w:rsidR="001D6D33" w:rsidRDefault="009E0758">
            <w:pPr>
              <w:spacing w:before="20" w:after="20"/>
            </w:pPr>
            <w:r w:rsidRPr="009E0758">
              <w:rPr>
                <w:sz w:val="16"/>
              </w:rPr>
              <w:t>Genérica</w:t>
            </w:r>
          </w:p>
        </w:tc>
        <w:tc>
          <w:tcPr>
            <w:tcW w:w="1584" w:type="dxa"/>
            <w:shd w:val="clear" w:color="auto" w:fill="F2F6FC"/>
            <w:tcMar>
              <w:top w:w="40" w:type="dxa"/>
              <w:left w:w="80" w:type="dxa"/>
              <w:bottom w:w="40" w:type="dxa"/>
              <w:right w:w="80" w:type="dxa"/>
            </w:tcMar>
            <w:vAlign w:val="center"/>
          </w:tcPr>
          <w:p w14:paraId="5AD505BF" w14:textId="77777777" w:rsidR="001D6D33" w:rsidRDefault="002D2DD4">
            <w:pPr>
              <w:spacing w:before="20" w:after="20"/>
            </w:pPr>
            <w:r>
              <w:rPr>
                <w:sz w:val="16"/>
              </w:rPr>
              <w:t>✔</w:t>
            </w:r>
          </w:p>
        </w:tc>
        <w:tc>
          <w:tcPr>
            <w:tcW w:w="1872" w:type="dxa"/>
            <w:shd w:val="clear" w:color="auto" w:fill="F2F6FC"/>
            <w:tcMar>
              <w:top w:w="40" w:type="dxa"/>
              <w:left w:w="80" w:type="dxa"/>
              <w:bottom w:w="40" w:type="dxa"/>
              <w:right w:w="80" w:type="dxa"/>
            </w:tcMar>
            <w:vAlign w:val="center"/>
          </w:tcPr>
          <w:p w14:paraId="394A491A"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71E346AE" w14:textId="77777777" w:rsidR="001D6D33" w:rsidRDefault="002D2DD4">
            <w:pPr>
              <w:spacing w:before="20" w:after="20"/>
            </w:pPr>
            <w:r>
              <w:rPr>
                <w:sz w:val="16"/>
              </w:rPr>
              <w:t>—</w:t>
            </w:r>
          </w:p>
        </w:tc>
      </w:tr>
      <w:tr w:rsidR="001D6D33" w14:paraId="1BE971C0" w14:textId="77777777" w:rsidTr="001D6D33">
        <w:trPr>
          <w:jc w:val="center"/>
        </w:trPr>
        <w:tc>
          <w:tcPr>
            <w:tcW w:w="2448" w:type="dxa"/>
            <w:tcMar>
              <w:top w:w="40" w:type="dxa"/>
              <w:left w:w="80" w:type="dxa"/>
              <w:bottom w:w="40" w:type="dxa"/>
              <w:right w:w="80" w:type="dxa"/>
            </w:tcMar>
            <w:vAlign w:val="center"/>
          </w:tcPr>
          <w:p w14:paraId="32F34BD8" w14:textId="77777777" w:rsidR="001D6D33" w:rsidRDefault="002D2DD4">
            <w:pPr>
              <w:spacing w:before="20" w:after="20"/>
            </w:pPr>
            <w:r>
              <w:rPr>
                <w:sz w:val="16"/>
              </w:rPr>
              <w:t>SERVICIO</w:t>
            </w:r>
          </w:p>
        </w:tc>
        <w:tc>
          <w:tcPr>
            <w:tcW w:w="2160" w:type="dxa"/>
            <w:tcMar>
              <w:top w:w="40" w:type="dxa"/>
              <w:left w:w="80" w:type="dxa"/>
              <w:bottom w:w="40" w:type="dxa"/>
              <w:right w:w="80" w:type="dxa"/>
            </w:tcMar>
            <w:vAlign w:val="center"/>
          </w:tcPr>
          <w:p w14:paraId="3AB15F42" w14:textId="21B1F3E1" w:rsidR="001D6D33" w:rsidRDefault="009E0758">
            <w:pPr>
              <w:spacing w:before="20" w:after="20"/>
            </w:pPr>
            <w:r w:rsidRPr="009E0758">
              <w:rPr>
                <w:sz w:val="16"/>
              </w:rPr>
              <w:t>Genérica</w:t>
            </w:r>
          </w:p>
        </w:tc>
        <w:tc>
          <w:tcPr>
            <w:tcW w:w="1584" w:type="dxa"/>
            <w:tcMar>
              <w:top w:w="40" w:type="dxa"/>
              <w:left w:w="80" w:type="dxa"/>
              <w:bottom w:w="40" w:type="dxa"/>
              <w:right w:w="80" w:type="dxa"/>
            </w:tcMar>
            <w:vAlign w:val="center"/>
          </w:tcPr>
          <w:p w14:paraId="41A02CE3" w14:textId="77777777" w:rsidR="001D6D33" w:rsidRDefault="002D2DD4">
            <w:pPr>
              <w:spacing w:before="20" w:after="20"/>
            </w:pPr>
            <w:r>
              <w:rPr>
                <w:sz w:val="16"/>
              </w:rPr>
              <w:t>✔</w:t>
            </w:r>
          </w:p>
        </w:tc>
        <w:tc>
          <w:tcPr>
            <w:tcW w:w="1872" w:type="dxa"/>
            <w:tcMar>
              <w:top w:w="40" w:type="dxa"/>
              <w:left w:w="80" w:type="dxa"/>
              <w:bottom w:w="40" w:type="dxa"/>
              <w:right w:w="80" w:type="dxa"/>
            </w:tcMar>
            <w:vAlign w:val="center"/>
          </w:tcPr>
          <w:p w14:paraId="38E6C600" w14:textId="77777777" w:rsidR="001D6D33" w:rsidRDefault="002D2DD4">
            <w:pPr>
              <w:spacing w:before="20" w:after="20"/>
            </w:pPr>
            <w:r>
              <w:rPr>
                <w:sz w:val="16"/>
              </w:rPr>
              <w:t>—</w:t>
            </w:r>
          </w:p>
        </w:tc>
        <w:tc>
          <w:tcPr>
            <w:tcW w:w="1440" w:type="dxa"/>
            <w:tcMar>
              <w:top w:w="40" w:type="dxa"/>
              <w:left w:w="80" w:type="dxa"/>
              <w:bottom w:w="40" w:type="dxa"/>
              <w:right w:w="80" w:type="dxa"/>
            </w:tcMar>
            <w:vAlign w:val="center"/>
          </w:tcPr>
          <w:p w14:paraId="0846B70F" w14:textId="77777777" w:rsidR="001D6D33" w:rsidRDefault="002D2DD4">
            <w:pPr>
              <w:spacing w:before="20" w:after="20"/>
            </w:pPr>
            <w:r>
              <w:rPr>
                <w:sz w:val="16"/>
              </w:rPr>
              <w:t>—</w:t>
            </w:r>
          </w:p>
        </w:tc>
      </w:tr>
      <w:tr w:rsidR="001D6D33" w14:paraId="0C329C45" w14:textId="77777777" w:rsidTr="001D6D33">
        <w:trPr>
          <w:jc w:val="center"/>
        </w:trPr>
        <w:tc>
          <w:tcPr>
            <w:tcW w:w="2448" w:type="dxa"/>
            <w:shd w:val="clear" w:color="auto" w:fill="F2F6FC"/>
            <w:tcMar>
              <w:top w:w="40" w:type="dxa"/>
              <w:left w:w="80" w:type="dxa"/>
              <w:bottom w:w="40" w:type="dxa"/>
              <w:right w:w="80" w:type="dxa"/>
            </w:tcMar>
            <w:vAlign w:val="center"/>
          </w:tcPr>
          <w:p w14:paraId="65BD882C" w14:textId="77777777" w:rsidR="001D6D33" w:rsidRDefault="002D2DD4">
            <w:pPr>
              <w:spacing w:before="20" w:after="20"/>
            </w:pPr>
            <w:r>
              <w:rPr>
                <w:sz w:val="16"/>
              </w:rPr>
              <w:t>CECOS_TRANS</w:t>
            </w:r>
          </w:p>
        </w:tc>
        <w:tc>
          <w:tcPr>
            <w:tcW w:w="2160" w:type="dxa"/>
            <w:shd w:val="clear" w:color="auto" w:fill="F2F6FC"/>
            <w:tcMar>
              <w:top w:w="40" w:type="dxa"/>
              <w:left w:w="80" w:type="dxa"/>
              <w:bottom w:w="40" w:type="dxa"/>
              <w:right w:w="80" w:type="dxa"/>
            </w:tcMar>
            <w:vAlign w:val="center"/>
          </w:tcPr>
          <w:p w14:paraId="331DED61" w14:textId="4CF38335" w:rsidR="001D6D33" w:rsidRDefault="009E0758">
            <w:pPr>
              <w:spacing w:before="20" w:after="20"/>
            </w:pPr>
            <w:r w:rsidRPr="009E0758">
              <w:rPr>
                <w:sz w:val="16"/>
              </w:rPr>
              <w:t>Genérica</w:t>
            </w:r>
          </w:p>
        </w:tc>
        <w:tc>
          <w:tcPr>
            <w:tcW w:w="1584" w:type="dxa"/>
            <w:shd w:val="clear" w:color="auto" w:fill="F2F6FC"/>
            <w:tcMar>
              <w:top w:w="40" w:type="dxa"/>
              <w:left w:w="80" w:type="dxa"/>
              <w:bottom w:w="40" w:type="dxa"/>
              <w:right w:w="80" w:type="dxa"/>
            </w:tcMar>
            <w:vAlign w:val="center"/>
          </w:tcPr>
          <w:p w14:paraId="1E288393" w14:textId="77777777" w:rsidR="001D6D33" w:rsidRDefault="002D2DD4">
            <w:pPr>
              <w:spacing w:before="20" w:after="20"/>
            </w:pPr>
            <w:r>
              <w:rPr>
                <w:sz w:val="16"/>
              </w:rPr>
              <w:t>—</w:t>
            </w:r>
          </w:p>
        </w:tc>
        <w:tc>
          <w:tcPr>
            <w:tcW w:w="1872" w:type="dxa"/>
            <w:shd w:val="clear" w:color="auto" w:fill="F2F6FC"/>
            <w:tcMar>
              <w:top w:w="40" w:type="dxa"/>
              <w:left w:w="80" w:type="dxa"/>
              <w:bottom w:w="40" w:type="dxa"/>
              <w:right w:w="80" w:type="dxa"/>
            </w:tcMar>
            <w:vAlign w:val="center"/>
          </w:tcPr>
          <w:p w14:paraId="134C5002" w14:textId="77777777" w:rsidR="001D6D33" w:rsidRDefault="002D2DD4">
            <w:pPr>
              <w:spacing w:before="20" w:after="20"/>
            </w:pPr>
            <w:r>
              <w:rPr>
                <w:sz w:val="16"/>
              </w:rPr>
              <w:t>✔</w:t>
            </w:r>
          </w:p>
        </w:tc>
        <w:tc>
          <w:tcPr>
            <w:tcW w:w="1440" w:type="dxa"/>
            <w:shd w:val="clear" w:color="auto" w:fill="F2F6FC"/>
            <w:tcMar>
              <w:top w:w="40" w:type="dxa"/>
              <w:left w:w="80" w:type="dxa"/>
              <w:bottom w:w="40" w:type="dxa"/>
              <w:right w:w="80" w:type="dxa"/>
            </w:tcMar>
            <w:vAlign w:val="center"/>
          </w:tcPr>
          <w:p w14:paraId="71A619A4" w14:textId="77777777" w:rsidR="001D6D33" w:rsidRDefault="002D2DD4">
            <w:pPr>
              <w:spacing w:before="20" w:after="20"/>
            </w:pPr>
            <w:r>
              <w:rPr>
                <w:sz w:val="16"/>
              </w:rPr>
              <w:t>—</w:t>
            </w:r>
          </w:p>
        </w:tc>
      </w:tr>
    </w:tbl>
    <w:p w14:paraId="0CA1C7EE" w14:textId="77777777" w:rsidR="001D6D33" w:rsidRDefault="001D6D33">
      <w:pPr>
        <w:spacing w:after="80"/>
      </w:pPr>
    </w:p>
    <w:p w14:paraId="43DC99AE" w14:textId="77777777" w:rsidR="005014F0" w:rsidRDefault="005014F0">
      <w:pPr>
        <w:spacing w:after="40"/>
        <w:rPr>
          <w:b/>
          <w:sz w:val="19"/>
        </w:rPr>
      </w:pPr>
    </w:p>
    <w:p w14:paraId="357FA62A" w14:textId="1AD6F75E" w:rsidR="001D6D33" w:rsidRDefault="002D2DD4">
      <w:pPr>
        <w:spacing w:after="40"/>
      </w:pPr>
      <w:r>
        <w:rPr>
          <w:b/>
          <w:sz w:val="19"/>
        </w:rPr>
        <w:t>Configuración de versiones presupuestales</w:t>
      </w:r>
    </w:p>
    <w:tbl>
      <w:tblPr>
        <w:tblStyle w:val="Fanalca"/>
        <w:tblW w:w="9504" w:type="dxa"/>
        <w:jc w:val="center"/>
        <w:tblLayout w:type="fixed"/>
        <w:tblLook w:val="04A0" w:firstRow="1" w:lastRow="0" w:firstColumn="1" w:lastColumn="0" w:noHBand="0" w:noVBand="1"/>
      </w:tblPr>
      <w:tblGrid>
        <w:gridCol w:w="2448"/>
        <w:gridCol w:w="3312"/>
        <w:gridCol w:w="3744"/>
      </w:tblGrid>
      <w:tr w:rsidR="001D6D33" w14:paraId="4B46A9FB" w14:textId="77777777" w:rsidTr="009E0758">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shd w:val="clear" w:color="auto" w:fill="1F3864"/>
            <w:tcMar>
              <w:top w:w="40" w:type="dxa"/>
              <w:left w:w="80" w:type="dxa"/>
              <w:bottom w:w="40" w:type="dxa"/>
              <w:right w:w="80" w:type="dxa"/>
            </w:tcMar>
            <w:vAlign w:val="center"/>
          </w:tcPr>
          <w:p w14:paraId="7D1675A4" w14:textId="77777777" w:rsidR="001D6D33" w:rsidRDefault="002D2DD4">
            <w:pPr>
              <w:spacing w:before="20" w:after="20"/>
              <w:jc w:val="center"/>
            </w:pPr>
            <w:r>
              <w:rPr>
                <w:b/>
                <w:color w:val="FFFFFF"/>
                <w:sz w:val="17"/>
              </w:rPr>
              <w:t>Versión</w:t>
            </w:r>
          </w:p>
        </w:tc>
        <w:tc>
          <w:tcPr>
            <w:tcW w:w="3312" w:type="dxa"/>
            <w:shd w:val="clear" w:color="auto" w:fill="1F3864"/>
            <w:tcMar>
              <w:top w:w="40" w:type="dxa"/>
              <w:left w:w="80" w:type="dxa"/>
              <w:bottom w:w="40" w:type="dxa"/>
              <w:right w:w="80" w:type="dxa"/>
            </w:tcMar>
            <w:vAlign w:val="center"/>
          </w:tcPr>
          <w:p w14:paraId="61AC135B" w14:textId="77777777" w:rsidR="001D6D33" w:rsidRDefault="002D2DD4">
            <w:pPr>
              <w:spacing w:before="20" w:after="20"/>
              <w:jc w:val="center"/>
            </w:pPr>
            <w:r>
              <w:rPr>
                <w:b/>
                <w:color w:val="FFFFFF"/>
                <w:sz w:val="17"/>
              </w:rPr>
              <w:t>Descripción</w:t>
            </w:r>
          </w:p>
        </w:tc>
        <w:tc>
          <w:tcPr>
            <w:tcW w:w="3744" w:type="dxa"/>
            <w:shd w:val="clear" w:color="auto" w:fill="1F3864"/>
            <w:tcMar>
              <w:top w:w="40" w:type="dxa"/>
              <w:left w:w="80" w:type="dxa"/>
              <w:bottom w:w="40" w:type="dxa"/>
              <w:right w:w="80" w:type="dxa"/>
            </w:tcMar>
            <w:vAlign w:val="center"/>
          </w:tcPr>
          <w:p w14:paraId="216F70CA" w14:textId="77777777" w:rsidR="001D6D33" w:rsidRDefault="002D2DD4">
            <w:pPr>
              <w:spacing w:before="20" w:after="20"/>
              <w:jc w:val="center"/>
            </w:pPr>
            <w:r>
              <w:rPr>
                <w:b/>
                <w:color w:val="FFFFFF"/>
                <w:sz w:val="17"/>
              </w:rPr>
              <w:t>Uso</w:t>
            </w:r>
          </w:p>
        </w:tc>
      </w:tr>
      <w:tr w:rsidR="001D6D33" w14:paraId="0FE14CD8" w14:textId="77777777" w:rsidTr="009E0758">
        <w:trPr>
          <w:jc w:val="center"/>
        </w:trPr>
        <w:tc>
          <w:tcPr>
            <w:tcW w:w="2448" w:type="dxa"/>
            <w:tcMar>
              <w:top w:w="40" w:type="dxa"/>
              <w:left w:w="80" w:type="dxa"/>
              <w:bottom w:w="40" w:type="dxa"/>
              <w:right w:w="80" w:type="dxa"/>
            </w:tcMar>
            <w:vAlign w:val="center"/>
          </w:tcPr>
          <w:p w14:paraId="70F3EFA7" w14:textId="146AF1A8" w:rsidR="001D6D33" w:rsidRDefault="002D2DD4">
            <w:pPr>
              <w:spacing w:before="20" w:after="20"/>
            </w:pPr>
            <w:r>
              <w:rPr>
                <w:sz w:val="16"/>
              </w:rPr>
              <w:t>PRESUPUESTO</w:t>
            </w:r>
          </w:p>
        </w:tc>
        <w:tc>
          <w:tcPr>
            <w:tcW w:w="3312" w:type="dxa"/>
            <w:tcMar>
              <w:top w:w="40" w:type="dxa"/>
              <w:left w:w="80" w:type="dxa"/>
              <w:bottom w:w="40" w:type="dxa"/>
              <w:right w:w="80" w:type="dxa"/>
            </w:tcMar>
            <w:vAlign w:val="center"/>
          </w:tcPr>
          <w:p w14:paraId="593DC1F8" w14:textId="77777777" w:rsidR="001D6D33" w:rsidRDefault="002D2DD4">
            <w:pPr>
              <w:spacing w:before="20" w:after="20"/>
            </w:pPr>
            <w:r>
              <w:rPr>
                <w:sz w:val="16"/>
              </w:rPr>
              <w:t>Presupuesto Financiero oficial</w:t>
            </w:r>
          </w:p>
        </w:tc>
        <w:tc>
          <w:tcPr>
            <w:tcW w:w="3744" w:type="dxa"/>
            <w:tcMar>
              <w:top w:w="40" w:type="dxa"/>
              <w:left w:w="80" w:type="dxa"/>
              <w:bottom w:w="40" w:type="dxa"/>
              <w:right w:w="80" w:type="dxa"/>
            </w:tcMar>
            <w:vAlign w:val="center"/>
          </w:tcPr>
          <w:p w14:paraId="31471AF1" w14:textId="77777777" w:rsidR="001D6D33" w:rsidRDefault="002D2DD4">
            <w:pPr>
              <w:spacing w:before="20" w:after="20"/>
            </w:pPr>
            <w:r>
              <w:rPr>
                <w:sz w:val="16"/>
              </w:rPr>
              <w:t>Base para el P&amp;G y el seguimiento financiero.</w:t>
            </w:r>
          </w:p>
        </w:tc>
      </w:tr>
      <w:tr w:rsidR="001D6D33" w14:paraId="193C6B58" w14:textId="77777777" w:rsidTr="009E0758">
        <w:trPr>
          <w:jc w:val="center"/>
        </w:trPr>
        <w:tc>
          <w:tcPr>
            <w:tcW w:w="2448" w:type="dxa"/>
            <w:tcMar>
              <w:top w:w="40" w:type="dxa"/>
              <w:left w:w="80" w:type="dxa"/>
              <w:bottom w:w="40" w:type="dxa"/>
              <w:right w:w="80" w:type="dxa"/>
            </w:tcMar>
            <w:vAlign w:val="center"/>
          </w:tcPr>
          <w:p w14:paraId="6036633A" w14:textId="77777777" w:rsidR="001D6D33" w:rsidRDefault="002D2DD4">
            <w:pPr>
              <w:spacing w:before="20" w:after="20"/>
            </w:pPr>
            <w:r>
              <w:rPr>
                <w:sz w:val="16"/>
              </w:rPr>
              <w:t>REAL</w:t>
            </w:r>
          </w:p>
        </w:tc>
        <w:tc>
          <w:tcPr>
            <w:tcW w:w="3312" w:type="dxa"/>
            <w:tcMar>
              <w:top w:w="40" w:type="dxa"/>
              <w:left w:w="80" w:type="dxa"/>
              <w:bottom w:w="40" w:type="dxa"/>
              <w:right w:w="80" w:type="dxa"/>
            </w:tcMar>
            <w:vAlign w:val="center"/>
          </w:tcPr>
          <w:p w14:paraId="2189982A" w14:textId="77777777" w:rsidR="001D6D33" w:rsidRDefault="002D2DD4">
            <w:pPr>
              <w:spacing w:before="20" w:after="20"/>
            </w:pPr>
            <w:r>
              <w:rPr>
                <w:sz w:val="16"/>
              </w:rPr>
              <w:t>Ejecución real (actuals)</w:t>
            </w:r>
          </w:p>
        </w:tc>
        <w:tc>
          <w:tcPr>
            <w:tcW w:w="3744" w:type="dxa"/>
            <w:tcMar>
              <w:top w:w="40" w:type="dxa"/>
              <w:left w:w="80" w:type="dxa"/>
              <w:bottom w:w="40" w:type="dxa"/>
              <w:right w:w="80" w:type="dxa"/>
            </w:tcMar>
            <w:vAlign w:val="center"/>
          </w:tcPr>
          <w:p w14:paraId="369F52E8" w14:textId="77777777" w:rsidR="001D6D33" w:rsidRDefault="002D2DD4">
            <w:pPr>
              <w:spacing w:before="20" w:after="20"/>
            </w:pPr>
            <w:r>
              <w:rPr>
                <w:sz w:val="16"/>
              </w:rPr>
              <w:t>Datos de Silotrans / SAP S/4HANA vía DataSphere.</w:t>
            </w:r>
          </w:p>
        </w:tc>
      </w:tr>
      <w:tr w:rsidR="001D6D33" w14:paraId="20EDF5E0" w14:textId="77777777" w:rsidTr="009E0758">
        <w:trPr>
          <w:jc w:val="center"/>
        </w:trPr>
        <w:tc>
          <w:tcPr>
            <w:tcW w:w="2448" w:type="dxa"/>
            <w:shd w:val="clear" w:color="auto" w:fill="F2F6FC"/>
            <w:tcMar>
              <w:top w:w="40" w:type="dxa"/>
              <w:left w:w="80" w:type="dxa"/>
              <w:bottom w:w="40" w:type="dxa"/>
              <w:right w:w="80" w:type="dxa"/>
            </w:tcMar>
            <w:vAlign w:val="center"/>
          </w:tcPr>
          <w:p w14:paraId="3DEED95F" w14:textId="77777777" w:rsidR="001D6D33" w:rsidRDefault="002D2DD4">
            <w:pPr>
              <w:spacing w:before="20" w:after="20"/>
            </w:pPr>
            <w:r>
              <w:rPr>
                <w:sz w:val="16"/>
              </w:rPr>
              <w:t>FORECAST</w:t>
            </w:r>
          </w:p>
        </w:tc>
        <w:tc>
          <w:tcPr>
            <w:tcW w:w="3312" w:type="dxa"/>
            <w:shd w:val="clear" w:color="auto" w:fill="F2F6FC"/>
            <w:tcMar>
              <w:top w:w="40" w:type="dxa"/>
              <w:left w:w="80" w:type="dxa"/>
              <w:bottom w:w="40" w:type="dxa"/>
              <w:right w:w="80" w:type="dxa"/>
            </w:tcMar>
            <w:vAlign w:val="center"/>
          </w:tcPr>
          <w:p w14:paraId="0F15F984" w14:textId="77777777" w:rsidR="001D6D33" w:rsidRDefault="002D2DD4">
            <w:pPr>
              <w:spacing w:before="20" w:after="20"/>
            </w:pPr>
            <w:r>
              <w:rPr>
                <w:sz w:val="16"/>
              </w:rPr>
              <w:t>Proyección intra-año</w:t>
            </w:r>
          </w:p>
        </w:tc>
        <w:tc>
          <w:tcPr>
            <w:tcW w:w="3744" w:type="dxa"/>
            <w:shd w:val="clear" w:color="auto" w:fill="F2F6FC"/>
            <w:tcMar>
              <w:top w:w="40" w:type="dxa"/>
              <w:left w:w="80" w:type="dxa"/>
              <w:bottom w:w="40" w:type="dxa"/>
              <w:right w:w="80" w:type="dxa"/>
            </w:tcMar>
            <w:vAlign w:val="center"/>
          </w:tcPr>
          <w:p w14:paraId="5911F4EC" w14:textId="77777777" w:rsidR="001D6D33" w:rsidRDefault="002D2DD4">
            <w:pPr>
              <w:spacing w:before="20" w:after="20"/>
            </w:pPr>
            <w:r>
              <w:rPr>
                <w:sz w:val="16"/>
              </w:rPr>
              <w:t>Actualización de estimados durante el año.</w:t>
            </w:r>
          </w:p>
        </w:tc>
      </w:tr>
    </w:tbl>
    <w:p w14:paraId="63FE5AAE" w14:textId="77777777" w:rsidR="001D6D33" w:rsidRDefault="001D6D33">
      <w:pPr>
        <w:spacing w:after="80"/>
      </w:pPr>
    </w:p>
    <w:p w14:paraId="2FE9A9EA" w14:textId="77777777" w:rsidR="001D6D33" w:rsidRDefault="002D2DD4">
      <w:pPr>
        <w:pStyle w:val="Heading3"/>
        <w:spacing w:before="160"/>
      </w:pPr>
      <w:bookmarkStart w:id="450" w:name="_Toc231905274"/>
      <w:r>
        <w:t>Flujo de cálculo y consolidación</w:t>
      </w:r>
      <w:bookmarkEnd w:id="450"/>
    </w:p>
    <w:p w14:paraId="322854A5" w14:textId="14D01A22" w:rsidR="001D6D33" w:rsidRDefault="61D21D5B">
      <w:pPr>
        <w:spacing w:after="120"/>
        <w:jc w:val="both"/>
      </w:pPr>
      <w:r>
        <w:t>Los modelos de Ingresos y Costos alimentan el EEFF con el P&amp;G y el EBITDA por regional</w:t>
      </w:r>
      <w:r w:rsidR="4BD89A68">
        <w:t>, servicios y clientes especiales</w:t>
      </w:r>
      <w:r>
        <w:t>. El cálculo de ingresos sigue la metodología P×Q a partir del histórico N-1, los crecimientos de volumen y tarifa, la distribución CRM/Crédito y la estacionalidad mensual.</w:t>
      </w:r>
    </w:p>
    <w:p w14:paraId="5044013A" w14:textId="77777777" w:rsidR="001D6D33" w:rsidRDefault="002D2DD4">
      <w:pPr>
        <w:spacing w:before="120" w:after="40"/>
        <w:jc w:val="center"/>
      </w:pPr>
      <w:r>
        <w:rPr>
          <w:noProof/>
        </w:rPr>
        <w:drawing>
          <wp:inline distT="0" distB="0" distL="0" distR="0" wp14:anchorId="73A7E869" wp14:editId="0B8C094C">
            <wp:extent cx="6035040" cy="3450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rensa_flujo.png"/>
                    <pic:cNvPicPr/>
                  </pic:nvPicPr>
                  <pic:blipFill>
                    <a:blip r:embed="rId27"/>
                    <a:stretch>
                      <a:fillRect/>
                    </a:stretch>
                  </pic:blipFill>
                  <pic:spPr>
                    <a:xfrm>
                      <a:off x="0" y="0"/>
                      <a:ext cx="6035040" cy="3450630"/>
                    </a:xfrm>
                    <a:prstGeom prst="rect">
                      <a:avLst/>
                    </a:prstGeom>
                  </pic:spPr>
                </pic:pic>
              </a:graphicData>
            </a:graphic>
          </wp:inline>
        </w:drawing>
      </w:r>
    </w:p>
    <w:p w14:paraId="5BEFEC41" w14:textId="77777777" w:rsidR="001D6D33" w:rsidRDefault="61D21D5B">
      <w:pPr>
        <w:spacing w:after="200"/>
        <w:jc w:val="center"/>
      </w:pPr>
      <w:r w:rsidRPr="6B982EE3">
        <w:rPr>
          <w:i/>
          <w:iCs/>
          <w:color w:val="595959" w:themeColor="text1" w:themeTint="A6"/>
          <w:sz w:val="17"/>
          <w:szCs w:val="17"/>
        </w:rPr>
        <w:t>Figura 9. Flujo de cálculo y consolidación de modelos — Transprensa S.A.S.</w:t>
      </w:r>
    </w:p>
    <w:p w14:paraId="0397C549" w14:textId="52D3C746" w:rsidR="6B982EE3" w:rsidRDefault="6B982EE3" w:rsidP="6B982EE3">
      <w:pPr>
        <w:spacing w:after="200"/>
        <w:jc w:val="center"/>
        <w:rPr>
          <w:i/>
          <w:iCs/>
          <w:color w:val="595959" w:themeColor="text1" w:themeTint="A6"/>
          <w:sz w:val="17"/>
          <w:szCs w:val="17"/>
        </w:rPr>
      </w:pPr>
    </w:p>
    <w:p w14:paraId="77D383E9" w14:textId="463D1139" w:rsidR="2E3CF480" w:rsidRDefault="2E3CF480" w:rsidP="6B982EE3">
      <w:pPr>
        <w:spacing w:after="200"/>
        <w:jc w:val="center"/>
        <w:rPr>
          <w:i/>
          <w:iCs/>
          <w:color w:val="595959" w:themeColor="text1" w:themeTint="A6"/>
          <w:sz w:val="17"/>
          <w:szCs w:val="17"/>
        </w:rPr>
      </w:pPr>
      <w:r w:rsidRPr="6B982EE3">
        <w:rPr>
          <w:i/>
          <w:iCs/>
          <w:color w:val="595959" w:themeColor="text1" w:themeTint="A6"/>
          <w:sz w:val="17"/>
          <w:szCs w:val="17"/>
        </w:rPr>
        <w:t xml:space="preserve">Nota: Estado de Resultados </w:t>
      </w:r>
      <w:r w:rsidR="3DE28976" w:rsidRPr="6B982EE3">
        <w:rPr>
          <w:i/>
          <w:iCs/>
          <w:color w:val="595959" w:themeColor="text1" w:themeTint="A6"/>
          <w:sz w:val="17"/>
          <w:szCs w:val="17"/>
        </w:rPr>
        <w:t>hasta EBITDA discriminado</w:t>
      </w:r>
      <w:r w:rsidRPr="6B982EE3">
        <w:rPr>
          <w:i/>
          <w:iCs/>
          <w:color w:val="595959" w:themeColor="text1" w:themeTint="A6"/>
          <w:sz w:val="17"/>
          <w:szCs w:val="17"/>
        </w:rPr>
        <w:t xml:space="preserve"> por regional, servicios y clientes especiales</w:t>
      </w:r>
    </w:p>
    <w:p w14:paraId="1E475FD1" w14:textId="77777777" w:rsidR="001D6D33" w:rsidRDefault="002D2DD4">
      <w:pPr>
        <w:spacing w:before="120" w:after="40"/>
        <w:jc w:val="center"/>
      </w:pPr>
      <w:r>
        <w:rPr>
          <w:noProof/>
        </w:rPr>
        <w:drawing>
          <wp:inline distT="0" distB="0" distL="0" distR="0" wp14:anchorId="164D538C" wp14:editId="2F8AD869">
            <wp:extent cx="6035040" cy="23536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rensa_pxq.png"/>
                    <pic:cNvPicPr/>
                  </pic:nvPicPr>
                  <pic:blipFill>
                    <a:blip r:embed="rId28"/>
                    <a:stretch>
                      <a:fillRect/>
                    </a:stretch>
                  </pic:blipFill>
                  <pic:spPr>
                    <a:xfrm>
                      <a:off x="0" y="0"/>
                      <a:ext cx="6035040" cy="2353609"/>
                    </a:xfrm>
                    <a:prstGeom prst="rect">
                      <a:avLst/>
                    </a:prstGeom>
                  </pic:spPr>
                </pic:pic>
              </a:graphicData>
            </a:graphic>
          </wp:inline>
        </w:drawing>
      </w:r>
    </w:p>
    <w:p w14:paraId="3333A57A" w14:textId="77777777" w:rsidR="001D6D33" w:rsidRDefault="61D21D5B">
      <w:pPr>
        <w:spacing w:after="200"/>
        <w:jc w:val="center"/>
      </w:pPr>
      <w:r w:rsidRPr="6B982EE3">
        <w:rPr>
          <w:i/>
          <w:iCs/>
          <w:color w:val="595959" w:themeColor="text1" w:themeTint="A6"/>
          <w:sz w:val="17"/>
          <w:szCs w:val="17"/>
        </w:rPr>
        <w:t>Figura 10. Metodología de cálculo P×Q de ingresos — Transprensa S.A.S.</w:t>
      </w:r>
    </w:p>
    <w:p w14:paraId="23B62E69" w14:textId="199F8BEE" w:rsidR="6B982EE3" w:rsidRDefault="6B982EE3" w:rsidP="6B982EE3">
      <w:pPr>
        <w:spacing w:after="200"/>
        <w:jc w:val="center"/>
        <w:rPr>
          <w:i/>
          <w:iCs/>
          <w:color w:val="595959" w:themeColor="text1" w:themeTint="A6"/>
          <w:sz w:val="17"/>
          <w:szCs w:val="17"/>
        </w:rPr>
      </w:pPr>
    </w:p>
    <w:p w14:paraId="4C0638E5" w14:textId="06D3FE29" w:rsidR="4F7477FA" w:rsidRDefault="4F7477FA" w:rsidP="6B982EE3">
      <w:pPr>
        <w:spacing w:after="200"/>
        <w:jc w:val="center"/>
        <w:rPr>
          <w:i/>
          <w:iCs/>
          <w:color w:val="595959" w:themeColor="text1" w:themeTint="A6"/>
          <w:sz w:val="17"/>
          <w:szCs w:val="17"/>
        </w:rPr>
      </w:pPr>
      <w:r w:rsidRPr="6B982EE3">
        <w:rPr>
          <w:i/>
          <w:iCs/>
          <w:color w:val="595959" w:themeColor="text1" w:themeTint="A6"/>
          <w:sz w:val="17"/>
          <w:szCs w:val="17"/>
        </w:rPr>
        <w:t>Nota: Crecimiento en volumen por regional, servicio y clientes especiales</w:t>
      </w:r>
    </w:p>
    <w:p w14:paraId="5F5FF6E9" w14:textId="77777777" w:rsidR="001D6D33" w:rsidRDefault="002D2DD4">
      <w:pPr>
        <w:pStyle w:val="Heading3"/>
        <w:spacing w:before="160"/>
      </w:pPr>
      <w:bookmarkStart w:id="451" w:name="_Toc231905275"/>
      <w:r>
        <w:t>Actividades de configuración</w:t>
      </w:r>
      <w:bookmarkEnd w:id="451"/>
    </w:p>
    <w:tbl>
      <w:tblPr>
        <w:tblStyle w:val="Fanalca"/>
        <w:tblW w:w="0" w:type="auto"/>
        <w:jc w:val="center"/>
        <w:tblLayout w:type="fixed"/>
        <w:tblLook w:val="04A0" w:firstRow="1" w:lastRow="0" w:firstColumn="1" w:lastColumn="0" w:noHBand="0" w:noVBand="1"/>
      </w:tblPr>
      <w:tblGrid>
        <w:gridCol w:w="2736"/>
        <w:gridCol w:w="4320"/>
        <w:gridCol w:w="1296"/>
        <w:gridCol w:w="1152"/>
      </w:tblGrid>
      <w:tr w:rsidR="001D6D33" w14:paraId="07A5463D"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tcMar>
              <w:top w:w="40" w:type="dxa"/>
              <w:left w:w="80" w:type="dxa"/>
              <w:bottom w:w="40" w:type="dxa"/>
              <w:right w:w="80" w:type="dxa"/>
            </w:tcMar>
            <w:vAlign w:val="center"/>
          </w:tcPr>
          <w:p w14:paraId="7F902E52" w14:textId="77777777" w:rsidR="001D6D33" w:rsidRDefault="002D2DD4">
            <w:pPr>
              <w:spacing w:before="20" w:after="20"/>
              <w:jc w:val="center"/>
            </w:pPr>
            <w:r>
              <w:rPr>
                <w:b/>
                <w:color w:val="FFFFFF"/>
                <w:sz w:val="17"/>
              </w:rPr>
              <w:t>Actividad</w:t>
            </w:r>
          </w:p>
        </w:tc>
        <w:tc>
          <w:tcPr>
            <w:tcW w:w="4320" w:type="dxa"/>
            <w:tcMar>
              <w:top w:w="40" w:type="dxa"/>
              <w:left w:w="80" w:type="dxa"/>
              <w:bottom w:w="40" w:type="dxa"/>
              <w:right w:w="80" w:type="dxa"/>
            </w:tcMar>
            <w:vAlign w:val="center"/>
          </w:tcPr>
          <w:p w14:paraId="594DEC49" w14:textId="77777777" w:rsidR="001D6D33" w:rsidRDefault="002D2DD4">
            <w:pPr>
              <w:spacing w:before="20" w:after="20"/>
              <w:jc w:val="center"/>
            </w:pPr>
            <w:r>
              <w:rPr>
                <w:b/>
                <w:color w:val="FFFFFF"/>
                <w:sz w:val="17"/>
              </w:rPr>
              <w:t>Descripción</w:t>
            </w:r>
          </w:p>
        </w:tc>
        <w:tc>
          <w:tcPr>
            <w:tcW w:w="1296" w:type="dxa"/>
            <w:tcMar>
              <w:top w:w="40" w:type="dxa"/>
              <w:left w:w="80" w:type="dxa"/>
              <w:bottom w:w="40" w:type="dxa"/>
              <w:right w:w="80" w:type="dxa"/>
            </w:tcMar>
            <w:vAlign w:val="center"/>
          </w:tcPr>
          <w:p w14:paraId="1D6E86F6" w14:textId="77777777" w:rsidR="001D6D33" w:rsidRDefault="002D2DD4">
            <w:pPr>
              <w:spacing w:before="20" w:after="20"/>
              <w:jc w:val="center"/>
            </w:pPr>
            <w:r>
              <w:rPr>
                <w:b/>
                <w:color w:val="FFFFFF"/>
                <w:sz w:val="17"/>
              </w:rPr>
              <w:t>Prioridad</w:t>
            </w:r>
          </w:p>
        </w:tc>
        <w:tc>
          <w:tcPr>
            <w:tcW w:w="1152" w:type="dxa"/>
            <w:tcMar>
              <w:top w:w="40" w:type="dxa"/>
              <w:left w:w="80" w:type="dxa"/>
              <w:bottom w:w="40" w:type="dxa"/>
              <w:right w:w="80" w:type="dxa"/>
            </w:tcMar>
            <w:vAlign w:val="center"/>
          </w:tcPr>
          <w:p w14:paraId="343C480F" w14:textId="77777777" w:rsidR="001D6D33" w:rsidRDefault="002D2DD4">
            <w:pPr>
              <w:spacing w:before="20" w:after="20"/>
              <w:jc w:val="center"/>
            </w:pPr>
            <w:r>
              <w:rPr>
                <w:b/>
                <w:color w:val="FFFFFF"/>
                <w:sz w:val="17"/>
              </w:rPr>
              <w:t>Estado</w:t>
            </w:r>
          </w:p>
        </w:tc>
      </w:tr>
      <w:tr w:rsidR="001D6D33" w14:paraId="21FABE15" w14:textId="77777777" w:rsidTr="34C865D4">
        <w:trPr>
          <w:jc w:val="center"/>
        </w:trPr>
        <w:tc>
          <w:tcPr>
            <w:tcW w:w="2736" w:type="dxa"/>
            <w:tcMar>
              <w:top w:w="40" w:type="dxa"/>
              <w:left w:w="80" w:type="dxa"/>
              <w:bottom w:w="40" w:type="dxa"/>
              <w:right w:w="80" w:type="dxa"/>
            </w:tcMar>
            <w:vAlign w:val="center"/>
          </w:tcPr>
          <w:p w14:paraId="6A843D04" w14:textId="77777777" w:rsidR="001D6D33" w:rsidRDefault="002D2DD4">
            <w:pPr>
              <w:spacing w:before="20" w:after="20"/>
            </w:pPr>
            <w:r>
              <w:rPr>
                <w:sz w:val="15"/>
              </w:rPr>
              <w:t>Creación de modelos SAC</w:t>
            </w:r>
          </w:p>
        </w:tc>
        <w:tc>
          <w:tcPr>
            <w:tcW w:w="4320" w:type="dxa"/>
            <w:tcMar>
              <w:top w:w="40" w:type="dxa"/>
              <w:left w:w="80" w:type="dxa"/>
              <w:bottom w:w="40" w:type="dxa"/>
              <w:right w:w="80" w:type="dxa"/>
            </w:tcMar>
            <w:vAlign w:val="center"/>
          </w:tcPr>
          <w:p w14:paraId="6E25BEC2" w14:textId="77777777" w:rsidR="001D6D33" w:rsidRDefault="002D2DD4">
            <w:pPr>
              <w:spacing w:before="20" w:after="20"/>
            </w:pPr>
            <w:r>
              <w:rPr>
                <w:sz w:val="15"/>
              </w:rPr>
              <w:t>Crear los 3 modelos Planning con sus dimensiones y medidas.</w:t>
            </w:r>
          </w:p>
        </w:tc>
        <w:tc>
          <w:tcPr>
            <w:tcW w:w="1296" w:type="dxa"/>
            <w:tcMar>
              <w:top w:w="40" w:type="dxa"/>
              <w:left w:w="80" w:type="dxa"/>
              <w:bottom w:w="40" w:type="dxa"/>
              <w:right w:w="80" w:type="dxa"/>
            </w:tcMar>
            <w:vAlign w:val="center"/>
          </w:tcPr>
          <w:p w14:paraId="3913FF6E" w14:textId="77777777" w:rsidR="001D6D33" w:rsidRDefault="002D2DD4">
            <w:pPr>
              <w:spacing w:before="20" w:after="20"/>
            </w:pPr>
            <w:r>
              <w:rPr>
                <w:sz w:val="15"/>
              </w:rPr>
              <w:t>Alta</w:t>
            </w:r>
          </w:p>
        </w:tc>
        <w:tc>
          <w:tcPr>
            <w:tcW w:w="1152" w:type="dxa"/>
            <w:tcMar>
              <w:top w:w="40" w:type="dxa"/>
              <w:left w:w="80" w:type="dxa"/>
              <w:bottom w:w="40" w:type="dxa"/>
              <w:right w:w="80" w:type="dxa"/>
            </w:tcMar>
            <w:vAlign w:val="center"/>
          </w:tcPr>
          <w:p w14:paraId="4F3AE89D" w14:textId="77777777" w:rsidR="001D6D33" w:rsidRDefault="002D2DD4">
            <w:pPr>
              <w:spacing w:before="20" w:after="20"/>
            </w:pPr>
            <w:r>
              <w:rPr>
                <w:sz w:val="15"/>
              </w:rPr>
              <w:t>Completado</w:t>
            </w:r>
          </w:p>
        </w:tc>
      </w:tr>
      <w:tr w:rsidR="001D6D33" w14:paraId="17BAC2E8" w14:textId="77777777" w:rsidTr="34C865D4">
        <w:trPr>
          <w:jc w:val="center"/>
        </w:trPr>
        <w:tc>
          <w:tcPr>
            <w:tcW w:w="2736" w:type="dxa"/>
            <w:shd w:val="clear" w:color="auto" w:fill="F2F6FC"/>
            <w:tcMar>
              <w:top w:w="40" w:type="dxa"/>
              <w:left w:w="80" w:type="dxa"/>
              <w:bottom w:w="40" w:type="dxa"/>
              <w:right w:w="80" w:type="dxa"/>
            </w:tcMar>
            <w:vAlign w:val="center"/>
          </w:tcPr>
          <w:p w14:paraId="2B5AE673" w14:textId="77777777" w:rsidR="001D6D33" w:rsidRDefault="002D2DD4">
            <w:pPr>
              <w:spacing w:before="20" w:after="20"/>
            </w:pPr>
            <w:r>
              <w:rPr>
                <w:sz w:val="15"/>
              </w:rPr>
              <w:t>Carga de datos maestros</w:t>
            </w:r>
          </w:p>
        </w:tc>
        <w:tc>
          <w:tcPr>
            <w:tcW w:w="4320" w:type="dxa"/>
            <w:shd w:val="clear" w:color="auto" w:fill="F2F6FC"/>
            <w:tcMar>
              <w:top w:w="40" w:type="dxa"/>
              <w:left w:w="80" w:type="dxa"/>
              <w:bottom w:w="40" w:type="dxa"/>
              <w:right w:w="80" w:type="dxa"/>
            </w:tcMar>
            <w:vAlign w:val="center"/>
          </w:tcPr>
          <w:p w14:paraId="594793CE" w14:textId="77777777" w:rsidR="001D6D33" w:rsidRDefault="002D2DD4">
            <w:pPr>
              <w:spacing w:before="20" w:after="20"/>
            </w:pPr>
            <w:r>
              <w:rPr>
                <w:sz w:val="15"/>
              </w:rPr>
              <w:t>Cargar jerarquías de CUENTA, CEBE_TRANS, CECOS_TRANS, CLIENTE y SERVICIO.</w:t>
            </w:r>
          </w:p>
        </w:tc>
        <w:tc>
          <w:tcPr>
            <w:tcW w:w="1296" w:type="dxa"/>
            <w:shd w:val="clear" w:color="auto" w:fill="F2F6FC"/>
            <w:tcMar>
              <w:top w:w="40" w:type="dxa"/>
              <w:left w:w="80" w:type="dxa"/>
              <w:bottom w:w="40" w:type="dxa"/>
              <w:right w:w="80" w:type="dxa"/>
            </w:tcMar>
            <w:vAlign w:val="center"/>
          </w:tcPr>
          <w:p w14:paraId="29FE315C" w14:textId="77777777" w:rsidR="001D6D33" w:rsidRDefault="002D2DD4">
            <w:pPr>
              <w:spacing w:before="20" w:after="20"/>
            </w:pPr>
            <w:r>
              <w:rPr>
                <w:sz w:val="15"/>
              </w:rPr>
              <w:t>Alta</w:t>
            </w:r>
          </w:p>
        </w:tc>
        <w:tc>
          <w:tcPr>
            <w:tcW w:w="1152" w:type="dxa"/>
            <w:shd w:val="clear" w:color="auto" w:fill="F2F6FC"/>
            <w:tcMar>
              <w:top w:w="40" w:type="dxa"/>
              <w:left w:w="80" w:type="dxa"/>
              <w:bottom w:w="40" w:type="dxa"/>
              <w:right w:w="80" w:type="dxa"/>
            </w:tcMar>
            <w:vAlign w:val="center"/>
          </w:tcPr>
          <w:p w14:paraId="17B86300" w14:textId="77777777" w:rsidR="001D6D33" w:rsidRDefault="002D2DD4">
            <w:pPr>
              <w:spacing w:before="20" w:after="20"/>
            </w:pPr>
            <w:r>
              <w:rPr>
                <w:sz w:val="15"/>
              </w:rPr>
              <w:t>Pendiente</w:t>
            </w:r>
          </w:p>
        </w:tc>
      </w:tr>
      <w:tr w:rsidR="001D6D33" w14:paraId="63C8FD57" w14:textId="77777777" w:rsidTr="34C865D4">
        <w:trPr>
          <w:jc w:val="center"/>
        </w:trPr>
        <w:tc>
          <w:tcPr>
            <w:tcW w:w="2736" w:type="dxa"/>
            <w:tcMar>
              <w:top w:w="40" w:type="dxa"/>
              <w:left w:w="80" w:type="dxa"/>
              <w:bottom w:w="40" w:type="dxa"/>
              <w:right w:w="80" w:type="dxa"/>
            </w:tcMar>
            <w:vAlign w:val="center"/>
          </w:tcPr>
          <w:p w14:paraId="72D3F1D4" w14:textId="77777777" w:rsidR="001D6D33" w:rsidRDefault="002D2DD4">
            <w:pPr>
              <w:spacing w:before="20" w:after="20"/>
            </w:pPr>
            <w:r>
              <w:rPr>
                <w:sz w:val="15"/>
              </w:rPr>
              <w:t>Configurar versiones</w:t>
            </w:r>
          </w:p>
        </w:tc>
        <w:tc>
          <w:tcPr>
            <w:tcW w:w="4320" w:type="dxa"/>
            <w:tcMar>
              <w:top w:w="40" w:type="dxa"/>
              <w:left w:w="80" w:type="dxa"/>
              <w:bottom w:w="40" w:type="dxa"/>
              <w:right w:w="80" w:type="dxa"/>
            </w:tcMar>
            <w:vAlign w:val="center"/>
          </w:tcPr>
          <w:p w14:paraId="47F15105" w14:textId="77777777" w:rsidR="001D6D33" w:rsidRDefault="002D2DD4">
            <w:pPr>
              <w:spacing w:before="20" w:after="20"/>
            </w:pPr>
            <w:r>
              <w:rPr>
                <w:sz w:val="15"/>
              </w:rPr>
              <w:t>Definir PRESUPUESTO_FIN, PRESUPUESTO_COM, REAL y FORECAST.</w:t>
            </w:r>
          </w:p>
        </w:tc>
        <w:tc>
          <w:tcPr>
            <w:tcW w:w="1296" w:type="dxa"/>
            <w:tcMar>
              <w:top w:w="40" w:type="dxa"/>
              <w:left w:w="80" w:type="dxa"/>
              <w:bottom w:w="40" w:type="dxa"/>
              <w:right w:w="80" w:type="dxa"/>
            </w:tcMar>
            <w:vAlign w:val="center"/>
          </w:tcPr>
          <w:p w14:paraId="0FBE022A" w14:textId="77777777" w:rsidR="001D6D33" w:rsidRDefault="002D2DD4">
            <w:pPr>
              <w:spacing w:before="20" w:after="20"/>
            </w:pPr>
            <w:r>
              <w:rPr>
                <w:sz w:val="15"/>
              </w:rPr>
              <w:t>Alta</w:t>
            </w:r>
          </w:p>
        </w:tc>
        <w:tc>
          <w:tcPr>
            <w:tcW w:w="1152" w:type="dxa"/>
            <w:tcMar>
              <w:top w:w="40" w:type="dxa"/>
              <w:left w:w="80" w:type="dxa"/>
              <w:bottom w:w="40" w:type="dxa"/>
              <w:right w:w="80" w:type="dxa"/>
            </w:tcMar>
            <w:vAlign w:val="center"/>
          </w:tcPr>
          <w:p w14:paraId="0765B477" w14:textId="77777777" w:rsidR="001D6D33" w:rsidRDefault="002D2DD4">
            <w:pPr>
              <w:spacing w:before="20" w:after="20"/>
            </w:pPr>
            <w:r>
              <w:rPr>
                <w:sz w:val="15"/>
              </w:rPr>
              <w:t>Pendiente</w:t>
            </w:r>
          </w:p>
        </w:tc>
      </w:tr>
      <w:tr w:rsidR="001D6D33" w14:paraId="6CE809CC" w14:textId="77777777" w:rsidTr="34C865D4">
        <w:trPr>
          <w:jc w:val="center"/>
        </w:trPr>
        <w:tc>
          <w:tcPr>
            <w:tcW w:w="2736" w:type="dxa"/>
            <w:shd w:val="clear" w:color="auto" w:fill="F2F6FC"/>
            <w:tcMar>
              <w:top w:w="40" w:type="dxa"/>
              <w:left w:w="80" w:type="dxa"/>
              <w:bottom w:w="40" w:type="dxa"/>
              <w:right w:w="80" w:type="dxa"/>
            </w:tcMar>
            <w:vAlign w:val="center"/>
          </w:tcPr>
          <w:p w14:paraId="30ABD0B7" w14:textId="77777777" w:rsidR="001D6D33" w:rsidRDefault="002D2DD4">
            <w:pPr>
              <w:spacing w:before="20" w:after="20"/>
            </w:pPr>
            <w:r>
              <w:rPr>
                <w:sz w:val="15"/>
              </w:rPr>
              <w:t>Plantillas de entrada de datos</w:t>
            </w:r>
          </w:p>
        </w:tc>
        <w:tc>
          <w:tcPr>
            <w:tcW w:w="4320" w:type="dxa"/>
            <w:shd w:val="clear" w:color="auto" w:fill="F2F6FC"/>
            <w:tcMar>
              <w:top w:w="40" w:type="dxa"/>
              <w:left w:w="80" w:type="dxa"/>
              <w:bottom w:w="40" w:type="dxa"/>
              <w:right w:w="80" w:type="dxa"/>
            </w:tcMar>
            <w:vAlign w:val="center"/>
          </w:tcPr>
          <w:p w14:paraId="4A72DBB7" w14:textId="77777777" w:rsidR="001D6D33" w:rsidRDefault="002D2DD4">
            <w:pPr>
              <w:spacing w:before="20" w:after="20"/>
            </w:pPr>
            <w:r>
              <w:rPr>
                <w:sz w:val="15"/>
              </w:rPr>
              <w:t>Diseñar input forms para la carga por región y servicio.</w:t>
            </w:r>
          </w:p>
        </w:tc>
        <w:tc>
          <w:tcPr>
            <w:tcW w:w="1296" w:type="dxa"/>
            <w:shd w:val="clear" w:color="auto" w:fill="F2F6FC"/>
            <w:tcMar>
              <w:top w:w="40" w:type="dxa"/>
              <w:left w:w="80" w:type="dxa"/>
              <w:bottom w:w="40" w:type="dxa"/>
              <w:right w:w="80" w:type="dxa"/>
            </w:tcMar>
            <w:vAlign w:val="center"/>
          </w:tcPr>
          <w:p w14:paraId="3363D027" w14:textId="77777777" w:rsidR="001D6D33" w:rsidRDefault="002D2DD4">
            <w:pPr>
              <w:spacing w:before="20" w:after="20"/>
            </w:pPr>
            <w:r>
              <w:rPr>
                <w:sz w:val="15"/>
              </w:rPr>
              <w:t>Alta</w:t>
            </w:r>
          </w:p>
        </w:tc>
        <w:tc>
          <w:tcPr>
            <w:tcW w:w="1152" w:type="dxa"/>
            <w:shd w:val="clear" w:color="auto" w:fill="F2F6FC"/>
            <w:tcMar>
              <w:top w:w="40" w:type="dxa"/>
              <w:left w:w="80" w:type="dxa"/>
              <w:bottom w:w="40" w:type="dxa"/>
              <w:right w:w="80" w:type="dxa"/>
            </w:tcMar>
            <w:vAlign w:val="center"/>
          </w:tcPr>
          <w:p w14:paraId="17352563" w14:textId="77777777" w:rsidR="001D6D33" w:rsidRDefault="002D2DD4">
            <w:pPr>
              <w:spacing w:before="20" w:after="20"/>
            </w:pPr>
            <w:r>
              <w:rPr>
                <w:sz w:val="15"/>
              </w:rPr>
              <w:t>Pendiente</w:t>
            </w:r>
          </w:p>
        </w:tc>
      </w:tr>
      <w:tr w:rsidR="001D6D33" w14:paraId="730D6F61" w14:textId="77777777" w:rsidTr="34C865D4">
        <w:trPr>
          <w:jc w:val="center"/>
        </w:trPr>
        <w:tc>
          <w:tcPr>
            <w:tcW w:w="2736" w:type="dxa"/>
            <w:tcMar>
              <w:top w:w="40" w:type="dxa"/>
              <w:left w:w="80" w:type="dxa"/>
              <w:bottom w:w="40" w:type="dxa"/>
              <w:right w:w="80" w:type="dxa"/>
            </w:tcMar>
            <w:vAlign w:val="center"/>
          </w:tcPr>
          <w:p w14:paraId="1CCCD837" w14:textId="77777777" w:rsidR="001D6D33" w:rsidRDefault="002D2DD4">
            <w:pPr>
              <w:spacing w:before="20" w:after="20"/>
            </w:pPr>
            <w:r>
              <w:rPr>
                <w:sz w:val="15"/>
              </w:rPr>
              <w:t>Data Actions P×Q</w:t>
            </w:r>
          </w:p>
        </w:tc>
        <w:tc>
          <w:tcPr>
            <w:tcW w:w="4320" w:type="dxa"/>
            <w:tcMar>
              <w:top w:w="40" w:type="dxa"/>
              <w:left w:w="80" w:type="dxa"/>
              <w:bottom w:w="40" w:type="dxa"/>
              <w:right w:w="80" w:type="dxa"/>
            </w:tcMar>
            <w:vAlign w:val="center"/>
          </w:tcPr>
          <w:p w14:paraId="798F6841" w14:textId="77777777" w:rsidR="001D6D33" w:rsidRDefault="002D2DD4">
            <w:pPr>
              <w:spacing w:before="20" w:after="20"/>
            </w:pPr>
            <w:r>
              <w:rPr>
                <w:sz w:val="15"/>
              </w:rPr>
              <w:t>Cálculo automático de ingresos (kg × tarifa).</w:t>
            </w:r>
          </w:p>
        </w:tc>
        <w:tc>
          <w:tcPr>
            <w:tcW w:w="1296" w:type="dxa"/>
            <w:tcMar>
              <w:top w:w="40" w:type="dxa"/>
              <w:left w:w="80" w:type="dxa"/>
              <w:bottom w:w="40" w:type="dxa"/>
              <w:right w:w="80" w:type="dxa"/>
            </w:tcMar>
            <w:vAlign w:val="center"/>
          </w:tcPr>
          <w:p w14:paraId="0D9F8140" w14:textId="77777777" w:rsidR="001D6D33" w:rsidRDefault="002D2DD4">
            <w:pPr>
              <w:spacing w:before="20" w:after="20"/>
            </w:pPr>
            <w:r>
              <w:rPr>
                <w:sz w:val="15"/>
              </w:rPr>
              <w:t>Alta</w:t>
            </w:r>
          </w:p>
        </w:tc>
        <w:tc>
          <w:tcPr>
            <w:tcW w:w="1152" w:type="dxa"/>
            <w:tcMar>
              <w:top w:w="40" w:type="dxa"/>
              <w:left w:w="80" w:type="dxa"/>
              <w:bottom w:w="40" w:type="dxa"/>
              <w:right w:w="80" w:type="dxa"/>
            </w:tcMar>
            <w:vAlign w:val="center"/>
          </w:tcPr>
          <w:p w14:paraId="3B2E1CA3" w14:textId="77777777" w:rsidR="001D6D33" w:rsidRDefault="002D2DD4">
            <w:pPr>
              <w:spacing w:before="20" w:after="20"/>
            </w:pPr>
            <w:r>
              <w:rPr>
                <w:sz w:val="15"/>
              </w:rPr>
              <w:t>Pendiente</w:t>
            </w:r>
          </w:p>
        </w:tc>
      </w:tr>
      <w:tr w:rsidR="001D6D33" w14:paraId="2A8B42D4" w14:textId="77777777" w:rsidTr="34C865D4">
        <w:trPr>
          <w:jc w:val="center"/>
        </w:trPr>
        <w:tc>
          <w:tcPr>
            <w:tcW w:w="2736" w:type="dxa"/>
            <w:shd w:val="clear" w:color="auto" w:fill="F2F6FC"/>
            <w:tcMar>
              <w:top w:w="40" w:type="dxa"/>
              <w:left w:w="80" w:type="dxa"/>
              <w:bottom w:w="40" w:type="dxa"/>
              <w:right w:w="80" w:type="dxa"/>
            </w:tcMar>
            <w:vAlign w:val="center"/>
          </w:tcPr>
          <w:p w14:paraId="6576D818" w14:textId="77777777" w:rsidR="001D6D33" w:rsidRDefault="002D2DD4">
            <w:pPr>
              <w:spacing w:before="20" w:after="20"/>
            </w:pPr>
            <w:r>
              <w:rPr>
                <w:sz w:val="15"/>
              </w:rPr>
              <w:t>Data Action de personal temporal</w:t>
            </w:r>
          </w:p>
        </w:tc>
        <w:tc>
          <w:tcPr>
            <w:tcW w:w="4320" w:type="dxa"/>
            <w:shd w:val="clear" w:color="auto" w:fill="F2F6FC"/>
            <w:tcMar>
              <w:top w:w="40" w:type="dxa"/>
              <w:left w:w="80" w:type="dxa"/>
              <w:bottom w:w="40" w:type="dxa"/>
              <w:right w:w="80" w:type="dxa"/>
            </w:tcMar>
            <w:vAlign w:val="center"/>
          </w:tcPr>
          <w:p w14:paraId="1B4CF44D" w14:textId="77777777" w:rsidR="001D6D33" w:rsidRDefault="002D2DD4">
            <w:pPr>
              <w:spacing w:before="20" w:after="20"/>
            </w:pPr>
            <w:r>
              <w:rPr>
                <w:sz w:val="15"/>
              </w:rPr>
              <w:t>Ajuste del personal temporal según la variación de kg.</w:t>
            </w:r>
          </w:p>
        </w:tc>
        <w:tc>
          <w:tcPr>
            <w:tcW w:w="1296" w:type="dxa"/>
            <w:shd w:val="clear" w:color="auto" w:fill="F2F6FC"/>
            <w:tcMar>
              <w:top w:w="40" w:type="dxa"/>
              <w:left w:w="80" w:type="dxa"/>
              <w:bottom w:w="40" w:type="dxa"/>
              <w:right w:w="80" w:type="dxa"/>
            </w:tcMar>
            <w:vAlign w:val="center"/>
          </w:tcPr>
          <w:p w14:paraId="7244F0CE" w14:textId="77777777" w:rsidR="001D6D33" w:rsidRDefault="002D2DD4">
            <w:pPr>
              <w:spacing w:before="20" w:after="20"/>
            </w:pPr>
            <w:r>
              <w:rPr>
                <w:sz w:val="15"/>
              </w:rPr>
              <w:t>Media</w:t>
            </w:r>
          </w:p>
        </w:tc>
        <w:tc>
          <w:tcPr>
            <w:tcW w:w="1152" w:type="dxa"/>
            <w:shd w:val="clear" w:color="auto" w:fill="F2F6FC"/>
            <w:tcMar>
              <w:top w:w="40" w:type="dxa"/>
              <w:left w:w="80" w:type="dxa"/>
              <w:bottom w:w="40" w:type="dxa"/>
              <w:right w:w="80" w:type="dxa"/>
            </w:tcMar>
            <w:vAlign w:val="center"/>
          </w:tcPr>
          <w:p w14:paraId="59D70FF0" w14:textId="77777777" w:rsidR="001D6D33" w:rsidRDefault="002D2DD4">
            <w:pPr>
              <w:spacing w:before="20" w:after="20"/>
            </w:pPr>
            <w:r>
              <w:rPr>
                <w:sz w:val="15"/>
              </w:rPr>
              <w:t>Pendiente</w:t>
            </w:r>
          </w:p>
        </w:tc>
      </w:tr>
      <w:tr w:rsidR="001D6D33" w14:paraId="039CE4FC" w14:textId="77777777" w:rsidTr="34C865D4">
        <w:trPr>
          <w:jc w:val="center"/>
        </w:trPr>
        <w:tc>
          <w:tcPr>
            <w:tcW w:w="2736" w:type="dxa"/>
            <w:tcMar>
              <w:top w:w="40" w:type="dxa"/>
              <w:left w:w="80" w:type="dxa"/>
              <w:bottom w:w="40" w:type="dxa"/>
              <w:right w:w="80" w:type="dxa"/>
            </w:tcMar>
            <w:vAlign w:val="center"/>
          </w:tcPr>
          <w:p w14:paraId="3B8F9449" w14:textId="77777777" w:rsidR="001D6D33" w:rsidRDefault="002D2DD4">
            <w:pPr>
              <w:spacing w:before="20" w:after="20"/>
            </w:pPr>
            <w:r>
              <w:rPr>
                <w:sz w:val="15"/>
              </w:rPr>
              <w:t>Conectores DataSphere</w:t>
            </w:r>
          </w:p>
        </w:tc>
        <w:tc>
          <w:tcPr>
            <w:tcW w:w="4320" w:type="dxa"/>
            <w:tcMar>
              <w:top w:w="40" w:type="dxa"/>
              <w:left w:w="80" w:type="dxa"/>
              <w:bottom w:w="40" w:type="dxa"/>
              <w:right w:w="80" w:type="dxa"/>
            </w:tcMar>
            <w:vAlign w:val="center"/>
          </w:tcPr>
          <w:p w14:paraId="0E38831F" w14:textId="5CF4B1D1" w:rsidR="001D6D33" w:rsidRDefault="3260028F">
            <w:pPr>
              <w:spacing w:before="20" w:after="20"/>
            </w:pPr>
            <w:r w:rsidRPr="34C865D4">
              <w:rPr>
                <w:sz w:val="15"/>
                <w:szCs w:val="15"/>
              </w:rPr>
              <w:t>Extracción de Silo</w:t>
            </w:r>
            <w:r w:rsidR="6A317B32" w:rsidRPr="34C865D4">
              <w:rPr>
                <w:sz w:val="15"/>
                <w:szCs w:val="15"/>
              </w:rPr>
              <w:t>g</w:t>
            </w:r>
            <w:r w:rsidRPr="34C865D4">
              <w:rPr>
                <w:sz w:val="15"/>
                <w:szCs w:val="15"/>
              </w:rPr>
              <w:t>tran y S/4HANA hacia DataSphere.</w:t>
            </w:r>
          </w:p>
        </w:tc>
        <w:tc>
          <w:tcPr>
            <w:tcW w:w="1296" w:type="dxa"/>
            <w:tcMar>
              <w:top w:w="40" w:type="dxa"/>
              <w:left w:w="80" w:type="dxa"/>
              <w:bottom w:w="40" w:type="dxa"/>
              <w:right w:w="80" w:type="dxa"/>
            </w:tcMar>
            <w:vAlign w:val="center"/>
          </w:tcPr>
          <w:p w14:paraId="290B047F" w14:textId="77777777" w:rsidR="001D6D33" w:rsidRDefault="002D2DD4">
            <w:pPr>
              <w:spacing w:before="20" w:after="20"/>
            </w:pPr>
            <w:r>
              <w:rPr>
                <w:sz w:val="15"/>
              </w:rPr>
              <w:t>Alta</w:t>
            </w:r>
          </w:p>
        </w:tc>
        <w:tc>
          <w:tcPr>
            <w:tcW w:w="1152" w:type="dxa"/>
            <w:tcMar>
              <w:top w:w="40" w:type="dxa"/>
              <w:left w:w="80" w:type="dxa"/>
              <w:bottom w:w="40" w:type="dxa"/>
              <w:right w:w="80" w:type="dxa"/>
            </w:tcMar>
            <w:vAlign w:val="center"/>
          </w:tcPr>
          <w:p w14:paraId="26B83383" w14:textId="77777777" w:rsidR="001D6D33" w:rsidRDefault="002D2DD4">
            <w:pPr>
              <w:spacing w:before="20" w:after="20"/>
            </w:pPr>
            <w:r>
              <w:rPr>
                <w:sz w:val="15"/>
              </w:rPr>
              <w:t>En definición</w:t>
            </w:r>
          </w:p>
        </w:tc>
      </w:tr>
      <w:tr w:rsidR="001D6D33" w14:paraId="7347469B" w14:textId="77777777" w:rsidTr="34C865D4">
        <w:trPr>
          <w:jc w:val="center"/>
        </w:trPr>
        <w:tc>
          <w:tcPr>
            <w:tcW w:w="2736" w:type="dxa"/>
            <w:shd w:val="clear" w:color="auto" w:fill="F2F6FC"/>
            <w:tcMar>
              <w:top w:w="40" w:type="dxa"/>
              <w:left w:w="80" w:type="dxa"/>
              <w:bottom w:w="40" w:type="dxa"/>
              <w:right w:w="80" w:type="dxa"/>
            </w:tcMar>
            <w:vAlign w:val="center"/>
          </w:tcPr>
          <w:p w14:paraId="35095A75" w14:textId="77777777" w:rsidR="001D6D33" w:rsidRDefault="002D2DD4">
            <w:pPr>
              <w:spacing w:before="20" w:after="20"/>
            </w:pPr>
            <w:r>
              <w:rPr>
                <w:sz w:val="15"/>
              </w:rPr>
              <w:t>Estacionalidad e históricos N-1</w:t>
            </w:r>
          </w:p>
        </w:tc>
        <w:tc>
          <w:tcPr>
            <w:tcW w:w="4320" w:type="dxa"/>
            <w:shd w:val="clear" w:color="auto" w:fill="F2F6FC"/>
            <w:tcMar>
              <w:top w:w="40" w:type="dxa"/>
              <w:left w:w="80" w:type="dxa"/>
              <w:bottom w:w="40" w:type="dxa"/>
              <w:right w:w="80" w:type="dxa"/>
            </w:tcMar>
            <w:vAlign w:val="center"/>
          </w:tcPr>
          <w:p w14:paraId="42E01C36" w14:textId="77777777" w:rsidR="001D6D33" w:rsidRDefault="002D2DD4">
            <w:pPr>
              <w:spacing w:before="20" w:after="20"/>
            </w:pPr>
            <w:r>
              <w:rPr>
                <w:sz w:val="15"/>
              </w:rPr>
              <w:t>Cargar factores de estacionalidad y la ejecución real 2025.</w:t>
            </w:r>
          </w:p>
        </w:tc>
        <w:tc>
          <w:tcPr>
            <w:tcW w:w="1296" w:type="dxa"/>
            <w:shd w:val="clear" w:color="auto" w:fill="F2F6FC"/>
            <w:tcMar>
              <w:top w:w="40" w:type="dxa"/>
              <w:left w:w="80" w:type="dxa"/>
              <w:bottom w:w="40" w:type="dxa"/>
              <w:right w:w="80" w:type="dxa"/>
            </w:tcMar>
            <w:vAlign w:val="center"/>
          </w:tcPr>
          <w:p w14:paraId="2AA71810" w14:textId="77777777" w:rsidR="001D6D33" w:rsidRDefault="002D2DD4">
            <w:pPr>
              <w:spacing w:before="20" w:after="20"/>
            </w:pPr>
            <w:r>
              <w:rPr>
                <w:sz w:val="15"/>
              </w:rPr>
              <w:t>Media</w:t>
            </w:r>
          </w:p>
        </w:tc>
        <w:tc>
          <w:tcPr>
            <w:tcW w:w="1152" w:type="dxa"/>
            <w:shd w:val="clear" w:color="auto" w:fill="F2F6FC"/>
            <w:tcMar>
              <w:top w:w="40" w:type="dxa"/>
              <w:left w:w="80" w:type="dxa"/>
              <w:bottom w:w="40" w:type="dxa"/>
              <w:right w:w="80" w:type="dxa"/>
            </w:tcMar>
            <w:vAlign w:val="center"/>
          </w:tcPr>
          <w:p w14:paraId="6752EC7C" w14:textId="77777777" w:rsidR="001D6D33" w:rsidRDefault="002D2DD4">
            <w:pPr>
              <w:spacing w:before="20" w:after="20"/>
            </w:pPr>
            <w:r>
              <w:rPr>
                <w:sz w:val="15"/>
              </w:rPr>
              <w:t>Pendiente</w:t>
            </w:r>
          </w:p>
        </w:tc>
      </w:tr>
    </w:tbl>
    <w:p w14:paraId="106CA84A" w14:textId="77777777" w:rsidR="001D6D33" w:rsidRDefault="001D6D33">
      <w:pPr>
        <w:spacing w:after="80"/>
      </w:pPr>
    </w:p>
    <w:p w14:paraId="28DF3ED6" w14:textId="054B5EFE" w:rsidR="64F6179F" w:rsidRDefault="64F6179F" w:rsidP="6B982EE3">
      <w:pPr>
        <w:spacing w:after="80"/>
      </w:pPr>
      <w:r>
        <w:t>Nota: Plantilla de entrada de datos por regional, servicio</w:t>
      </w:r>
      <w:r w:rsidR="5C860B48">
        <w:t>s</w:t>
      </w:r>
      <w:r>
        <w:t xml:space="preserve"> y clientes especiales</w:t>
      </w:r>
    </w:p>
    <w:p w14:paraId="3380DBA7" w14:textId="77777777" w:rsidR="001D6D33" w:rsidRDefault="002D2DD4">
      <w:pPr>
        <w:pStyle w:val="Heading3"/>
        <w:spacing w:before="160"/>
      </w:pPr>
      <w:bookmarkStart w:id="452" w:name="_Toc231905276"/>
      <w:r>
        <w:t>Roles</w:t>
      </w:r>
      <w:bookmarkEnd w:id="452"/>
    </w:p>
    <w:tbl>
      <w:tblPr>
        <w:tblStyle w:val="Fanalca"/>
        <w:tblW w:w="0" w:type="auto"/>
        <w:jc w:val="center"/>
        <w:tblLayout w:type="fixed"/>
        <w:tblLook w:val="04A0" w:firstRow="1" w:lastRow="0" w:firstColumn="1" w:lastColumn="0" w:noHBand="0" w:noVBand="1"/>
      </w:tblPr>
      <w:tblGrid>
        <w:gridCol w:w="2592"/>
        <w:gridCol w:w="2160"/>
        <w:gridCol w:w="4752"/>
      </w:tblGrid>
      <w:tr w:rsidR="001D6D33" w14:paraId="508E416F" w14:textId="77777777" w:rsidTr="001D6D33">
        <w:trPr>
          <w:cnfStyle w:val="100000000000" w:firstRow="1" w:lastRow="0" w:firstColumn="0" w:lastColumn="0" w:oddVBand="0" w:evenVBand="0" w:oddHBand="0" w:evenHBand="0" w:firstRowFirstColumn="0" w:firstRowLastColumn="0" w:lastRowFirstColumn="0" w:lastRowLastColumn="0"/>
          <w:cantSplit/>
          <w:tblHeader/>
          <w:jc w:val="center"/>
        </w:trPr>
        <w:tc>
          <w:tcPr>
            <w:tcW w:w="2592" w:type="dxa"/>
            <w:shd w:val="clear" w:color="auto" w:fill="1F3864"/>
            <w:tcMar>
              <w:top w:w="40" w:type="dxa"/>
              <w:left w:w="80" w:type="dxa"/>
              <w:bottom w:w="40" w:type="dxa"/>
              <w:right w:w="80" w:type="dxa"/>
            </w:tcMar>
            <w:vAlign w:val="center"/>
          </w:tcPr>
          <w:p w14:paraId="7177550E" w14:textId="77777777" w:rsidR="001D6D33" w:rsidRDefault="002D2DD4">
            <w:pPr>
              <w:spacing w:before="20" w:after="20"/>
              <w:jc w:val="center"/>
            </w:pPr>
            <w:r>
              <w:rPr>
                <w:b/>
                <w:color w:val="FFFFFF"/>
                <w:sz w:val="17"/>
              </w:rPr>
              <w:t>Rol</w:t>
            </w:r>
          </w:p>
        </w:tc>
        <w:tc>
          <w:tcPr>
            <w:tcW w:w="2160" w:type="dxa"/>
            <w:shd w:val="clear" w:color="auto" w:fill="1F3864"/>
            <w:tcMar>
              <w:top w:w="40" w:type="dxa"/>
              <w:left w:w="80" w:type="dxa"/>
              <w:bottom w:w="40" w:type="dxa"/>
              <w:right w:w="80" w:type="dxa"/>
            </w:tcMar>
            <w:vAlign w:val="center"/>
          </w:tcPr>
          <w:p w14:paraId="0A06ED8E" w14:textId="77777777" w:rsidR="001D6D33" w:rsidRDefault="002D2DD4">
            <w:pPr>
              <w:spacing w:before="20" w:after="20"/>
              <w:jc w:val="center"/>
            </w:pPr>
            <w:r>
              <w:rPr>
                <w:b/>
                <w:color w:val="FFFFFF"/>
                <w:sz w:val="17"/>
              </w:rPr>
              <w:t>Acceso SAC</w:t>
            </w:r>
          </w:p>
        </w:tc>
        <w:tc>
          <w:tcPr>
            <w:tcW w:w="4752" w:type="dxa"/>
            <w:shd w:val="clear" w:color="auto" w:fill="1F3864"/>
            <w:tcMar>
              <w:top w:w="40" w:type="dxa"/>
              <w:left w:w="80" w:type="dxa"/>
              <w:bottom w:w="40" w:type="dxa"/>
              <w:right w:w="80" w:type="dxa"/>
            </w:tcMar>
            <w:vAlign w:val="center"/>
          </w:tcPr>
          <w:p w14:paraId="46D4109D" w14:textId="77777777" w:rsidR="001D6D33" w:rsidRDefault="002D2DD4">
            <w:pPr>
              <w:spacing w:before="20" w:after="20"/>
              <w:jc w:val="center"/>
            </w:pPr>
            <w:r>
              <w:rPr>
                <w:b/>
                <w:color w:val="FFFFFF"/>
                <w:sz w:val="17"/>
              </w:rPr>
              <w:t>Responsabilidades</w:t>
            </w:r>
          </w:p>
        </w:tc>
      </w:tr>
      <w:tr w:rsidR="001D6D33" w14:paraId="5EF401DC" w14:textId="77777777" w:rsidTr="001D6D33">
        <w:trPr>
          <w:jc w:val="center"/>
        </w:trPr>
        <w:tc>
          <w:tcPr>
            <w:tcW w:w="2592" w:type="dxa"/>
            <w:tcMar>
              <w:top w:w="40" w:type="dxa"/>
              <w:left w:w="80" w:type="dxa"/>
              <w:bottom w:w="40" w:type="dxa"/>
              <w:right w:w="80" w:type="dxa"/>
            </w:tcMar>
            <w:vAlign w:val="center"/>
          </w:tcPr>
          <w:p w14:paraId="7C711676" w14:textId="77777777" w:rsidR="001D6D33" w:rsidRDefault="002D2DD4">
            <w:pPr>
              <w:spacing w:before="20" w:after="20"/>
            </w:pPr>
            <w:r>
              <w:rPr>
                <w:sz w:val="16"/>
              </w:rPr>
              <w:t>Administrador SAC</w:t>
            </w:r>
          </w:p>
        </w:tc>
        <w:tc>
          <w:tcPr>
            <w:tcW w:w="2160" w:type="dxa"/>
            <w:tcMar>
              <w:top w:w="40" w:type="dxa"/>
              <w:left w:w="80" w:type="dxa"/>
              <w:bottom w:w="40" w:type="dxa"/>
              <w:right w:w="80" w:type="dxa"/>
            </w:tcMar>
            <w:vAlign w:val="center"/>
          </w:tcPr>
          <w:p w14:paraId="1977B697" w14:textId="77777777" w:rsidR="001D6D33" w:rsidRDefault="002D2DD4">
            <w:pPr>
              <w:spacing w:before="20" w:after="20"/>
            </w:pPr>
            <w:r>
              <w:rPr>
                <w:sz w:val="16"/>
              </w:rPr>
              <w:t>Full admin</w:t>
            </w:r>
          </w:p>
        </w:tc>
        <w:tc>
          <w:tcPr>
            <w:tcW w:w="4752" w:type="dxa"/>
            <w:tcMar>
              <w:top w:w="40" w:type="dxa"/>
              <w:left w:w="80" w:type="dxa"/>
              <w:bottom w:w="40" w:type="dxa"/>
              <w:right w:w="80" w:type="dxa"/>
            </w:tcMar>
            <w:vAlign w:val="center"/>
          </w:tcPr>
          <w:p w14:paraId="20A46CF0" w14:textId="77777777" w:rsidR="001D6D33" w:rsidRDefault="002D2DD4">
            <w:pPr>
              <w:spacing w:before="20" w:after="20"/>
            </w:pPr>
            <w:r>
              <w:rPr>
                <w:sz w:val="16"/>
              </w:rPr>
              <w:t>Configuración de modelos, dimensiones, data actions y versiones.</w:t>
            </w:r>
          </w:p>
        </w:tc>
      </w:tr>
      <w:tr w:rsidR="001D6D33" w14:paraId="4793686F" w14:textId="77777777" w:rsidTr="001D6D33">
        <w:trPr>
          <w:jc w:val="center"/>
        </w:trPr>
        <w:tc>
          <w:tcPr>
            <w:tcW w:w="2592" w:type="dxa"/>
            <w:shd w:val="clear" w:color="auto" w:fill="F2F6FC"/>
            <w:tcMar>
              <w:top w:w="40" w:type="dxa"/>
              <w:left w:w="80" w:type="dxa"/>
              <w:bottom w:w="40" w:type="dxa"/>
              <w:right w:w="80" w:type="dxa"/>
            </w:tcMar>
            <w:vAlign w:val="center"/>
          </w:tcPr>
          <w:p w14:paraId="51F84A7C" w14:textId="77777777" w:rsidR="001D6D33" w:rsidRDefault="002D2DD4">
            <w:pPr>
              <w:spacing w:before="20" w:after="20"/>
            </w:pPr>
            <w:r>
              <w:rPr>
                <w:sz w:val="16"/>
              </w:rPr>
              <w:t>Planeador Financiero</w:t>
            </w:r>
          </w:p>
        </w:tc>
        <w:tc>
          <w:tcPr>
            <w:tcW w:w="2160" w:type="dxa"/>
            <w:shd w:val="clear" w:color="auto" w:fill="F2F6FC"/>
            <w:tcMar>
              <w:top w:w="40" w:type="dxa"/>
              <w:left w:w="80" w:type="dxa"/>
              <w:bottom w:w="40" w:type="dxa"/>
              <w:right w:w="80" w:type="dxa"/>
            </w:tcMar>
            <w:vAlign w:val="center"/>
          </w:tcPr>
          <w:p w14:paraId="3D4E50A9" w14:textId="77777777" w:rsidR="001D6D33" w:rsidRDefault="002D2DD4">
            <w:pPr>
              <w:spacing w:before="20" w:after="20"/>
            </w:pPr>
            <w:r>
              <w:rPr>
                <w:sz w:val="16"/>
              </w:rPr>
              <w:t>Lectura / Escritura</w:t>
            </w:r>
          </w:p>
        </w:tc>
        <w:tc>
          <w:tcPr>
            <w:tcW w:w="4752" w:type="dxa"/>
            <w:shd w:val="clear" w:color="auto" w:fill="F2F6FC"/>
            <w:tcMar>
              <w:top w:w="40" w:type="dxa"/>
              <w:left w:w="80" w:type="dxa"/>
              <w:bottom w:w="40" w:type="dxa"/>
              <w:right w:w="80" w:type="dxa"/>
            </w:tcMar>
            <w:vAlign w:val="center"/>
          </w:tcPr>
          <w:p w14:paraId="00794687" w14:textId="77777777" w:rsidR="001D6D33" w:rsidRDefault="002D2DD4">
            <w:pPr>
              <w:spacing w:before="20" w:after="20"/>
            </w:pPr>
            <w:r>
              <w:rPr>
                <w:sz w:val="16"/>
              </w:rPr>
              <w:t>Carga y validación del presupuesto por regional y servicio.</w:t>
            </w:r>
          </w:p>
        </w:tc>
      </w:tr>
      <w:tr w:rsidR="001D6D33" w14:paraId="2AFA472B" w14:textId="77777777" w:rsidTr="001D6D33">
        <w:trPr>
          <w:jc w:val="center"/>
        </w:trPr>
        <w:tc>
          <w:tcPr>
            <w:tcW w:w="2592" w:type="dxa"/>
            <w:tcMar>
              <w:top w:w="40" w:type="dxa"/>
              <w:left w:w="80" w:type="dxa"/>
              <w:bottom w:w="40" w:type="dxa"/>
              <w:right w:w="80" w:type="dxa"/>
            </w:tcMar>
            <w:vAlign w:val="center"/>
          </w:tcPr>
          <w:p w14:paraId="7D1A376C" w14:textId="77777777" w:rsidR="001D6D33" w:rsidRDefault="002D2DD4">
            <w:pPr>
              <w:spacing w:before="20" w:after="20"/>
            </w:pPr>
            <w:r>
              <w:rPr>
                <w:sz w:val="16"/>
              </w:rPr>
              <w:t>Analista Comercial</w:t>
            </w:r>
          </w:p>
        </w:tc>
        <w:tc>
          <w:tcPr>
            <w:tcW w:w="2160" w:type="dxa"/>
            <w:tcMar>
              <w:top w:w="40" w:type="dxa"/>
              <w:left w:w="80" w:type="dxa"/>
              <w:bottom w:w="40" w:type="dxa"/>
              <w:right w:w="80" w:type="dxa"/>
            </w:tcMar>
            <w:vAlign w:val="center"/>
          </w:tcPr>
          <w:p w14:paraId="71CD3260" w14:textId="77777777" w:rsidR="001D6D33" w:rsidRDefault="002D2DD4">
            <w:pPr>
              <w:spacing w:before="20" w:after="20"/>
            </w:pPr>
            <w:r>
              <w:rPr>
                <w:sz w:val="16"/>
              </w:rPr>
              <w:t>Lectura / Escritura</w:t>
            </w:r>
          </w:p>
        </w:tc>
        <w:tc>
          <w:tcPr>
            <w:tcW w:w="4752" w:type="dxa"/>
            <w:tcMar>
              <w:top w:w="40" w:type="dxa"/>
              <w:left w:w="80" w:type="dxa"/>
              <w:bottom w:w="40" w:type="dxa"/>
              <w:right w:w="80" w:type="dxa"/>
            </w:tcMar>
            <w:vAlign w:val="center"/>
          </w:tcPr>
          <w:p w14:paraId="68128EB9" w14:textId="77777777" w:rsidR="001D6D33" w:rsidRDefault="002D2DD4">
            <w:pPr>
              <w:spacing w:before="20" w:after="20"/>
            </w:pPr>
            <w:r>
              <w:rPr>
                <w:sz w:val="16"/>
              </w:rPr>
              <w:t>Definición de crecimientos por regional; revisión del Presupuesto Comercial.</w:t>
            </w:r>
          </w:p>
        </w:tc>
      </w:tr>
      <w:tr w:rsidR="001D6D33" w14:paraId="0D25D7D6" w14:textId="77777777" w:rsidTr="001D6D33">
        <w:trPr>
          <w:jc w:val="center"/>
        </w:trPr>
        <w:tc>
          <w:tcPr>
            <w:tcW w:w="2592" w:type="dxa"/>
            <w:shd w:val="clear" w:color="auto" w:fill="F2F6FC"/>
            <w:tcMar>
              <w:top w:w="40" w:type="dxa"/>
              <w:left w:w="80" w:type="dxa"/>
              <w:bottom w:w="40" w:type="dxa"/>
              <w:right w:w="80" w:type="dxa"/>
            </w:tcMar>
            <w:vAlign w:val="center"/>
          </w:tcPr>
          <w:p w14:paraId="5E890F0A" w14:textId="77777777" w:rsidR="001D6D33" w:rsidRDefault="002D2DD4">
            <w:pPr>
              <w:spacing w:before="20" w:after="20"/>
            </w:pPr>
            <w:r>
              <w:rPr>
                <w:sz w:val="16"/>
              </w:rPr>
              <w:t>Gerencia Regional</w:t>
            </w:r>
          </w:p>
        </w:tc>
        <w:tc>
          <w:tcPr>
            <w:tcW w:w="2160" w:type="dxa"/>
            <w:shd w:val="clear" w:color="auto" w:fill="F2F6FC"/>
            <w:tcMar>
              <w:top w:w="40" w:type="dxa"/>
              <w:left w:w="80" w:type="dxa"/>
              <w:bottom w:w="40" w:type="dxa"/>
              <w:right w:w="80" w:type="dxa"/>
            </w:tcMar>
            <w:vAlign w:val="center"/>
          </w:tcPr>
          <w:p w14:paraId="4B12EB58" w14:textId="77777777" w:rsidR="001D6D33" w:rsidRDefault="002D2DD4">
            <w:pPr>
              <w:spacing w:before="20" w:after="20"/>
            </w:pPr>
            <w:r>
              <w:rPr>
                <w:sz w:val="16"/>
              </w:rPr>
              <w:t>Solo lectura</w:t>
            </w:r>
          </w:p>
        </w:tc>
        <w:tc>
          <w:tcPr>
            <w:tcW w:w="4752" w:type="dxa"/>
            <w:shd w:val="clear" w:color="auto" w:fill="F2F6FC"/>
            <w:tcMar>
              <w:top w:w="40" w:type="dxa"/>
              <w:left w:w="80" w:type="dxa"/>
              <w:bottom w:w="40" w:type="dxa"/>
              <w:right w:w="80" w:type="dxa"/>
            </w:tcMar>
            <w:vAlign w:val="center"/>
          </w:tcPr>
          <w:p w14:paraId="2FDB5A59" w14:textId="77777777" w:rsidR="001D6D33" w:rsidRDefault="002D2DD4">
            <w:pPr>
              <w:spacing w:before="20" w:after="20"/>
            </w:pPr>
            <w:r>
              <w:rPr>
                <w:sz w:val="16"/>
              </w:rPr>
              <w:t>Consulta del presupuesto y la ejecución de su regional.</w:t>
            </w:r>
          </w:p>
        </w:tc>
      </w:tr>
      <w:tr w:rsidR="001D6D33" w14:paraId="03106F93" w14:textId="77777777" w:rsidTr="001D6D33">
        <w:trPr>
          <w:jc w:val="center"/>
        </w:trPr>
        <w:tc>
          <w:tcPr>
            <w:tcW w:w="2592" w:type="dxa"/>
            <w:tcMar>
              <w:top w:w="40" w:type="dxa"/>
              <w:left w:w="80" w:type="dxa"/>
              <w:bottom w:w="40" w:type="dxa"/>
              <w:right w:w="80" w:type="dxa"/>
            </w:tcMar>
            <w:vAlign w:val="center"/>
          </w:tcPr>
          <w:p w14:paraId="7FD5D580" w14:textId="77777777" w:rsidR="001D6D33" w:rsidRDefault="002D2DD4">
            <w:pPr>
              <w:spacing w:before="20" w:after="20"/>
            </w:pPr>
            <w:r>
              <w:rPr>
                <w:sz w:val="16"/>
              </w:rPr>
              <w:t>Gerencia General / CFO</w:t>
            </w:r>
          </w:p>
        </w:tc>
        <w:tc>
          <w:tcPr>
            <w:tcW w:w="2160" w:type="dxa"/>
            <w:tcMar>
              <w:top w:w="40" w:type="dxa"/>
              <w:left w:w="80" w:type="dxa"/>
              <w:bottom w:w="40" w:type="dxa"/>
              <w:right w:w="80" w:type="dxa"/>
            </w:tcMar>
            <w:vAlign w:val="center"/>
          </w:tcPr>
          <w:p w14:paraId="496C8882" w14:textId="77777777" w:rsidR="001D6D33" w:rsidRDefault="002D2DD4">
            <w:pPr>
              <w:spacing w:before="20" w:after="20"/>
            </w:pPr>
            <w:r>
              <w:rPr>
                <w:sz w:val="16"/>
              </w:rPr>
              <w:t>Solo lectura</w:t>
            </w:r>
          </w:p>
        </w:tc>
        <w:tc>
          <w:tcPr>
            <w:tcW w:w="4752" w:type="dxa"/>
            <w:tcMar>
              <w:top w:w="40" w:type="dxa"/>
              <w:left w:w="80" w:type="dxa"/>
              <w:bottom w:w="40" w:type="dxa"/>
              <w:right w:w="80" w:type="dxa"/>
            </w:tcMar>
            <w:vAlign w:val="center"/>
          </w:tcPr>
          <w:p w14:paraId="63BDCA8D" w14:textId="77777777" w:rsidR="001D6D33" w:rsidRDefault="002D2DD4">
            <w:pPr>
              <w:spacing w:before="20" w:after="20"/>
            </w:pPr>
            <w:r>
              <w:rPr>
                <w:sz w:val="16"/>
              </w:rPr>
              <w:t>Reportes consolidados, P&amp;G, EBITDA y Junta Directiva.</w:t>
            </w:r>
          </w:p>
        </w:tc>
      </w:tr>
    </w:tbl>
    <w:p w14:paraId="2895008B" w14:textId="77777777" w:rsidR="001D6D33" w:rsidRDefault="001D6D33">
      <w:pPr>
        <w:spacing w:after="80"/>
      </w:pPr>
    </w:p>
    <w:p w14:paraId="7742996E" w14:textId="77777777" w:rsidR="001D6D33" w:rsidRPr="00BB583F" w:rsidRDefault="002D2DD4">
      <w:pPr>
        <w:pStyle w:val="Heading3"/>
        <w:spacing w:before="160"/>
        <w:rPr>
          <w:lang w:val="es-AR"/>
        </w:rPr>
      </w:pPr>
      <w:bookmarkStart w:id="453" w:name="_Toc231905277"/>
      <w:r w:rsidRPr="00BB583F">
        <w:rPr>
          <w:lang w:val="es-AR"/>
        </w:rPr>
        <w:t>Inventario de datos maestros susceptibles de migración</w:t>
      </w:r>
      <w:bookmarkEnd w:id="453"/>
    </w:p>
    <w:p w14:paraId="51050600" w14:textId="04B5B24E" w:rsidR="001D6D33" w:rsidRDefault="3260028F">
      <w:pPr>
        <w:spacing w:after="120"/>
        <w:jc w:val="both"/>
      </w:pPr>
      <w:r>
        <w:t>La fuente de verdad es SAP S/4HANA; Silo</w:t>
      </w:r>
      <w:r w:rsidR="07BA65FE">
        <w:t>g</w:t>
      </w:r>
      <w:r>
        <w:t>tran es fuente complementaria para los datos operativos (clientes, servicios y regionales).</w:t>
      </w:r>
    </w:p>
    <w:tbl>
      <w:tblPr>
        <w:tblStyle w:val="Fanalca"/>
        <w:tblW w:w="0" w:type="auto"/>
        <w:jc w:val="center"/>
        <w:tblLayout w:type="fixed"/>
        <w:tblLook w:val="04A0" w:firstRow="1" w:lastRow="0" w:firstColumn="1" w:lastColumn="0" w:noHBand="0" w:noVBand="1"/>
      </w:tblPr>
      <w:tblGrid>
        <w:gridCol w:w="2160"/>
        <w:gridCol w:w="1872"/>
        <w:gridCol w:w="1728"/>
        <w:gridCol w:w="2592"/>
        <w:gridCol w:w="1152"/>
      </w:tblGrid>
      <w:tr w:rsidR="001D6D33" w14:paraId="03CE8426"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160" w:type="dxa"/>
            <w:tcMar>
              <w:top w:w="40" w:type="dxa"/>
              <w:left w:w="80" w:type="dxa"/>
              <w:bottom w:w="40" w:type="dxa"/>
              <w:right w:w="80" w:type="dxa"/>
            </w:tcMar>
            <w:vAlign w:val="center"/>
          </w:tcPr>
          <w:p w14:paraId="48C3FD59" w14:textId="77777777" w:rsidR="001D6D33" w:rsidRDefault="002D2DD4">
            <w:pPr>
              <w:spacing w:before="20" w:after="20"/>
              <w:jc w:val="center"/>
            </w:pPr>
            <w:r>
              <w:rPr>
                <w:b/>
                <w:color w:val="FFFFFF"/>
                <w:sz w:val="17"/>
              </w:rPr>
              <w:t>Dato maestro</w:t>
            </w:r>
          </w:p>
        </w:tc>
        <w:tc>
          <w:tcPr>
            <w:tcW w:w="1872" w:type="dxa"/>
            <w:tcMar>
              <w:top w:w="40" w:type="dxa"/>
              <w:left w:w="80" w:type="dxa"/>
              <w:bottom w:w="40" w:type="dxa"/>
              <w:right w:w="80" w:type="dxa"/>
            </w:tcMar>
            <w:vAlign w:val="center"/>
          </w:tcPr>
          <w:p w14:paraId="21DB26E3" w14:textId="77777777" w:rsidR="001D6D33" w:rsidRDefault="002D2DD4">
            <w:pPr>
              <w:spacing w:before="20" w:after="20"/>
              <w:jc w:val="center"/>
            </w:pPr>
            <w:r>
              <w:rPr>
                <w:b/>
                <w:color w:val="FFFFFF"/>
                <w:sz w:val="17"/>
              </w:rPr>
              <w:t>Dimensión</w:t>
            </w:r>
          </w:p>
        </w:tc>
        <w:tc>
          <w:tcPr>
            <w:tcW w:w="1728" w:type="dxa"/>
            <w:tcMar>
              <w:top w:w="40" w:type="dxa"/>
              <w:left w:w="80" w:type="dxa"/>
              <w:bottom w:w="40" w:type="dxa"/>
              <w:right w:w="80" w:type="dxa"/>
            </w:tcMar>
            <w:vAlign w:val="center"/>
          </w:tcPr>
          <w:p w14:paraId="6F6F86FD" w14:textId="77777777" w:rsidR="001D6D33" w:rsidRDefault="002D2DD4">
            <w:pPr>
              <w:spacing w:before="20" w:after="20"/>
              <w:jc w:val="center"/>
            </w:pPr>
            <w:r>
              <w:rPr>
                <w:b/>
                <w:color w:val="FFFFFF"/>
                <w:sz w:val="17"/>
              </w:rPr>
              <w:t>Fuente</w:t>
            </w:r>
          </w:p>
        </w:tc>
        <w:tc>
          <w:tcPr>
            <w:tcW w:w="2592" w:type="dxa"/>
            <w:tcMar>
              <w:top w:w="40" w:type="dxa"/>
              <w:left w:w="80" w:type="dxa"/>
              <w:bottom w:w="40" w:type="dxa"/>
              <w:right w:w="80" w:type="dxa"/>
            </w:tcMar>
            <w:vAlign w:val="center"/>
          </w:tcPr>
          <w:p w14:paraId="249A7E6A" w14:textId="77777777" w:rsidR="001D6D33" w:rsidRDefault="002D2DD4">
            <w:pPr>
              <w:spacing w:before="20" w:after="20"/>
              <w:jc w:val="center"/>
            </w:pPr>
            <w:r>
              <w:rPr>
                <w:b/>
                <w:color w:val="FFFFFF"/>
                <w:sz w:val="17"/>
              </w:rPr>
              <w:t>Jerarquía / niveles</w:t>
            </w:r>
          </w:p>
        </w:tc>
        <w:tc>
          <w:tcPr>
            <w:tcW w:w="1152" w:type="dxa"/>
            <w:tcMar>
              <w:top w:w="40" w:type="dxa"/>
              <w:left w:w="80" w:type="dxa"/>
              <w:bottom w:w="40" w:type="dxa"/>
              <w:right w:w="80" w:type="dxa"/>
            </w:tcMar>
            <w:vAlign w:val="center"/>
          </w:tcPr>
          <w:p w14:paraId="55F06E91" w14:textId="77777777" w:rsidR="001D6D33" w:rsidRDefault="002D2DD4">
            <w:pPr>
              <w:spacing w:before="20" w:after="20"/>
              <w:jc w:val="center"/>
            </w:pPr>
            <w:r>
              <w:rPr>
                <w:b/>
                <w:color w:val="FFFFFF"/>
                <w:sz w:val="17"/>
              </w:rPr>
              <w:t>Volumen</w:t>
            </w:r>
          </w:p>
        </w:tc>
      </w:tr>
      <w:tr w:rsidR="001D6D33" w14:paraId="243A0202" w14:textId="77777777" w:rsidTr="34C865D4">
        <w:trPr>
          <w:jc w:val="center"/>
        </w:trPr>
        <w:tc>
          <w:tcPr>
            <w:tcW w:w="2160" w:type="dxa"/>
            <w:tcMar>
              <w:top w:w="40" w:type="dxa"/>
              <w:left w:w="80" w:type="dxa"/>
              <w:bottom w:w="40" w:type="dxa"/>
              <w:right w:w="80" w:type="dxa"/>
            </w:tcMar>
            <w:vAlign w:val="center"/>
          </w:tcPr>
          <w:p w14:paraId="24B0669F" w14:textId="77777777" w:rsidR="001D6D33" w:rsidRDefault="002D2DD4">
            <w:pPr>
              <w:spacing w:before="20" w:after="20"/>
            </w:pPr>
            <w:r>
              <w:rPr>
                <w:sz w:val="15"/>
              </w:rPr>
              <w:t>Plan de cuentas</w:t>
            </w:r>
          </w:p>
        </w:tc>
        <w:tc>
          <w:tcPr>
            <w:tcW w:w="1872" w:type="dxa"/>
            <w:tcMar>
              <w:top w:w="40" w:type="dxa"/>
              <w:left w:w="80" w:type="dxa"/>
              <w:bottom w:w="40" w:type="dxa"/>
              <w:right w:w="80" w:type="dxa"/>
            </w:tcMar>
            <w:vAlign w:val="center"/>
          </w:tcPr>
          <w:p w14:paraId="1E5D99CF" w14:textId="77777777" w:rsidR="001D6D33" w:rsidRDefault="002D2DD4">
            <w:pPr>
              <w:spacing w:before="20" w:after="20"/>
            </w:pPr>
            <w:r>
              <w:rPr>
                <w:sz w:val="15"/>
              </w:rPr>
              <w:t>CUENTA</w:t>
            </w:r>
          </w:p>
        </w:tc>
        <w:tc>
          <w:tcPr>
            <w:tcW w:w="1728" w:type="dxa"/>
            <w:tcMar>
              <w:top w:w="40" w:type="dxa"/>
              <w:left w:w="80" w:type="dxa"/>
              <w:bottom w:w="40" w:type="dxa"/>
              <w:right w:w="80" w:type="dxa"/>
            </w:tcMar>
            <w:vAlign w:val="center"/>
          </w:tcPr>
          <w:p w14:paraId="07E26EF2" w14:textId="77777777" w:rsidR="001D6D33" w:rsidRDefault="002D2DD4">
            <w:pPr>
              <w:spacing w:before="20" w:after="20"/>
            </w:pPr>
            <w:r>
              <w:rPr>
                <w:sz w:val="15"/>
              </w:rPr>
              <w:t>S/4HANA (SKA1)</w:t>
            </w:r>
          </w:p>
        </w:tc>
        <w:tc>
          <w:tcPr>
            <w:tcW w:w="2592" w:type="dxa"/>
            <w:tcMar>
              <w:top w:w="40" w:type="dxa"/>
              <w:left w:w="80" w:type="dxa"/>
              <w:bottom w:w="40" w:type="dxa"/>
              <w:right w:w="80" w:type="dxa"/>
            </w:tcMar>
            <w:vAlign w:val="center"/>
          </w:tcPr>
          <w:p w14:paraId="14C6FE1A" w14:textId="77777777" w:rsidR="001D6D33" w:rsidRDefault="002D2DD4">
            <w:pPr>
              <w:spacing w:before="20" w:after="20"/>
            </w:pPr>
            <w:r>
              <w:rPr>
                <w:sz w:val="15"/>
              </w:rPr>
              <w:t>Clase → Grupo → Cuenta</w:t>
            </w:r>
          </w:p>
        </w:tc>
        <w:tc>
          <w:tcPr>
            <w:tcW w:w="1152" w:type="dxa"/>
            <w:tcMar>
              <w:top w:w="40" w:type="dxa"/>
              <w:left w:w="80" w:type="dxa"/>
              <w:bottom w:w="40" w:type="dxa"/>
              <w:right w:w="80" w:type="dxa"/>
            </w:tcMar>
            <w:vAlign w:val="center"/>
          </w:tcPr>
          <w:p w14:paraId="310EEA29" w14:textId="77777777" w:rsidR="001D6D33" w:rsidRDefault="002D2DD4">
            <w:pPr>
              <w:spacing w:before="20" w:after="20"/>
            </w:pPr>
            <w:r>
              <w:rPr>
                <w:sz w:val="15"/>
              </w:rPr>
              <w:t>≈500 cuentas</w:t>
            </w:r>
          </w:p>
        </w:tc>
      </w:tr>
      <w:tr w:rsidR="001D6D33" w14:paraId="34229D3B" w14:textId="77777777" w:rsidTr="34C865D4">
        <w:trPr>
          <w:jc w:val="center"/>
        </w:trPr>
        <w:tc>
          <w:tcPr>
            <w:tcW w:w="2160" w:type="dxa"/>
            <w:shd w:val="clear" w:color="auto" w:fill="F2F6FC"/>
            <w:tcMar>
              <w:top w:w="40" w:type="dxa"/>
              <w:left w:w="80" w:type="dxa"/>
              <w:bottom w:w="40" w:type="dxa"/>
              <w:right w:w="80" w:type="dxa"/>
            </w:tcMar>
            <w:vAlign w:val="center"/>
          </w:tcPr>
          <w:p w14:paraId="606BDBC5" w14:textId="77777777" w:rsidR="001D6D33" w:rsidRDefault="002D2DD4">
            <w:pPr>
              <w:spacing w:before="20" w:after="20"/>
            </w:pPr>
            <w:r>
              <w:rPr>
                <w:sz w:val="15"/>
              </w:rPr>
              <w:t>Centros de beneficio</w:t>
            </w:r>
          </w:p>
        </w:tc>
        <w:tc>
          <w:tcPr>
            <w:tcW w:w="1872" w:type="dxa"/>
            <w:shd w:val="clear" w:color="auto" w:fill="F2F6FC"/>
            <w:tcMar>
              <w:top w:w="40" w:type="dxa"/>
              <w:left w:w="80" w:type="dxa"/>
              <w:bottom w:w="40" w:type="dxa"/>
              <w:right w:w="80" w:type="dxa"/>
            </w:tcMar>
            <w:vAlign w:val="center"/>
          </w:tcPr>
          <w:p w14:paraId="24DAF4A0" w14:textId="77777777" w:rsidR="001D6D33" w:rsidRDefault="002D2DD4">
            <w:pPr>
              <w:spacing w:before="20" w:after="20"/>
            </w:pPr>
            <w:r>
              <w:rPr>
                <w:sz w:val="15"/>
              </w:rPr>
              <w:t>CEBE_TRANS</w:t>
            </w:r>
          </w:p>
        </w:tc>
        <w:tc>
          <w:tcPr>
            <w:tcW w:w="1728" w:type="dxa"/>
            <w:shd w:val="clear" w:color="auto" w:fill="F2F6FC"/>
            <w:tcMar>
              <w:top w:w="40" w:type="dxa"/>
              <w:left w:w="80" w:type="dxa"/>
              <w:bottom w:w="40" w:type="dxa"/>
              <w:right w:w="80" w:type="dxa"/>
            </w:tcMar>
            <w:vAlign w:val="center"/>
          </w:tcPr>
          <w:p w14:paraId="7EE772B7" w14:textId="77777777" w:rsidR="001D6D33" w:rsidRDefault="002D2DD4">
            <w:pPr>
              <w:spacing w:before="20" w:after="20"/>
            </w:pPr>
            <w:r>
              <w:rPr>
                <w:sz w:val="15"/>
              </w:rPr>
              <w:t>S/4HANA (CEPC)</w:t>
            </w:r>
          </w:p>
        </w:tc>
        <w:tc>
          <w:tcPr>
            <w:tcW w:w="2592" w:type="dxa"/>
            <w:shd w:val="clear" w:color="auto" w:fill="F2F6FC"/>
            <w:tcMar>
              <w:top w:w="40" w:type="dxa"/>
              <w:left w:w="80" w:type="dxa"/>
              <w:bottom w:w="40" w:type="dxa"/>
              <w:right w:w="80" w:type="dxa"/>
            </w:tcMar>
            <w:vAlign w:val="center"/>
          </w:tcPr>
          <w:p w14:paraId="1028D975" w14:textId="77777777" w:rsidR="001D6D33" w:rsidRDefault="002D2DD4">
            <w:pPr>
              <w:spacing w:before="20" w:after="20"/>
            </w:pPr>
            <w:r>
              <w:rPr>
                <w:sz w:val="15"/>
              </w:rPr>
              <w:t>Sociedad → Servicio → Regional</w:t>
            </w:r>
          </w:p>
        </w:tc>
        <w:tc>
          <w:tcPr>
            <w:tcW w:w="1152" w:type="dxa"/>
            <w:shd w:val="clear" w:color="auto" w:fill="F2F6FC"/>
            <w:tcMar>
              <w:top w:w="40" w:type="dxa"/>
              <w:left w:w="80" w:type="dxa"/>
              <w:bottom w:w="40" w:type="dxa"/>
              <w:right w:w="80" w:type="dxa"/>
            </w:tcMar>
            <w:vAlign w:val="center"/>
          </w:tcPr>
          <w:p w14:paraId="0A2B2477" w14:textId="77777777" w:rsidR="001D6D33" w:rsidRDefault="002D2DD4">
            <w:pPr>
              <w:spacing w:before="20" w:after="20"/>
            </w:pPr>
            <w:r>
              <w:rPr>
                <w:sz w:val="15"/>
              </w:rPr>
              <w:t>≈30 CEBE</w:t>
            </w:r>
          </w:p>
        </w:tc>
      </w:tr>
      <w:tr w:rsidR="001D6D33" w14:paraId="6621A700" w14:textId="77777777" w:rsidTr="34C865D4">
        <w:trPr>
          <w:jc w:val="center"/>
        </w:trPr>
        <w:tc>
          <w:tcPr>
            <w:tcW w:w="2160" w:type="dxa"/>
            <w:tcMar>
              <w:top w:w="40" w:type="dxa"/>
              <w:left w:w="80" w:type="dxa"/>
              <w:bottom w:w="40" w:type="dxa"/>
              <w:right w:w="80" w:type="dxa"/>
            </w:tcMar>
            <w:vAlign w:val="center"/>
          </w:tcPr>
          <w:p w14:paraId="2EF6BC86" w14:textId="77777777" w:rsidR="001D6D33" w:rsidRDefault="002D2DD4">
            <w:pPr>
              <w:spacing w:before="20" w:after="20"/>
            </w:pPr>
            <w:r>
              <w:rPr>
                <w:sz w:val="15"/>
              </w:rPr>
              <w:t>Centros de costo</w:t>
            </w:r>
          </w:p>
        </w:tc>
        <w:tc>
          <w:tcPr>
            <w:tcW w:w="1872" w:type="dxa"/>
            <w:tcMar>
              <w:top w:w="40" w:type="dxa"/>
              <w:left w:w="80" w:type="dxa"/>
              <w:bottom w:w="40" w:type="dxa"/>
              <w:right w:w="80" w:type="dxa"/>
            </w:tcMar>
            <w:vAlign w:val="center"/>
          </w:tcPr>
          <w:p w14:paraId="4AAB1D39" w14:textId="77777777" w:rsidR="001D6D33" w:rsidRDefault="002D2DD4">
            <w:pPr>
              <w:spacing w:before="20" w:after="20"/>
            </w:pPr>
            <w:r>
              <w:rPr>
                <w:sz w:val="15"/>
              </w:rPr>
              <w:t>CECOS_TRANS</w:t>
            </w:r>
          </w:p>
        </w:tc>
        <w:tc>
          <w:tcPr>
            <w:tcW w:w="1728" w:type="dxa"/>
            <w:tcMar>
              <w:top w:w="40" w:type="dxa"/>
              <w:left w:w="80" w:type="dxa"/>
              <w:bottom w:w="40" w:type="dxa"/>
              <w:right w:w="80" w:type="dxa"/>
            </w:tcMar>
            <w:vAlign w:val="center"/>
          </w:tcPr>
          <w:p w14:paraId="218CE48F" w14:textId="77777777" w:rsidR="001D6D33" w:rsidRDefault="002D2DD4">
            <w:pPr>
              <w:spacing w:before="20" w:after="20"/>
            </w:pPr>
            <w:r>
              <w:rPr>
                <w:sz w:val="15"/>
              </w:rPr>
              <w:t>S/4HANA (CSKS)</w:t>
            </w:r>
          </w:p>
        </w:tc>
        <w:tc>
          <w:tcPr>
            <w:tcW w:w="2592" w:type="dxa"/>
            <w:tcMar>
              <w:top w:w="40" w:type="dxa"/>
              <w:left w:w="80" w:type="dxa"/>
              <w:bottom w:w="40" w:type="dxa"/>
              <w:right w:w="80" w:type="dxa"/>
            </w:tcMar>
            <w:vAlign w:val="center"/>
          </w:tcPr>
          <w:p w14:paraId="3528F50D" w14:textId="77777777" w:rsidR="001D6D33" w:rsidRDefault="002D2DD4">
            <w:pPr>
              <w:spacing w:before="20" w:after="20"/>
            </w:pPr>
            <w:r>
              <w:rPr>
                <w:sz w:val="15"/>
              </w:rPr>
              <w:t>Sociedad → Área → Centro</w:t>
            </w:r>
          </w:p>
        </w:tc>
        <w:tc>
          <w:tcPr>
            <w:tcW w:w="1152" w:type="dxa"/>
            <w:tcMar>
              <w:top w:w="40" w:type="dxa"/>
              <w:left w:w="80" w:type="dxa"/>
              <w:bottom w:w="40" w:type="dxa"/>
              <w:right w:w="80" w:type="dxa"/>
            </w:tcMar>
            <w:vAlign w:val="center"/>
          </w:tcPr>
          <w:p w14:paraId="7F4DC8EA" w14:textId="77777777" w:rsidR="001D6D33" w:rsidRDefault="002D2DD4">
            <w:pPr>
              <w:spacing w:before="20" w:after="20"/>
            </w:pPr>
            <w:r>
              <w:rPr>
                <w:sz w:val="15"/>
              </w:rPr>
              <w:t>≈80 CECOS</w:t>
            </w:r>
          </w:p>
        </w:tc>
      </w:tr>
      <w:tr w:rsidR="001D6D33" w14:paraId="663C02E0" w14:textId="77777777" w:rsidTr="34C865D4">
        <w:trPr>
          <w:jc w:val="center"/>
        </w:trPr>
        <w:tc>
          <w:tcPr>
            <w:tcW w:w="2160" w:type="dxa"/>
            <w:shd w:val="clear" w:color="auto" w:fill="F2F6FC"/>
            <w:tcMar>
              <w:top w:w="40" w:type="dxa"/>
              <w:left w:w="80" w:type="dxa"/>
              <w:bottom w:w="40" w:type="dxa"/>
              <w:right w:w="80" w:type="dxa"/>
            </w:tcMar>
            <w:vAlign w:val="center"/>
          </w:tcPr>
          <w:p w14:paraId="34109DB7" w14:textId="77777777" w:rsidR="001D6D33" w:rsidRDefault="002D2DD4">
            <w:pPr>
              <w:spacing w:before="20" w:after="20"/>
            </w:pPr>
            <w:r>
              <w:rPr>
                <w:sz w:val="15"/>
              </w:rPr>
              <w:t>Clientes / Regionales</w:t>
            </w:r>
          </w:p>
        </w:tc>
        <w:tc>
          <w:tcPr>
            <w:tcW w:w="1872" w:type="dxa"/>
            <w:shd w:val="clear" w:color="auto" w:fill="F2F6FC"/>
            <w:tcMar>
              <w:top w:w="40" w:type="dxa"/>
              <w:left w:w="80" w:type="dxa"/>
              <w:bottom w:w="40" w:type="dxa"/>
              <w:right w:w="80" w:type="dxa"/>
            </w:tcMar>
            <w:vAlign w:val="center"/>
          </w:tcPr>
          <w:p w14:paraId="7C7F52D6" w14:textId="77777777" w:rsidR="001D6D33" w:rsidRDefault="002D2DD4">
            <w:pPr>
              <w:spacing w:before="20" w:after="20"/>
            </w:pPr>
            <w:r>
              <w:rPr>
                <w:sz w:val="15"/>
              </w:rPr>
              <w:t>CLIENTE</w:t>
            </w:r>
          </w:p>
        </w:tc>
        <w:tc>
          <w:tcPr>
            <w:tcW w:w="1728" w:type="dxa"/>
            <w:shd w:val="clear" w:color="auto" w:fill="F2F6FC"/>
            <w:tcMar>
              <w:top w:w="40" w:type="dxa"/>
              <w:left w:w="80" w:type="dxa"/>
              <w:bottom w:w="40" w:type="dxa"/>
              <w:right w:w="80" w:type="dxa"/>
            </w:tcMar>
            <w:vAlign w:val="center"/>
          </w:tcPr>
          <w:p w14:paraId="3B99E862" w14:textId="52223E3B" w:rsidR="001D6D33" w:rsidRDefault="3260028F">
            <w:pPr>
              <w:spacing w:before="20" w:after="20"/>
            </w:pPr>
            <w:r w:rsidRPr="34C865D4">
              <w:rPr>
                <w:sz w:val="15"/>
                <w:szCs w:val="15"/>
              </w:rPr>
              <w:t>Silo</w:t>
            </w:r>
            <w:r w:rsidR="32A9BC39" w:rsidRPr="34C865D4">
              <w:rPr>
                <w:sz w:val="15"/>
                <w:szCs w:val="15"/>
              </w:rPr>
              <w:t>g</w:t>
            </w:r>
            <w:r w:rsidRPr="34C865D4">
              <w:rPr>
                <w:sz w:val="15"/>
                <w:szCs w:val="15"/>
              </w:rPr>
              <w:t>tran / SD</w:t>
            </w:r>
          </w:p>
        </w:tc>
        <w:tc>
          <w:tcPr>
            <w:tcW w:w="2592" w:type="dxa"/>
            <w:shd w:val="clear" w:color="auto" w:fill="F2F6FC"/>
            <w:tcMar>
              <w:top w:w="40" w:type="dxa"/>
              <w:left w:w="80" w:type="dxa"/>
              <w:bottom w:w="40" w:type="dxa"/>
              <w:right w:w="80" w:type="dxa"/>
            </w:tcMar>
            <w:vAlign w:val="center"/>
          </w:tcPr>
          <w:p w14:paraId="1A74CF32" w14:textId="77777777" w:rsidR="001D6D33" w:rsidRDefault="002D2DD4">
            <w:pPr>
              <w:spacing w:before="20" w:after="20"/>
            </w:pPr>
            <w:r>
              <w:rPr>
                <w:sz w:val="15"/>
              </w:rPr>
              <w:t>Regional → CRM / Ejecutivo</w:t>
            </w:r>
          </w:p>
        </w:tc>
        <w:tc>
          <w:tcPr>
            <w:tcW w:w="1152" w:type="dxa"/>
            <w:shd w:val="clear" w:color="auto" w:fill="F2F6FC"/>
            <w:tcMar>
              <w:top w:w="40" w:type="dxa"/>
              <w:left w:w="80" w:type="dxa"/>
              <w:bottom w:w="40" w:type="dxa"/>
              <w:right w:w="80" w:type="dxa"/>
            </w:tcMar>
            <w:vAlign w:val="center"/>
          </w:tcPr>
          <w:p w14:paraId="0E3D719B" w14:textId="77777777" w:rsidR="001D6D33" w:rsidRDefault="002D2DD4">
            <w:pPr>
              <w:spacing w:before="20" w:after="20"/>
            </w:pPr>
            <w:r>
              <w:rPr>
                <w:sz w:val="15"/>
              </w:rPr>
              <w:t>≈50 + especiales</w:t>
            </w:r>
          </w:p>
        </w:tc>
      </w:tr>
      <w:tr w:rsidR="001D6D33" w14:paraId="469FE68E" w14:textId="77777777" w:rsidTr="34C865D4">
        <w:trPr>
          <w:jc w:val="center"/>
        </w:trPr>
        <w:tc>
          <w:tcPr>
            <w:tcW w:w="2160" w:type="dxa"/>
            <w:tcMar>
              <w:top w:w="40" w:type="dxa"/>
              <w:left w:w="80" w:type="dxa"/>
              <w:bottom w:w="40" w:type="dxa"/>
              <w:right w:w="80" w:type="dxa"/>
            </w:tcMar>
            <w:vAlign w:val="center"/>
          </w:tcPr>
          <w:p w14:paraId="274734BA" w14:textId="77777777" w:rsidR="001D6D33" w:rsidRDefault="002D2DD4">
            <w:pPr>
              <w:spacing w:before="20" w:after="20"/>
            </w:pPr>
            <w:r>
              <w:rPr>
                <w:sz w:val="15"/>
              </w:rPr>
              <w:t>Tipos de servicio</w:t>
            </w:r>
          </w:p>
        </w:tc>
        <w:tc>
          <w:tcPr>
            <w:tcW w:w="1872" w:type="dxa"/>
            <w:tcMar>
              <w:top w:w="40" w:type="dxa"/>
              <w:left w:w="80" w:type="dxa"/>
              <w:bottom w:w="40" w:type="dxa"/>
              <w:right w:w="80" w:type="dxa"/>
            </w:tcMar>
            <w:vAlign w:val="center"/>
          </w:tcPr>
          <w:p w14:paraId="71BE85E1" w14:textId="77777777" w:rsidR="001D6D33" w:rsidRDefault="002D2DD4">
            <w:pPr>
              <w:spacing w:before="20" w:after="20"/>
            </w:pPr>
            <w:r>
              <w:rPr>
                <w:sz w:val="15"/>
              </w:rPr>
              <w:t>SERVICIO</w:t>
            </w:r>
          </w:p>
        </w:tc>
        <w:tc>
          <w:tcPr>
            <w:tcW w:w="1728" w:type="dxa"/>
            <w:tcMar>
              <w:top w:w="40" w:type="dxa"/>
              <w:left w:w="80" w:type="dxa"/>
              <w:bottom w:w="40" w:type="dxa"/>
              <w:right w:w="80" w:type="dxa"/>
            </w:tcMar>
            <w:vAlign w:val="center"/>
          </w:tcPr>
          <w:p w14:paraId="3522FF6D" w14:textId="1E1E372A" w:rsidR="001D6D33" w:rsidRDefault="3260028F">
            <w:pPr>
              <w:spacing w:before="20" w:after="20"/>
            </w:pPr>
            <w:r w:rsidRPr="34C865D4">
              <w:rPr>
                <w:sz w:val="15"/>
                <w:szCs w:val="15"/>
              </w:rPr>
              <w:t>Silo</w:t>
            </w:r>
            <w:r w:rsidR="57CC090C" w:rsidRPr="34C865D4">
              <w:rPr>
                <w:sz w:val="15"/>
                <w:szCs w:val="15"/>
              </w:rPr>
              <w:t>g</w:t>
            </w:r>
            <w:r w:rsidRPr="34C865D4">
              <w:rPr>
                <w:sz w:val="15"/>
                <w:szCs w:val="15"/>
              </w:rPr>
              <w:t>tran</w:t>
            </w:r>
          </w:p>
        </w:tc>
        <w:tc>
          <w:tcPr>
            <w:tcW w:w="2592" w:type="dxa"/>
            <w:tcMar>
              <w:top w:w="40" w:type="dxa"/>
              <w:left w:w="80" w:type="dxa"/>
              <w:bottom w:w="40" w:type="dxa"/>
              <w:right w:w="80" w:type="dxa"/>
            </w:tcMar>
            <w:vAlign w:val="center"/>
          </w:tcPr>
          <w:p w14:paraId="1AADC7A6" w14:textId="77777777" w:rsidR="001D6D33" w:rsidRDefault="002D2DD4">
            <w:pPr>
              <w:spacing w:before="20" w:after="20"/>
            </w:pPr>
            <w:r>
              <w:rPr>
                <w:sz w:val="15"/>
              </w:rPr>
              <w:t>Categoría → Subcategoría</w:t>
            </w:r>
          </w:p>
        </w:tc>
        <w:tc>
          <w:tcPr>
            <w:tcW w:w="1152" w:type="dxa"/>
            <w:tcMar>
              <w:top w:w="40" w:type="dxa"/>
              <w:left w:w="80" w:type="dxa"/>
              <w:bottom w:w="40" w:type="dxa"/>
              <w:right w:w="80" w:type="dxa"/>
            </w:tcMar>
            <w:vAlign w:val="center"/>
          </w:tcPr>
          <w:p w14:paraId="17D0F6FC" w14:textId="77777777" w:rsidR="001D6D33" w:rsidRDefault="002D2DD4">
            <w:pPr>
              <w:spacing w:before="20" w:after="20"/>
            </w:pPr>
            <w:r>
              <w:rPr>
                <w:sz w:val="15"/>
              </w:rPr>
              <w:t>≈15 servicios</w:t>
            </w:r>
          </w:p>
        </w:tc>
      </w:tr>
      <w:tr w:rsidR="001D6D33" w14:paraId="66EB69EB" w14:textId="77777777" w:rsidTr="34C865D4">
        <w:trPr>
          <w:jc w:val="center"/>
        </w:trPr>
        <w:tc>
          <w:tcPr>
            <w:tcW w:w="2160" w:type="dxa"/>
            <w:shd w:val="clear" w:color="auto" w:fill="F2F6FC"/>
            <w:tcMar>
              <w:top w:w="40" w:type="dxa"/>
              <w:left w:w="80" w:type="dxa"/>
              <w:bottom w:w="40" w:type="dxa"/>
              <w:right w:w="80" w:type="dxa"/>
            </w:tcMar>
            <w:vAlign w:val="center"/>
          </w:tcPr>
          <w:p w14:paraId="7F5CBA96" w14:textId="77777777" w:rsidR="001D6D33" w:rsidRDefault="002D2DD4">
            <w:pPr>
              <w:spacing w:before="20" w:after="20"/>
            </w:pPr>
            <w:r>
              <w:rPr>
                <w:sz w:val="15"/>
              </w:rPr>
              <w:t>Monedas</w:t>
            </w:r>
          </w:p>
        </w:tc>
        <w:tc>
          <w:tcPr>
            <w:tcW w:w="1872" w:type="dxa"/>
            <w:shd w:val="clear" w:color="auto" w:fill="F2F6FC"/>
            <w:tcMar>
              <w:top w:w="40" w:type="dxa"/>
              <w:left w:w="80" w:type="dxa"/>
              <w:bottom w:w="40" w:type="dxa"/>
              <w:right w:w="80" w:type="dxa"/>
            </w:tcMar>
            <w:vAlign w:val="center"/>
          </w:tcPr>
          <w:p w14:paraId="236F0701" w14:textId="77777777" w:rsidR="001D6D33" w:rsidRDefault="002D2DD4">
            <w:pPr>
              <w:spacing w:before="20" w:after="20"/>
            </w:pPr>
            <w:r>
              <w:rPr>
                <w:sz w:val="15"/>
              </w:rPr>
              <w:t>MONEDA</w:t>
            </w:r>
          </w:p>
        </w:tc>
        <w:tc>
          <w:tcPr>
            <w:tcW w:w="1728" w:type="dxa"/>
            <w:shd w:val="clear" w:color="auto" w:fill="F2F6FC"/>
            <w:tcMar>
              <w:top w:w="40" w:type="dxa"/>
              <w:left w:w="80" w:type="dxa"/>
              <w:bottom w:w="40" w:type="dxa"/>
              <w:right w:w="80" w:type="dxa"/>
            </w:tcMar>
            <w:vAlign w:val="center"/>
          </w:tcPr>
          <w:p w14:paraId="756C643D" w14:textId="77777777" w:rsidR="001D6D33" w:rsidRDefault="002D2DD4">
            <w:pPr>
              <w:spacing w:before="20" w:after="20"/>
            </w:pPr>
            <w:r>
              <w:rPr>
                <w:sz w:val="15"/>
              </w:rPr>
              <w:t>S/4HANA</w:t>
            </w:r>
          </w:p>
        </w:tc>
        <w:tc>
          <w:tcPr>
            <w:tcW w:w="2592" w:type="dxa"/>
            <w:shd w:val="clear" w:color="auto" w:fill="F2F6FC"/>
            <w:tcMar>
              <w:top w:w="40" w:type="dxa"/>
              <w:left w:w="80" w:type="dxa"/>
              <w:bottom w:w="40" w:type="dxa"/>
              <w:right w:w="80" w:type="dxa"/>
            </w:tcMar>
            <w:vAlign w:val="center"/>
          </w:tcPr>
          <w:p w14:paraId="5A4E5ED0" w14:textId="77777777" w:rsidR="001D6D33" w:rsidRDefault="002D2DD4">
            <w:pPr>
              <w:spacing w:before="20" w:after="20"/>
            </w:pPr>
            <w:r>
              <w:rPr>
                <w:sz w:val="15"/>
              </w:rPr>
              <w:t>COP (principal) / USD</w:t>
            </w:r>
          </w:p>
        </w:tc>
        <w:tc>
          <w:tcPr>
            <w:tcW w:w="1152" w:type="dxa"/>
            <w:shd w:val="clear" w:color="auto" w:fill="F2F6FC"/>
            <w:tcMar>
              <w:top w:w="40" w:type="dxa"/>
              <w:left w:w="80" w:type="dxa"/>
              <w:bottom w:w="40" w:type="dxa"/>
              <w:right w:w="80" w:type="dxa"/>
            </w:tcMar>
            <w:vAlign w:val="center"/>
          </w:tcPr>
          <w:p w14:paraId="0B9825B6" w14:textId="77777777" w:rsidR="001D6D33" w:rsidRDefault="002D2DD4">
            <w:pPr>
              <w:spacing w:before="20" w:after="20"/>
            </w:pPr>
            <w:r>
              <w:rPr>
                <w:sz w:val="15"/>
              </w:rPr>
              <w:t>2 monedas</w:t>
            </w:r>
          </w:p>
        </w:tc>
      </w:tr>
      <w:tr w:rsidR="001D6D33" w14:paraId="2CA92FB4" w14:textId="77777777" w:rsidTr="34C865D4">
        <w:trPr>
          <w:jc w:val="center"/>
        </w:trPr>
        <w:tc>
          <w:tcPr>
            <w:tcW w:w="2160" w:type="dxa"/>
            <w:tcMar>
              <w:top w:w="40" w:type="dxa"/>
              <w:left w:w="80" w:type="dxa"/>
              <w:bottom w:w="40" w:type="dxa"/>
              <w:right w:w="80" w:type="dxa"/>
            </w:tcMar>
            <w:vAlign w:val="center"/>
          </w:tcPr>
          <w:p w14:paraId="704B3C0D" w14:textId="77777777" w:rsidR="001D6D33" w:rsidRDefault="002D2DD4">
            <w:pPr>
              <w:spacing w:before="20" w:after="20"/>
            </w:pPr>
            <w:r>
              <w:rPr>
                <w:sz w:val="15"/>
              </w:rPr>
              <w:t>Sociedad</w:t>
            </w:r>
          </w:p>
        </w:tc>
        <w:tc>
          <w:tcPr>
            <w:tcW w:w="1872" w:type="dxa"/>
            <w:tcMar>
              <w:top w:w="40" w:type="dxa"/>
              <w:left w:w="80" w:type="dxa"/>
              <w:bottom w:w="40" w:type="dxa"/>
              <w:right w:w="80" w:type="dxa"/>
            </w:tcMar>
            <w:vAlign w:val="center"/>
          </w:tcPr>
          <w:p w14:paraId="114BBD34" w14:textId="77777777" w:rsidR="001D6D33" w:rsidRDefault="002D2DD4">
            <w:pPr>
              <w:spacing w:before="20" w:after="20"/>
            </w:pPr>
            <w:r>
              <w:rPr>
                <w:sz w:val="15"/>
              </w:rPr>
              <w:t>SOCIEDAD_TRANS</w:t>
            </w:r>
          </w:p>
        </w:tc>
        <w:tc>
          <w:tcPr>
            <w:tcW w:w="1728" w:type="dxa"/>
            <w:tcMar>
              <w:top w:w="40" w:type="dxa"/>
              <w:left w:w="80" w:type="dxa"/>
              <w:bottom w:w="40" w:type="dxa"/>
              <w:right w:w="80" w:type="dxa"/>
            </w:tcMar>
            <w:vAlign w:val="center"/>
          </w:tcPr>
          <w:p w14:paraId="21A63EBF" w14:textId="77777777" w:rsidR="001D6D33" w:rsidRDefault="002D2DD4">
            <w:pPr>
              <w:spacing w:before="20" w:after="20"/>
            </w:pPr>
            <w:r>
              <w:rPr>
                <w:sz w:val="15"/>
              </w:rPr>
              <w:t>S/4HANA (T001)</w:t>
            </w:r>
          </w:p>
        </w:tc>
        <w:tc>
          <w:tcPr>
            <w:tcW w:w="2592" w:type="dxa"/>
            <w:tcMar>
              <w:top w:w="40" w:type="dxa"/>
              <w:left w:w="80" w:type="dxa"/>
              <w:bottom w:w="40" w:type="dxa"/>
              <w:right w:w="80" w:type="dxa"/>
            </w:tcMar>
            <w:vAlign w:val="center"/>
          </w:tcPr>
          <w:p w14:paraId="01C1EA7A" w14:textId="77777777" w:rsidR="001D6D33" w:rsidRDefault="002D2DD4">
            <w:pPr>
              <w:spacing w:before="20" w:after="20"/>
            </w:pPr>
            <w:r>
              <w:rPr>
                <w:sz w:val="15"/>
              </w:rPr>
              <w:t>Grupo Fanalca → Transprensa</w:t>
            </w:r>
          </w:p>
        </w:tc>
        <w:tc>
          <w:tcPr>
            <w:tcW w:w="1152" w:type="dxa"/>
            <w:tcMar>
              <w:top w:w="40" w:type="dxa"/>
              <w:left w:w="80" w:type="dxa"/>
              <w:bottom w:w="40" w:type="dxa"/>
              <w:right w:w="80" w:type="dxa"/>
            </w:tcMar>
            <w:vAlign w:val="center"/>
          </w:tcPr>
          <w:p w14:paraId="074CE992" w14:textId="77777777" w:rsidR="001D6D33" w:rsidRDefault="002D2DD4">
            <w:pPr>
              <w:spacing w:before="20" w:after="20"/>
            </w:pPr>
            <w:r>
              <w:rPr>
                <w:sz w:val="15"/>
              </w:rPr>
              <w:t>1 sociedad</w:t>
            </w:r>
          </w:p>
        </w:tc>
      </w:tr>
      <w:tr w:rsidR="001D6D33" w14:paraId="691A5FD7" w14:textId="77777777" w:rsidTr="34C865D4">
        <w:trPr>
          <w:jc w:val="center"/>
        </w:trPr>
        <w:tc>
          <w:tcPr>
            <w:tcW w:w="2160" w:type="dxa"/>
            <w:shd w:val="clear" w:color="auto" w:fill="F2F6FC"/>
            <w:tcMar>
              <w:top w:w="40" w:type="dxa"/>
              <w:left w:w="80" w:type="dxa"/>
              <w:bottom w:w="40" w:type="dxa"/>
              <w:right w:w="80" w:type="dxa"/>
            </w:tcMar>
            <w:vAlign w:val="center"/>
          </w:tcPr>
          <w:p w14:paraId="7197D68F" w14:textId="77777777" w:rsidR="001D6D33" w:rsidRDefault="002D2DD4">
            <w:pPr>
              <w:spacing w:before="20" w:after="20"/>
            </w:pPr>
            <w:r>
              <w:rPr>
                <w:sz w:val="15"/>
              </w:rPr>
              <w:t>Versiones</w:t>
            </w:r>
          </w:p>
        </w:tc>
        <w:tc>
          <w:tcPr>
            <w:tcW w:w="1872" w:type="dxa"/>
            <w:shd w:val="clear" w:color="auto" w:fill="F2F6FC"/>
            <w:tcMar>
              <w:top w:w="40" w:type="dxa"/>
              <w:left w:w="80" w:type="dxa"/>
              <w:bottom w:w="40" w:type="dxa"/>
              <w:right w:w="80" w:type="dxa"/>
            </w:tcMar>
            <w:vAlign w:val="center"/>
          </w:tcPr>
          <w:p w14:paraId="690F1628" w14:textId="77777777" w:rsidR="001D6D33" w:rsidRDefault="002D2DD4">
            <w:pPr>
              <w:spacing w:before="20" w:after="20"/>
            </w:pPr>
            <w:r>
              <w:rPr>
                <w:sz w:val="15"/>
              </w:rPr>
              <w:t>Version</w:t>
            </w:r>
          </w:p>
        </w:tc>
        <w:tc>
          <w:tcPr>
            <w:tcW w:w="1728" w:type="dxa"/>
            <w:shd w:val="clear" w:color="auto" w:fill="F2F6FC"/>
            <w:tcMar>
              <w:top w:w="40" w:type="dxa"/>
              <w:left w:w="80" w:type="dxa"/>
              <w:bottom w:w="40" w:type="dxa"/>
              <w:right w:w="80" w:type="dxa"/>
            </w:tcMar>
            <w:vAlign w:val="center"/>
          </w:tcPr>
          <w:p w14:paraId="02D1FBD7" w14:textId="77777777" w:rsidR="001D6D33" w:rsidRDefault="002D2DD4">
            <w:pPr>
              <w:spacing w:before="20" w:after="20"/>
            </w:pPr>
            <w:r>
              <w:rPr>
                <w:sz w:val="15"/>
              </w:rPr>
              <w:t>SAC</w:t>
            </w:r>
          </w:p>
        </w:tc>
        <w:tc>
          <w:tcPr>
            <w:tcW w:w="2592" w:type="dxa"/>
            <w:shd w:val="clear" w:color="auto" w:fill="F2F6FC"/>
            <w:tcMar>
              <w:top w:w="40" w:type="dxa"/>
              <w:left w:w="80" w:type="dxa"/>
              <w:bottom w:w="40" w:type="dxa"/>
              <w:right w:w="80" w:type="dxa"/>
            </w:tcMar>
            <w:vAlign w:val="center"/>
          </w:tcPr>
          <w:p w14:paraId="4CB70B85" w14:textId="77777777" w:rsidR="001D6D33" w:rsidRDefault="002D2DD4">
            <w:pPr>
              <w:spacing w:before="20" w:after="20"/>
            </w:pPr>
            <w:r>
              <w:rPr>
                <w:sz w:val="15"/>
              </w:rPr>
              <w:t>Real · Pto Fin · Pto Com · Forecast</w:t>
            </w:r>
          </w:p>
        </w:tc>
        <w:tc>
          <w:tcPr>
            <w:tcW w:w="1152" w:type="dxa"/>
            <w:shd w:val="clear" w:color="auto" w:fill="F2F6FC"/>
            <w:tcMar>
              <w:top w:w="40" w:type="dxa"/>
              <w:left w:w="80" w:type="dxa"/>
              <w:bottom w:w="40" w:type="dxa"/>
              <w:right w:w="80" w:type="dxa"/>
            </w:tcMar>
            <w:vAlign w:val="center"/>
          </w:tcPr>
          <w:p w14:paraId="2541D1CD" w14:textId="77777777" w:rsidR="001D6D33" w:rsidRDefault="002D2DD4">
            <w:pPr>
              <w:spacing w:before="20" w:after="20"/>
            </w:pPr>
            <w:r>
              <w:rPr>
                <w:sz w:val="15"/>
              </w:rPr>
              <w:t>4 versiones</w:t>
            </w:r>
          </w:p>
        </w:tc>
      </w:tr>
    </w:tbl>
    <w:p w14:paraId="33DBA80D" w14:textId="77777777" w:rsidR="001D6D33" w:rsidRDefault="001D6D33">
      <w:pPr>
        <w:spacing w:after="80"/>
      </w:pPr>
    </w:p>
    <w:p w14:paraId="15DA4F64" w14:textId="39D8C26D" w:rsidR="65E9323D" w:rsidRDefault="65E9323D" w:rsidP="6B982EE3">
      <w:pPr>
        <w:spacing w:after="80"/>
      </w:pPr>
      <w:r>
        <w:t>Nota: Centros de beneficio: Sociedad, servicio, regional, clientes especiales</w:t>
      </w:r>
    </w:p>
    <w:p w14:paraId="774AFF5F" w14:textId="17B0C14F" w:rsidR="6B982EE3" w:rsidRDefault="6B982EE3" w:rsidP="6B982EE3">
      <w:pPr>
        <w:spacing w:after="80"/>
      </w:pPr>
    </w:p>
    <w:tbl>
      <w:tblPr>
        <w:tblStyle w:val="TableGrid"/>
        <w:tblW w:w="0" w:type="auto"/>
        <w:jc w:val="center"/>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Layout w:type="fixed"/>
        <w:tblLook w:val="04A0" w:firstRow="1" w:lastRow="0" w:firstColumn="1" w:lastColumn="0" w:noHBand="0" w:noVBand="1"/>
      </w:tblPr>
      <w:tblGrid>
        <w:gridCol w:w="9504"/>
      </w:tblGrid>
      <w:tr w:rsidR="001D6D33" w14:paraId="5CE4A300" w14:textId="77777777" w:rsidTr="34C865D4">
        <w:trPr>
          <w:jc w:val="center"/>
        </w:trPr>
        <w:tc>
          <w:tcPr>
            <w:tcW w:w="9504" w:type="dxa"/>
            <w:shd w:val="clear" w:color="auto" w:fill="1F3864" w:themeFill="accent5" w:themeFillShade="80"/>
            <w:tcMar>
              <w:top w:w="50" w:type="dxa"/>
              <w:left w:w="80" w:type="dxa"/>
              <w:bottom w:w="50" w:type="dxa"/>
              <w:right w:w="80" w:type="dxa"/>
            </w:tcMar>
            <w:vAlign w:val="center"/>
          </w:tcPr>
          <w:p w14:paraId="0CCAD89C" w14:textId="77777777" w:rsidR="001D6D33" w:rsidRDefault="002D2DD4">
            <w:pPr>
              <w:spacing w:before="20" w:after="20"/>
            </w:pPr>
            <w:r>
              <w:rPr>
                <w:b/>
                <w:color w:val="FFFFFF"/>
                <w:sz w:val="18"/>
              </w:rPr>
              <w:t>●  Consideraciones de alineación con los módulos SAP</w:t>
            </w:r>
          </w:p>
        </w:tc>
      </w:tr>
      <w:tr w:rsidR="001D6D33" w14:paraId="78AE9B43" w14:textId="77777777" w:rsidTr="34C865D4">
        <w:trPr>
          <w:jc w:val="center"/>
        </w:trPr>
        <w:tc>
          <w:tcPr>
            <w:tcW w:w="9504" w:type="dxa"/>
            <w:shd w:val="clear" w:color="auto" w:fill="EAF1FB"/>
            <w:tcMar>
              <w:top w:w="60" w:type="dxa"/>
              <w:left w:w="80" w:type="dxa"/>
              <w:bottom w:w="60" w:type="dxa"/>
              <w:right w:w="80" w:type="dxa"/>
            </w:tcMar>
            <w:vAlign w:val="center"/>
          </w:tcPr>
          <w:p w14:paraId="4A4E1808" w14:textId="0A8D09C7" w:rsidR="001D6D33" w:rsidRDefault="005014F0">
            <w:pPr>
              <w:spacing w:after="40"/>
            </w:pPr>
            <w:r>
              <w:rPr>
                <w:rFonts w:ascii="Cambria Math" w:hAnsi="Cambria Math" w:cs="Cambria Math"/>
                <w:sz w:val="17"/>
              </w:rPr>
              <w:t>▸</w:t>
            </w:r>
            <w:r>
              <w:rPr>
                <w:sz w:val="17"/>
              </w:rPr>
              <w:t xml:space="preserve"> Coordinar con los equipos SD / FI / CO las jerarquías definitivas antes de cargar en SAC.</w:t>
            </w:r>
          </w:p>
          <w:p w14:paraId="30FCCD5D" w14:textId="6B456783" w:rsidR="001D6D33" w:rsidRDefault="005014F0">
            <w:pPr>
              <w:spacing w:after="40"/>
            </w:pPr>
            <w:r>
              <w:rPr>
                <w:rFonts w:ascii="Cambria Math" w:hAnsi="Cambria Math" w:cs="Cambria Math"/>
                <w:sz w:val="17"/>
              </w:rPr>
              <w:t>▸</w:t>
            </w:r>
            <w:r>
              <w:rPr>
                <w:sz w:val="17"/>
              </w:rPr>
              <w:t xml:space="preserve"> Granularidad de CECOS_TRANS: este año sin CECOS en el presupuesto; objetivo de incluirlos en 2027.</w:t>
            </w:r>
          </w:p>
          <w:p w14:paraId="6D5F362F" w14:textId="69C9B399" w:rsidR="001D6D33" w:rsidRDefault="5F78FF46">
            <w:pPr>
              <w:spacing w:after="40"/>
            </w:pPr>
            <w:r w:rsidRPr="34C865D4">
              <w:rPr>
                <w:rFonts w:ascii="Cambria Math" w:hAnsi="Cambria Math" w:cs="Cambria Math"/>
                <w:sz w:val="17"/>
                <w:szCs w:val="17"/>
              </w:rPr>
              <w:t>▸</w:t>
            </w:r>
            <w:r w:rsidRPr="34C865D4">
              <w:rPr>
                <w:sz w:val="17"/>
                <w:szCs w:val="17"/>
              </w:rPr>
              <w:t xml:space="preserve"> Confirmar la fuente de datos reales: SAP S/4HANA vs. Silo</w:t>
            </w:r>
            <w:r w:rsidR="331CC692" w:rsidRPr="34C865D4">
              <w:rPr>
                <w:sz w:val="17"/>
                <w:szCs w:val="17"/>
              </w:rPr>
              <w:t>g</w:t>
            </w:r>
            <w:r w:rsidRPr="34C865D4">
              <w:rPr>
                <w:sz w:val="17"/>
                <w:szCs w:val="17"/>
              </w:rPr>
              <w:t>tran (en definición).</w:t>
            </w:r>
          </w:p>
        </w:tc>
      </w:tr>
    </w:tbl>
    <w:p w14:paraId="5D8752A6" w14:textId="77777777" w:rsidR="001D6D33" w:rsidRDefault="001D6D33">
      <w:pPr>
        <w:spacing w:after="120"/>
      </w:pPr>
    </w:p>
    <w:p w14:paraId="2B7A8724" w14:textId="77777777" w:rsidR="001D6D33" w:rsidRDefault="002D2DD4">
      <w:pPr>
        <w:pStyle w:val="Heading3"/>
        <w:spacing w:before="160"/>
      </w:pPr>
      <w:bookmarkStart w:id="454" w:name="_Toc231905278"/>
      <w:r>
        <w:t>Componentes de solución técnica</w:t>
      </w:r>
      <w:bookmarkEnd w:id="454"/>
    </w:p>
    <w:tbl>
      <w:tblPr>
        <w:tblStyle w:val="Fanalca"/>
        <w:tblW w:w="0" w:type="auto"/>
        <w:jc w:val="center"/>
        <w:tblLayout w:type="fixed"/>
        <w:tblLook w:val="04A0" w:firstRow="1" w:lastRow="0" w:firstColumn="1" w:lastColumn="0" w:noHBand="0" w:noVBand="1"/>
      </w:tblPr>
      <w:tblGrid>
        <w:gridCol w:w="2736"/>
        <w:gridCol w:w="5328"/>
        <w:gridCol w:w="1440"/>
      </w:tblGrid>
      <w:tr w:rsidR="001D6D33" w14:paraId="02C6BAAB" w14:textId="77777777" w:rsidTr="34C865D4">
        <w:trPr>
          <w:cnfStyle w:val="100000000000" w:firstRow="1" w:lastRow="0" w:firstColumn="0" w:lastColumn="0" w:oddVBand="0" w:evenVBand="0" w:oddHBand="0" w:evenHBand="0" w:firstRowFirstColumn="0" w:firstRowLastColumn="0" w:lastRowFirstColumn="0" w:lastRowLastColumn="0"/>
          <w:cantSplit/>
          <w:tblHeader/>
          <w:jc w:val="center"/>
        </w:trPr>
        <w:tc>
          <w:tcPr>
            <w:tcW w:w="2736" w:type="dxa"/>
            <w:tcMar>
              <w:top w:w="40" w:type="dxa"/>
              <w:left w:w="80" w:type="dxa"/>
              <w:bottom w:w="40" w:type="dxa"/>
              <w:right w:w="80" w:type="dxa"/>
            </w:tcMar>
            <w:vAlign w:val="center"/>
          </w:tcPr>
          <w:p w14:paraId="169F4BF1" w14:textId="77777777" w:rsidR="001D6D33" w:rsidRDefault="002D2DD4">
            <w:pPr>
              <w:spacing w:before="20" w:after="20"/>
              <w:jc w:val="center"/>
            </w:pPr>
            <w:r>
              <w:rPr>
                <w:b/>
                <w:color w:val="FFFFFF"/>
                <w:sz w:val="17"/>
              </w:rPr>
              <w:t>Componente</w:t>
            </w:r>
          </w:p>
        </w:tc>
        <w:tc>
          <w:tcPr>
            <w:tcW w:w="5328" w:type="dxa"/>
            <w:tcMar>
              <w:top w:w="40" w:type="dxa"/>
              <w:left w:w="80" w:type="dxa"/>
              <w:bottom w:w="40" w:type="dxa"/>
              <w:right w:w="80" w:type="dxa"/>
            </w:tcMar>
            <w:vAlign w:val="center"/>
          </w:tcPr>
          <w:p w14:paraId="78312A8C" w14:textId="77777777" w:rsidR="001D6D33" w:rsidRDefault="002D2DD4">
            <w:pPr>
              <w:spacing w:before="20" w:after="20"/>
              <w:jc w:val="center"/>
            </w:pPr>
            <w:r>
              <w:rPr>
                <w:b/>
                <w:color w:val="FFFFFF"/>
                <w:sz w:val="17"/>
              </w:rPr>
              <w:t>Rol en la solución</w:t>
            </w:r>
          </w:p>
        </w:tc>
        <w:tc>
          <w:tcPr>
            <w:tcW w:w="1440" w:type="dxa"/>
            <w:tcMar>
              <w:top w:w="40" w:type="dxa"/>
              <w:left w:w="80" w:type="dxa"/>
              <w:bottom w:w="40" w:type="dxa"/>
              <w:right w:w="80" w:type="dxa"/>
            </w:tcMar>
            <w:vAlign w:val="center"/>
          </w:tcPr>
          <w:p w14:paraId="113A4070" w14:textId="77777777" w:rsidR="001D6D33" w:rsidRDefault="002D2DD4">
            <w:pPr>
              <w:spacing w:before="20" w:after="20"/>
              <w:jc w:val="center"/>
            </w:pPr>
            <w:r>
              <w:rPr>
                <w:b/>
                <w:color w:val="FFFFFF"/>
                <w:sz w:val="17"/>
              </w:rPr>
              <w:t>Estado</w:t>
            </w:r>
          </w:p>
        </w:tc>
      </w:tr>
      <w:tr w:rsidR="001D6D33" w14:paraId="636A77E7" w14:textId="77777777" w:rsidTr="34C865D4">
        <w:trPr>
          <w:jc w:val="center"/>
        </w:trPr>
        <w:tc>
          <w:tcPr>
            <w:tcW w:w="2736" w:type="dxa"/>
            <w:tcMar>
              <w:top w:w="40" w:type="dxa"/>
              <w:left w:w="80" w:type="dxa"/>
              <w:bottom w:w="40" w:type="dxa"/>
              <w:right w:w="80" w:type="dxa"/>
            </w:tcMar>
            <w:vAlign w:val="center"/>
          </w:tcPr>
          <w:p w14:paraId="1CF3EB85" w14:textId="77777777" w:rsidR="001D6D33" w:rsidRDefault="002D2DD4">
            <w:pPr>
              <w:spacing w:before="20" w:after="20"/>
            </w:pPr>
            <w:r>
              <w:rPr>
                <w:sz w:val="15"/>
              </w:rPr>
              <w:t>SAP Analytics Cloud (SAC)</w:t>
            </w:r>
          </w:p>
        </w:tc>
        <w:tc>
          <w:tcPr>
            <w:tcW w:w="5328" w:type="dxa"/>
            <w:tcMar>
              <w:top w:w="40" w:type="dxa"/>
              <w:left w:w="80" w:type="dxa"/>
              <w:bottom w:w="40" w:type="dxa"/>
              <w:right w:w="80" w:type="dxa"/>
            </w:tcMar>
            <w:vAlign w:val="center"/>
          </w:tcPr>
          <w:p w14:paraId="549F060A" w14:textId="77777777" w:rsidR="001D6D33" w:rsidRDefault="002D2DD4">
            <w:pPr>
              <w:spacing w:before="20" w:after="20"/>
            </w:pPr>
            <w:r>
              <w:rPr>
                <w:sz w:val="15"/>
              </w:rPr>
              <w:t>Plataforma de planeación: modelos, input forms, data actions y dashboards.</w:t>
            </w:r>
          </w:p>
        </w:tc>
        <w:tc>
          <w:tcPr>
            <w:tcW w:w="1440" w:type="dxa"/>
            <w:tcMar>
              <w:top w:w="40" w:type="dxa"/>
              <w:left w:w="80" w:type="dxa"/>
              <w:bottom w:w="40" w:type="dxa"/>
              <w:right w:w="80" w:type="dxa"/>
            </w:tcMar>
            <w:vAlign w:val="center"/>
          </w:tcPr>
          <w:p w14:paraId="73B78B5E" w14:textId="77777777" w:rsidR="001D6D33" w:rsidRDefault="002D2DD4">
            <w:pPr>
              <w:spacing w:before="20" w:after="20"/>
            </w:pPr>
            <w:r>
              <w:rPr>
                <w:sz w:val="15"/>
              </w:rPr>
              <w:t>Activo</w:t>
            </w:r>
          </w:p>
        </w:tc>
      </w:tr>
      <w:tr w:rsidR="001D6D33" w14:paraId="4E5D73A4" w14:textId="77777777" w:rsidTr="34C865D4">
        <w:trPr>
          <w:jc w:val="center"/>
        </w:trPr>
        <w:tc>
          <w:tcPr>
            <w:tcW w:w="2736" w:type="dxa"/>
            <w:shd w:val="clear" w:color="auto" w:fill="F2F6FC"/>
            <w:tcMar>
              <w:top w:w="40" w:type="dxa"/>
              <w:left w:w="80" w:type="dxa"/>
              <w:bottom w:w="40" w:type="dxa"/>
              <w:right w:w="80" w:type="dxa"/>
            </w:tcMar>
            <w:vAlign w:val="center"/>
          </w:tcPr>
          <w:p w14:paraId="0686C259" w14:textId="77777777" w:rsidR="001D6D33" w:rsidRDefault="002D2DD4">
            <w:pPr>
              <w:spacing w:before="20" w:after="20"/>
            </w:pPr>
            <w:r>
              <w:rPr>
                <w:sz w:val="15"/>
              </w:rPr>
              <w:t>SAP DataSphere</w:t>
            </w:r>
          </w:p>
        </w:tc>
        <w:tc>
          <w:tcPr>
            <w:tcW w:w="5328" w:type="dxa"/>
            <w:shd w:val="clear" w:color="auto" w:fill="F2F6FC"/>
            <w:tcMar>
              <w:top w:w="40" w:type="dxa"/>
              <w:left w:w="80" w:type="dxa"/>
              <w:bottom w:w="40" w:type="dxa"/>
              <w:right w:w="80" w:type="dxa"/>
            </w:tcMar>
            <w:vAlign w:val="center"/>
          </w:tcPr>
          <w:p w14:paraId="7ADA733F" w14:textId="77777777" w:rsidR="001D6D33" w:rsidRDefault="002D2DD4">
            <w:pPr>
              <w:spacing w:before="20" w:after="20"/>
            </w:pPr>
            <w:r>
              <w:rPr>
                <w:sz w:val="15"/>
              </w:rPr>
              <w:t>Capa de integración, virtualización y maestros entre SAC y los sistemas fuente.</w:t>
            </w:r>
          </w:p>
        </w:tc>
        <w:tc>
          <w:tcPr>
            <w:tcW w:w="1440" w:type="dxa"/>
            <w:shd w:val="clear" w:color="auto" w:fill="F2F6FC"/>
            <w:tcMar>
              <w:top w:w="40" w:type="dxa"/>
              <w:left w:w="80" w:type="dxa"/>
              <w:bottom w:w="40" w:type="dxa"/>
              <w:right w:w="80" w:type="dxa"/>
            </w:tcMar>
            <w:vAlign w:val="center"/>
          </w:tcPr>
          <w:p w14:paraId="29842A74" w14:textId="77777777" w:rsidR="001D6D33" w:rsidRDefault="002D2DD4">
            <w:pPr>
              <w:spacing w:before="20" w:after="20"/>
            </w:pPr>
            <w:r>
              <w:rPr>
                <w:sz w:val="15"/>
              </w:rPr>
              <w:t>En configuración</w:t>
            </w:r>
          </w:p>
        </w:tc>
      </w:tr>
      <w:tr w:rsidR="001D6D33" w14:paraId="6A86EC90" w14:textId="77777777" w:rsidTr="34C865D4">
        <w:trPr>
          <w:jc w:val="center"/>
        </w:trPr>
        <w:tc>
          <w:tcPr>
            <w:tcW w:w="2736" w:type="dxa"/>
            <w:tcMar>
              <w:top w:w="40" w:type="dxa"/>
              <w:left w:w="80" w:type="dxa"/>
              <w:bottom w:w="40" w:type="dxa"/>
              <w:right w:w="80" w:type="dxa"/>
            </w:tcMar>
            <w:vAlign w:val="center"/>
          </w:tcPr>
          <w:p w14:paraId="722A29B3" w14:textId="77777777" w:rsidR="001D6D33" w:rsidRDefault="002D2DD4">
            <w:pPr>
              <w:spacing w:before="20" w:after="20"/>
            </w:pPr>
            <w:r>
              <w:rPr>
                <w:sz w:val="15"/>
              </w:rPr>
              <w:t>SAP S/4HANA</w:t>
            </w:r>
          </w:p>
        </w:tc>
        <w:tc>
          <w:tcPr>
            <w:tcW w:w="5328" w:type="dxa"/>
            <w:tcMar>
              <w:top w:w="40" w:type="dxa"/>
              <w:left w:w="80" w:type="dxa"/>
              <w:bottom w:w="40" w:type="dxa"/>
              <w:right w:w="80" w:type="dxa"/>
            </w:tcMar>
            <w:vAlign w:val="center"/>
          </w:tcPr>
          <w:p w14:paraId="568EB109" w14:textId="77777777" w:rsidR="001D6D33" w:rsidRDefault="002D2DD4">
            <w:pPr>
              <w:spacing w:before="20" w:after="20"/>
            </w:pPr>
            <w:r>
              <w:rPr>
                <w:sz w:val="15"/>
              </w:rPr>
              <w:t>Fuente de datos contables: SKA1, CEPC, CSKS y ACDOCA.</w:t>
            </w:r>
          </w:p>
        </w:tc>
        <w:tc>
          <w:tcPr>
            <w:tcW w:w="1440" w:type="dxa"/>
            <w:tcMar>
              <w:top w:w="40" w:type="dxa"/>
              <w:left w:w="80" w:type="dxa"/>
              <w:bottom w:w="40" w:type="dxa"/>
              <w:right w:w="80" w:type="dxa"/>
            </w:tcMar>
            <w:vAlign w:val="center"/>
          </w:tcPr>
          <w:p w14:paraId="3B2A8D99" w14:textId="77777777" w:rsidR="001D6D33" w:rsidRDefault="002D2DD4">
            <w:pPr>
              <w:spacing w:before="20" w:after="20"/>
            </w:pPr>
            <w:r>
              <w:rPr>
                <w:sz w:val="15"/>
              </w:rPr>
              <w:t>En implementación</w:t>
            </w:r>
          </w:p>
        </w:tc>
      </w:tr>
      <w:tr w:rsidR="001D6D33" w14:paraId="70B82A28" w14:textId="77777777" w:rsidTr="34C865D4">
        <w:trPr>
          <w:jc w:val="center"/>
        </w:trPr>
        <w:tc>
          <w:tcPr>
            <w:tcW w:w="2736" w:type="dxa"/>
            <w:shd w:val="clear" w:color="auto" w:fill="F2F6FC"/>
            <w:tcMar>
              <w:top w:w="40" w:type="dxa"/>
              <w:left w:w="80" w:type="dxa"/>
              <w:bottom w:w="40" w:type="dxa"/>
              <w:right w:w="80" w:type="dxa"/>
            </w:tcMar>
            <w:vAlign w:val="center"/>
          </w:tcPr>
          <w:p w14:paraId="552E432D" w14:textId="6053571F" w:rsidR="001D6D33" w:rsidRDefault="3260028F">
            <w:pPr>
              <w:spacing w:before="20" w:after="20"/>
            </w:pPr>
            <w:r w:rsidRPr="34C865D4">
              <w:rPr>
                <w:sz w:val="15"/>
                <w:szCs w:val="15"/>
              </w:rPr>
              <w:t>Silo</w:t>
            </w:r>
            <w:r w:rsidR="20E5E933" w:rsidRPr="34C865D4">
              <w:rPr>
                <w:sz w:val="15"/>
                <w:szCs w:val="15"/>
              </w:rPr>
              <w:t>g</w:t>
            </w:r>
            <w:r w:rsidRPr="34C865D4">
              <w:rPr>
                <w:sz w:val="15"/>
                <w:szCs w:val="15"/>
              </w:rPr>
              <w:t>tran / Silotrack</w:t>
            </w:r>
          </w:p>
        </w:tc>
        <w:tc>
          <w:tcPr>
            <w:tcW w:w="5328" w:type="dxa"/>
            <w:shd w:val="clear" w:color="auto" w:fill="F2F6FC"/>
            <w:tcMar>
              <w:top w:w="40" w:type="dxa"/>
              <w:left w:w="80" w:type="dxa"/>
              <w:bottom w:w="40" w:type="dxa"/>
              <w:right w:w="80" w:type="dxa"/>
            </w:tcMar>
            <w:vAlign w:val="center"/>
          </w:tcPr>
          <w:p w14:paraId="6AD400A5" w14:textId="77777777" w:rsidR="001D6D33" w:rsidRDefault="002D2DD4">
            <w:pPr>
              <w:spacing w:before="20" w:after="20"/>
            </w:pPr>
            <w:r>
              <w:rPr>
                <w:sz w:val="15"/>
              </w:rPr>
              <w:t>Fuente operativa: kg, remesas, clientes, origen-destino y tarifas.</w:t>
            </w:r>
          </w:p>
        </w:tc>
        <w:tc>
          <w:tcPr>
            <w:tcW w:w="1440" w:type="dxa"/>
            <w:shd w:val="clear" w:color="auto" w:fill="F2F6FC"/>
            <w:tcMar>
              <w:top w:w="40" w:type="dxa"/>
              <w:left w:w="80" w:type="dxa"/>
              <w:bottom w:w="40" w:type="dxa"/>
              <w:right w:w="80" w:type="dxa"/>
            </w:tcMar>
            <w:vAlign w:val="center"/>
          </w:tcPr>
          <w:p w14:paraId="622997FA" w14:textId="77777777" w:rsidR="001D6D33" w:rsidRDefault="002D2DD4">
            <w:pPr>
              <w:spacing w:before="20" w:after="20"/>
            </w:pPr>
            <w:r>
              <w:rPr>
                <w:sz w:val="15"/>
              </w:rPr>
              <w:t>Activo (continúa)</w:t>
            </w:r>
          </w:p>
        </w:tc>
      </w:tr>
      <w:tr w:rsidR="001D6D33" w14:paraId="39DCF313" w14:textId="77777777" w:rsidTr="34C865D4">
        <w:trPr>
          <w:jc w:val="center"/>
        </w:trPr>
        <w:tc>
          <w:tcPr>
            <w:tcW w:w="2736" w:type="dxa"/>
            <w:tcMar>
              <w:top w:w="40" w:type="dxa"/>
              <w:left w:w="80" w:type="dxa"/>
              <w:bottom w:w="40" w:type="dxa"/>
              <w:right w:w="80" w:type="dxa"/>
            </w:tcMar>
            <w:vAlign w:val="center"/>
          </w:tcPr>
          <w:p w14:paraId="643646A7" w14:textId="77777777" w:rsidR="001D6D33" w:rsidRDefault="002D2DD4">
            <w:pPr>
              <w:spacing w:before="20" w:after="20"/>
            </w:pPr>
            <w:r>
              <w:rPr>
                <w:sz w:val="15"/>
              </w:rPr>
              <w:t>SIESA (contabilidad y nómina)</w:t>
            </w:r>
          </w:p>
        </w:tc>
        <w:tc>
          <w:tcPr>
            <w:tcW w:w="5328" w:type="dxa"/>
            <w:tcMar>
              <w:top w:w="40" w:type="dxa"/>
              <w:left w:w="80" w:type="dxa"/>
              <w:bottom w:w="40" w:type="dxa"/>
              <w:right w:w="80" w:type="dxa"/>
            </w:tcMar>
            <w:vAlign w:val="center"/>
          </w:tcPr>
          <w:p w14:paraId="114153E8" w14:textId="77777777" w:rsidR="001D6D33" w:rsidRDefault="002D2DD4">
            <w:pPr>
              <w:spacing w:before="20" w:after="20"/>
            </w:pPr>
            <w:r>
              <w:rPr>
                <w:sz w:val="15"/>
              </w:rPr>
              <w:t>Fuente histórica de P&amp;G y nómina hasta el Go-Live de S/4HANA.</w:t>
            </w:r>
          </w:p>
        </w:tc>
        <w:tc>
          <w:tcPr>
            <w:tcW w:w="1440" w:type="dxa"/>
            <w:tcMar>
              <w:top w:w="40" w:type="dxa"/>
              <w:left w:w="80" w:type="dxa"/>
              <w:bottom w:w="40" w:type="dxa"/>
              <w:right w:w="80" w:type="dxa"/>
            </w:tcMar>
            <w:vAlign w:val="center"/>
          </w:tcPr>
          <w:p w14:paraId="123C9997" w14:textId="177D28FE" w:rsidR="001D6D33" w:rsidRDefault="005014F0">
            <w:pPr>
              <w:spacing w:before="20" w:after="20"/>
            </w:pPr>
            <w:r w:rsidRPr="005014F0">
              <w:rPr>
                <w:sz w:val="15"/>
              </w:rPr>
              <w:t>A reemplazar</w:t>
            </w:r>
          </w:p>
        </w:tc>
      </w:tr>
      <w:tr w:rsidR="001D6D33" w14:paraId="6A603DEE" w14:textId="77777777" w:rsidTr="34C865D4">
        <w:trPr>
          <w:jc w:val="center"/>
        </w:trPr>
        <w:tc>
          <w:tcPr>
            <w:tcW w:w="2736" w:type="dxa"/>
            <w:shd w:val="clear" w:color="auto" w:fill="F2F6FC"/>
            <w:tcMar>
              <w:top w:w="40" w:type="dxa"/>
              <w:left w:w="80" w:type="dxa"/>
              <w:bottom w:w="40" w:type="dxa"/>
              <w:right w:w="80" w:type="dxa"/>
            </w:tcMar>
            <w:vAlign w:val="center"/>
          </w:tcPr>
          <w:p w14:paraId="6C65E2BC" w14:textId="77777777" w:rsidR="001D6D33" w:rsidRDefault="002D2DD4">
            <w:pPr>
              <w:spacing w:before="20" w:after="20"/>
            </w:pPr>
            <w:r>
              <w:rPr>
                <w:sz w:val="15"/>
              </w:rPr>
              <w:t>Power BI / Excel (actual)</w:t>
            </w:r>
          </w:p>
        </w:tc>
        <w:tc>
          <w:tcPr>
            <w:tcW w:w="5328" w:type="dxa"/>
            <w:shd w:val="clear" w:color="auto" w:fill="F2F6FC"/>
            <w:tcMar>
              <w:top w:w="40" w:type="dxa"/>
              <w:left w:w="80" w:type="dxa"/>
              <w:bottom w:w="40" w:type="dxa"/>
              <w:right w:w="80" w:type="dxa"/>
            </w:tcMar>
            <w:vAlign w:val="center"/>
          </w:tcPr>
          <w:p w14:paraId="1BB84767" w14:textId="77777777" w:rsidR="001D6D33" w:rsidRDefault="002D2DD4">
            <w:pPr>
              <w:spacing w:before="20" w:after="20"/>
            </w:pPr>
            <w:r>
              <w:rPr>
                <w:sz w:val="15"/>
              </w:rPr>
              <w:t>Proceso actual de presupuestación, a reemplazar por SAC.</w:t>
            </w:r>
          </w:p>
        </w:tc>
        <w:tc>
          <w:tcPr>
            <w:tcW w:w="1440" w:type="dxa"/>
            <w:shd w:val="clear" w:color="auto" w:fill="F2F6FC"/>
            <w:tcMar>
              <w:top w:w="40" w:type="dxa"/>
              <w:left w:w="80" w:type="dxa"/>
              <w:bottom w:w="40" w:type="dxa"/>
              <w:right w:w="80" w:type="dxa"/>
            </w:tcMar>
            <w:vAlign w:val="center"/>
          </w:tcPr>
          <w:p w14:paraId="0797ECB3" w14:textId="1D7C614D" w:rsidR="001D6D33" w:rsidRDefault="005014F0">
            <w:pPr>
              <w:spacing w:before="20" w:after="20"/>
            </w:pPr>
            <w:r w:rsidRPr="005014F0">
              <w:rPr>
                <w:sz w:val="15"/>
              </w:rPr>
              <w:t>Activo (continúa)</w:t>
            </w:r>
          </w:p>
        </w:tc>
      </w:tr>
    </w:tbl>
    <w:p w14:paraId="0934C86D" w14:textId="77777777" w:rsidR="001D6D33" w:rsidRDefault="001D6D33">
      <w:pPr>
        <w:spacing w:after="80"/>
      </w:pPr>
    </w:p>
    <w:p w14:paraId="6F779261" w14:textId="663AED63" w:rsidR="6B982EE3" w:rsidRDefault="6B982EE3" w:rsidP="6B982EE3">
      <w:pPr>
        <w:spacing w:after="80"/>
      </w:pPr>
    </w:p>
    <w:p w14:paraId="0CB00397" w14:textId="32D7E5B1" w:rsidR="70D9CB5A" w:rsidRDefault="70D9CB5A" w:rsidP="6B982EE3">
      <w:pPr>
        <w:spacing w:after="80"/>
      </w:pPr>
    </w:p>
    <w:p>
      <w:pPr>
        <w:pStyle w:val="Heading1"/>
        <w:keepNext/>
        <w:spacing w:before="240" w:after="100"/>
      </w:pPr>
      <w:r>
        <w:t>Glosario de términos</w:t>
      </w:r>
    </w:p>
    <w:p>
      <w:pPr>
        <w:spacing w:after="120"/>
        <w:jc w:val="both"/>
      </w:pPr>
      <w:r>
        <w:rPr>
          <w:rFonts w:ascii="Arial" w:hAnsi="Arial"/>
          <w:b w:val="0"/>
          <w:i w:val="0"/>
          <w:sz w:val="20"/>
        </w:rPr>
        <w:t>Este glosario reúne los términos técnicos de SAP/SAC y del negocio empleados en el documento, para facilitar su lectura por parte de todos los perfiles.</w:t>
      </w: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trPr>
        <w:tc>
          <w:tcPr>
            <w:tcW w:type="dxa" w:w="273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Término</w:t>
            </w:r>
          </w:p>
        </w:tc>
        <w:tc>
          <w:tcPr>
            <w:tcW w:type="dxa" w:w="676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Definición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SAP Analytics Cloud (SAC)</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Plataforma en la nube de SAP para planificación, análisis y reporte (planning, stories y dashboards).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SAP S/4HANA</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Sistema ERP de SAP; fuente del dato contable y transaccional (real) y de datos maestros.</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SAP DataSphere</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Capa de integración y virtualización de datos entre S/4HANA y SAC; aplica transformaciones (ETL/CDS).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SAP BW/4HANA</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warehouse de SAP usado para cargar el real desde el ERP.</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SAP BPC</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Business Planning and Consolidation: herramienta de planeación actual de Fanalca, a migrar a SAC.</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SAP BTP</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Business Technology Platform: nube donde se ejecutan SAC y DataSphere.</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Modelo (Planning Model)</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Contenedor de datos de SAC definido por dimensiones y medidas; habilita capacidades de planificación.</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Dimensión</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Eje de análisis del modelo (p. ej. Cuenta, Sociedad, CEBE, Fecha, Versión).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Medida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Valor numérico que se planea o analiza (p. ej. Importe, Cantidad, Tarifa).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Action</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Proceso de cálculo en SAC (Advanced Formulas o Cross-Model Copy) que reemplaza los scripts/macros.</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Story</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Reporte o dashboard interactivo de SAC.</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Analytic Application</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Aplicación analítica de SAC con mayor interactividad (botones, scripts) que una Story.</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Input Form / Plantilla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Formulario de entrada de datos en SAC para la captura y carga del plan.</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SAC Add-in (Excel)</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Complemento de Excel que permite leer y escribir datos de SAC desde Excel.</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Versión</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Escenario de datos (Actual/Real, Presupuesto/Plan, Forecast); puede ser pública o privada.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Data Access Control (DAC)</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Control de acceso a los datos por miembros de una dimensión (p. ej. por Sociedad).</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Currency Translation</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Función de SAC para convertir importes entre monedas.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CDS View</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Core Data Services: vista de S/4HANA que expone datos para su consumo/integración.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OData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Protocolo estándar de servicios de datos usado para integrar SAC con SAP.</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ETL</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Extract-Transform-Load: extracción, transformación y carga de datos (se realiza en DataSphere).</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BPF</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Business Process Flow: flujo guiado de tareas de planeación en SAC/BPC.</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P×Q</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Precio × Cantidad: metodología de cálculo de ingresos (p. ej. tarifa por kg × kilogramos).</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N-1</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Año inmediatamente anterior; base histórica para proyectar el presupuesto.</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Presupuesto / Plan</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Cifras objetivo aprobadas para un período.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Forecast (FCST)</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Proyección actualizada durante el año a partir de la ejecución.</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Real / Actual</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Ejecución contable efectiva del período, integrada desde el ERP.</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EEFF</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Estados Financieros: P&amp;G, Balance General y Flujo de Caja.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P&amp;G / PYG</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Estado de Pérdidas y Ganancias (Estado de Resultados).</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EBITDA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Utilidad antes de intereses, impuestos, depreciaciones y amortizaciones.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PCGA</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Principios de Contabilidad Generalmente Aceptados (base del P&amp;G administrativo).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CEBE</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Centro de Beneficio (Profit Center); en CL y Transprensa agrupa componente de servicio/regional.</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CECO</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Centro de Costo (Cost Center); unidad para asignar costos (p. ej. un CECO por vehículo).</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Sociedad (NIT)</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Entidad jurídica de reporte financiero.</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Cuenta</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Cuenta contable del plan de cuentas (tablas SKA1/SKB1 en SAP).</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AUDITORIA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Dimensión que registra el origen del dato (real, presupuesto, cálculo, manual) para trazabilidad.</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CRM</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Centro de Recibo de Mercancía (Transprensa); punto físico de recepción, no ‘Customer Relationship Management’.</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Remesa</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Documento logístico que soporta el envío/transporte de mercancía (se genera en Silotrans).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Silotrans / Silotrack</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Software logístico de Transprensa: kilogramos, remesas, tarifas y ventas por CRM.</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SIESA / CIES</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Sistemas legados de Transprensa: contabilidad (SIESA) y nómina (CIES).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UNOE</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Sistema de presupuesto de gastos de Fanalca; origen del modelo de Costos y Gastos.</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IPC</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Índice de Precios al Consumidor; usado para indexar tarifas y gastos.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ICTC / ICPC</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Índice de Costos del Transporte de Carga; recoge combustible, salario mínimo e inflación.</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TRM / IBR / SOFR</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Tasa Representativa del Mercado (USD/COP) e indicadores de tasa de interés (local/externa).</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CKD / CBU</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Vehículos/motos importados desarmados (CKD) o armados (CBU) — línea de motos y autos de Fanalca.</w:t>
            </w:r>
          </w:p>
        </w:tc>
      </w:tr>
      <w:tr>
        <w:tc>
          <w:tcPr>
            <w:tcW w:type="dxa" w:w="2736"/>
            <w:vAlign w:val="center"/>
            <w:tcMar>
              <w:top w:w="40" w:type="dxa"/>
              <w:bottom w:w="40" w:type="dxa"/>
              <w:start w:w="80" w:type="dxa"/>
              <w:end w:w="80" w:type="dxa"/>
            </w:tcMar>
          </w:tcPr>
          <w:p>
            <w:pPr>
              <w:spacing w:after="20" w:before="20"/>
              <w:jc w:val="left"/>
            </w:pPr>
            <w:r>
              <w:rPr>
                <w:rFonts w:ascii="Arial" w:hAnsi="Arial"/>
                <w:b w:val="0"/>
                <w:i w:val="0"/>
                <w:sz w:val="16"/>
              </w:rPr>
              <w:t>KPI / Dashboard</w:t>
            </w:r>
          </w:p>
        </w:tc>
        <w:tc>
          <w:tcPr>
            <w:tcW w:type="dxa" w:w="6768"/>
            <w:vAlign w:val="center"/>
            <w:tcMar>
              <w:top w:w="40" w:type="dxa"/>
              <w:bottom w:w="40" w:type="dxa"/>
              <w:start w:w="80" w:type="dxa"/>
              <w:end w:w="80" w:type="dxa"/>
            </w:tcMar>
          </w:tcPr>
          <w:p>
            <w:pPr>
              <w:spacing w:after="20" w:before="20"/>
              <w:jc w:val="left"/>
            </w:pPr>
            <w:r>
              <w:rPr>
                <w:rFonts w:ascii="Arial" w:hAnsi="Arial"/>
                <w:b w:val="0"/>
                <w:i w:val="0"/>
                <w:sz w:val="16"/>
              </w:rPr>
              <w:t>Indicador clave de desempeño / tablero visual de indicadores.</w:t>
            </w:r>
          </w:p>
        </w:tc>
      </w:tr>
      <w:tr>
        <w:tc>
          <w:tcPr>
            <w:tcW w:type="dxa" w:w="273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UAT</w:t>
            </w:r>
          </w:p>
        </w:tc>
        <w:tc>
          <w:tcPr>
            <w:tcW w:type="dxa" w:w="676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User Acceptance Testing: pruebas de aceptación por parte de los usuarios.</w:t>
            </w:r>
          </w:p>
        </w:tc>
      </w:tr>
    </w:tbl>
    <w:p>
      <w:pPr>
        <w:spacing w:after="80" w:before="0"/>
      </w:pPr>
    </w:p>
    <w:p>
      <w:pPr>
        <w:pStyle w:val="Heading1"/>
        <w:keepNext/>
        <w:spacing w:before="240" w:after="100"/>
      </w:pPr>
      <w:r>
        <w:t>Respuestas a los comentarios de revisión</w:t>
      </w:r>
    </w:p>
    <w:p>
      <w:pPr>
        <w:spacing w:after="120"/>
        <w:jc w:val="both"/>
      </w:pPr>
      <w:r>
        <w:rPr>
          <w:rFonts w:ascii="Arial" w:hAnsi="Arial"/>
          <w:b w:val="0"/>
          <w:i w:val="0"/>
          <w:sz w:val="20"/>
        </w:rPr>
        <w:t>Esta sección consolida y responde los 47 comentarios registrados en la revisión del documento, agrupados por sección. Los ajustes derivados se incorporaron en los apartados correspondientes (Alcance, procesos AS-IS, dimensiones, flujos de cálculo y glosario).</w:t>
      </w:r>
    </w:p>
    <w:p>
      <w:pPr>
        <w:pStyle w:val="Heading2"/>
        <w:keepNext/>
        <w:spacing w:before="180" w:after="80"/>
      </w:pPr>
      <w:r>
        <w:t>Generales y alcance</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trPr>
        <w:tc>
          <w:tcPr>
            <w:tcW w:type="dxa" w:w="6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18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29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Comentario (resumen)</w:t>
            </w:r>
          </w:p>
        </w:tc>
        <w:tc>
          <w:tcPr>
            <w:tcW w:type="dxa" w:w="41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Respuesta</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Colocar el alcance que tiene SAC para entender si el documento lo abarca.</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agregó la sección 1.1 «Alcance del proyecto y de la solución SAC», con las capacidades de SAC incluidas (modelos, Data Actions, plantillas, Stories/dashboards, versiones, DAC) y lo que queda fuera de alcance por sociedad.</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448</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¿Cuál es el alcance en SAC? (arquitectura Transprensa).</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Ver 1.1. Para Transprensa el alcance cubre los modelos de Ingresos, Costos/Gastos y EEFF; Talento Humano y Flujo de Caja Diario están en diseño (fuera del alcance actual).</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181</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Agregar un glosario y el alcance del proyecto.</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incorporó el Glosario (sección 6) y la sección 1.1 de Alcance.</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217</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Detallar cómo se migra el presupuesto a SAC.</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Se detalla en 1.1 y en los procesos AS-IS: el plan se carga por plantillas/Input Forms en SAC; el real se integra desde S/4HANA vía DataSphere; los cálculos actuales (macros) se replican como Data Actions. La construcción se realiza en la fase de realización (2–3 meses).</w:t>
            </w:r>
          </w:p>
        </w:tc>
      </w:tr>
    </w:tbl>
    <w:p>
      <w:pPr>
        <w:spacing w:after="80" w:before="0"/>
      </w:pPr>
    </w:p>
    <w:p>
      <w:pPr>
        <w:pStyle w:val="Heading2"/>
        <w:keepNext/>
        <w:spacing w:before="180" w:after="80"/>
      </w:pPr>
      <w:r>
        <w:t>Fanalca S.A.</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trPr>
        <w:tc>
          <w:tcPr>
            <w:tcW w:type="dxa" w:w="6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18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29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Comentario (resumen)</w:t>
            </w:r>
          </w:p>
        </w:tc>
        <w:tc>
          <w:tcPr>
            <w:tcW w:type="dxa" w:w="41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Respuesta</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5</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J. G.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¿Escenario es complemento de la dimensión Versión?</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Sí. Los escenarios (Pesimista/Optimista/Medio, Plan Bancos 1-2, Forecast 1-N) se modelan como versiones dentro de la dimensión Version; el presupuesto aprobado es una versión pública inmutable y los escenarios son versiones adicionales.</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7</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J. G. Moreno</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cierre financiero lo hacen en informes.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Correcto; se aclara: SAC no ejecuta el cierre contable (permanece en el ERP). El beneficio es disponer del EEFF consolidado (real vs. presupuesto) para análisis y reporte, reduciendo la construcción manual de informes.</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176</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J. G.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Faltan los scripts del modelo de gastos y de EEFF.</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complementa: Costos y Gastos usa el paquete UNOE→Gastos y la distribución de CECOS transversales (PDB, PPC); el EEFF se alimenta con los paquetes de envío desde Ingresos y Costos/Gastos (Data Actions de consolidación). Ver 3.3.4 y la figura de flujo de cálculo.</w:t>
            </w:r>
          </w:p>
        </w:tc>
      </w:tr>
    </w:tbl>
    <w:p>
      <w:pPr>
        <w:spacing w:after="80" w:before="0"/>
      </w:pPr>
    </w:p>
    <w:p>
      <w:pPr>
        <w:pStyle w:val="Heading2"/>
        <w:keepNext/>
        <w:spacing w:before="180" w:after="80"/>
      </w:pPr>
      <w:r>
        <w:t>Ciudad Limpia</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trPr>
        <w:tc>
          <w:tcPr>
            <w:tcW w:type="dxa" w:w="6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18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29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Comentario (resumen)</w:t>
            </w:r>
          </w:p>
        </w:tc>
        <w:tc>
          <w:tcPr>
            <w:tcW w:type="dxa" w:w="41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Respuesta</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230</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¿Es el único proceso? Enlistar reportes/archivos que se operan hoy.</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agregó 4.1.1 «Proceso actual (AS-IS)» con el detalle del proceso y el inventario de artefactos/sistemas actuales (macro de tarifas, macro de personal de TH, plantillas de gastos por área, informe de recaudo de terceros, informe de ejecución por componente, consolidado y EEFF en Excel).</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238</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¿Cómo se realizaría la carga en SAC?</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Mediante plantillas de carga (Input Forms) por categoría, cargadas en SAC Data Management por Planeación Financiera; el real se integra desde S/4HANA (DataSphere). Ver 4.3.4 y 4.1.1.</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296</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¿No se debería considerar DataSphere?</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Sí; se corrigió la arquitectura (Figura 5): la integración del real desde S/4HANA se realiza vía SAP DataSphere. Las plantillas de presupuesto se cargan directamente en SAC.</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297</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Más detalle de los objetivos OE-01/02/03 y sus beneficios.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Se ampliaron: OE-01 unifica la fuente y elimina la dispersión en decenas de Excel (el montaje inicial se apoya en plantillas, pero la consolidación, el cálculo y el forecast se automatizan). OE-02: la consolidación pasa de semanas a minutos y facilita el empalme del ppto 2027. OE-03: forecast ágil de Ingresos, Mano de Obra, Dotación, Consumibles y Mantenimiento.</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301</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Gestión de versiones: cuántas, pública/privada, copias.</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SAC gestiona versiones Actual, Presupuesto y Forecast. El presupuesto aprobado es una versión pública; el forecast admite varias versiones (privadas de trabajo y públicas publicadas). SAC permite copiar versiones (Copy) y usar «copy from actual» como base. Regla: se conserva el dato final autorizado (opción Reemplazar).</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302</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Especificar las opciones de carga.</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Opciones en SAC: Reemplazar (Overwrite), Acumular (Add/Sum) y Borrar y recargar. Estándar acordado: Reemplazar con el dato definitivo; los ajustes puntuales se hacen en la plantilla SAC sin recargar el archivo.</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303</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¿Cuáles reportes, KPI y dashboards genera SAC?</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Reporte de Ingresos, Estado de Resultados, Balance, Flujo de Efectivo, comparación presupuesto vs. real ($ y %), versiones de Forecast, ejecución presupuestal por área/sociedad y KPIs operativos (toneladas, km, usuarios, árboles), con dashboards dinámicos exportables a PDF/PPT.</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305</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¿Solo Sociedad y CEBE? ¿Y CECO, Cuenta, Moneda, Regional?</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La 4.2 describe la estructura organizativa; el detalle completo de dimensiones (CECO_CL, CUENTA, MONEDA, AUDITORIA, Version, Date, CLIENTE) está en 4.3.2 «Modelos SAC y dimensiones» y en «Dimensiones compartidas». Una dimensión Regional/Municipio se puede incorporar (ver 315).</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306</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¿Estos no vienen de S/4HANA? ¿No requieren ETL en DataSphere?</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Sí; los componentes de servicio (CEBE) provienen de S/4HANA (CEPC). La integración del real y de maestros se realiza vía SAP DataSphere, donde se aplican las transformaciones (ETL/CDS Views) antes de exponerlos a SAC.</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307</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Pérez</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¿Esto hace referencia a servicios / asesorías?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componente señalado corresponde a un servicio/otros ingresos de la operación de aseo (p. ej. comercialización de aprovechables), no a asesorías. Se confirmará el nombre exacto con el cliente para evitar ambigüedad.</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311</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¿El ppto se carga en DataSphere o en SAC? ¿«Dimensiones compartidas»? ¿Dashboards por CEBE/CECO/Regional?</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aclara: el presupuesto se carga directamente en SAC (por plantillas); de S/4HANA, vía DataSphere, proviene solo el ejecutado (real). «Dimensiones compartidas» = dimensiones comunes reutilizadas por los tres modelos (mismos maestros), no necesariamente públicas. Los dashboards filtran por Sociedad, CEBE, CECO y, si se habilita, por Regional/Municipio.</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314</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No se ve dónde se estructura el esquema de scripts de la solución.</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esquema de cálculo (Data Actions) se documenta en 4.3.3 «Flujo de cálculo y consolidación» (Figuras 6 y 7). En la fase de realización se detalla cada Data Action (Advanced Formulas / Cross-Model Copy).</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315</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¿Se puede adicionar la dimensión Regional?</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Sí. SAC permite agregar una dimensión Regional/Municipio (genérica u organizativa). Para CL Bogotá (ingresos por Bogotá y Cali además del CEBE) puede modelarse como jerarquía dentro de CEBE_CL o como dimensión propia; se recomienda evaluarla por el reporte de balance por municipio (vigilado vs. no vigilado).</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316</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Más detalle de la carga en SAC; ¿es el mismo proceso actual?</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La carga del plan se hace por plantillas/Input Forms en SAC (no macros); el proceso de entrada por área se mantiene conceptualmente, pero la consolidación y el cálculo se automatizan. Ver 4.3.4 y 4.1.1.</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317</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El proceso de carga no debería ir aquí; ¿esta sección es la configuración?</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aclara la separación: «Modelos y dimensiones» describe el diseño (configuración); el método de carga se consolida en 4.3.4 «Integración y plantillas de carga». La «Lógica de carga por sociedad» se conserva como contexto funcional.</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318</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SAC no resolvería el montaje del ppto actual; detallar la plantilla genérica.</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En el primer año SAC aporta sobre todo en consolidación, cálculo, forecast y reporte; el montaje del plan se apoya en plantillas. La «plantilla genérica» es un formato estándar de Input (Sociedad | CECO | CEBE | Cuenta | Ene–Dic) que cada área diligencia y Planeación carga en SAC (Excel Add-in o Input Form). Ver 4.3.4.</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319</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¿A través de qué medio se integran los EEFF?</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El EEFF no se integra por interfaz externa: se construye dentro de SAC. El P&amp;G fluye desde Ingresos y Gastos/Costos mediante Data Actions (Cross-Model Copy); las cuentas propias de balance se cargan de S/4HANA (DataSphere) o manualmente. Ver 4.3.3.</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320</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¿Cómo sería la lógica de integración? No es clara.</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Real desde S/4HANA vía DataSphere (CDS Views); plan por plantillas; consolidación entre modelos por Data Actions, con trazabilidad por AUDITORIA. Ver 4.3.3/4.3.4.</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321</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Las cargas manuales, ¿por plantilla o registro directo en SAC?</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Ambas: para volúmenes se usa plantilla (Input Form / Excel Add-in); para ajustes puntuales se hace registro directo en la celda de la Story/plantilla SAC, sin recargar el archivo.</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322</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 Beltrán</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¿Se conecta con la tabla anterior? ¿La lógica de alimentación abarca las dimensiones?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Sí; la tabla de «Lógica de construcción del EEFF» se relaciona con la de dimensiones: cada componente del EEFF se alimenta por las dimensiones compartidas (Cuenta, CEBE, Sociedad, Moneda, Versión, Fecha, Auditoría). Se enlazó la redacción de ambas tablas.</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323</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¿A qué hace referencia (SKA1/SKB1)?</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SKA1/SKB1 son las tablas de SAP donde reside el plan de cuentas (SKA1 a nivel de mandante; SKB1 a nivel de sociedad). Se añadió al Glosario.</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324</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Estado de Resultados es parte del EEFF; ¿por qué no tendría CECO?</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modelo EEFF se mantiene «ligero» para consolidación/lectura y no lleva CECO; el análisis por CECO se hace en el modelo de Costos y Gastos (que sí incluye CECO_CL) y se consolida al EEFF por CEBE/Cuenta. Esto preserva el rendimiento.</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325</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El ER contempla ingresos; ¿por qué no cliente, cantidades y tarifas?</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Análogamente, el detalle de cliente, cantidad y tarifa (P×Q de CGS/RH) vive en el modelo de Ingresos; el EEFF recibe el resultado consolidado por Cuenta/CEBE/Sociedad, evitando la explosión de dimensionalidad.</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327</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¿Cómo se integra el PYG con los demás modelos (cálculos)?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El P&amp;G del EEFF se integra por Data Actions (Cross-Model Copy) que traen los resultados de Ingresos y de Costos/Gastos; los cálculos (P×Q, distribuciones, consolidación) ocurren en los modelos de origen y en el EEFF. Ver Figura 6.</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328</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¿Cómo se carga: Input en SAC o carga de plantilla manual?</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Las cuentas propias de balance/flujo se cargan por plantilla (Input Form) o por integración desde S/4HANA; los ajustes se ingresan directamente en SAC. Ver 4.3.4.</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329</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Depreciaciones acumuladas (¿Balance y PYG?); mano de obra → modelo de personal, ¿cómo se integra?</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La depreciación del período impacta el P&amp;G y la acumulada el Balance; en SAC ambas se derivan del rubro de depreciación del modelo de gastos (la del período fluye al P&amp;G y se acumula en balance por Data Action). La mano de obra se modela con una plantilla de personal (modelo referencial) cargada en Costos y Gastos por Input Form o Excel Add-in.</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331</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¿Una sola plantilla para todos los costos/gastos con estructuras distintas?</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No necesariamente: se define una plantilla genérica base (Sociedad|CECO|CEBE|Cuenta|meses) y variantes específicas cuando la estructura lo exige (mantenimiento de flota por vehículo, personal, dotación, TIC). Se documenta en 4.3.4.</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333</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Agregar un ítem con los reportes iniciales que generaría SAC.</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Incorporado (ver también 303): Reporte de Ingresos, Estado de Resultados, Balance, Flujo de Efectivo, comparación presupuesto vs. real ($ y %), versiones de Forecast, ejecución presupuestal por área, gráficas y dashboards dinámicos para toma de decisiones.</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335</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L. Miranda</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¿Gerentes/directores/jefes necesitan licencia para consultar?</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Sí; todo acceso a SAC requiere licencia. Para consulta se asigna una licencia de tipo BI/visualización (solo lectura), de menor costo que la de planificación. La política concentra las licencias de planificación en Planeación Financiera y asigna solo lectura a gerentes/directores según necesidad.</w:t>
            </w:r>
          </w:p>
        </w:tc>
      </w:tr>
    </w:tbl>
    <w:p>
      <w:pPr>
        <w:spacing w:after="80" w:before="0"/>
      </w:pPr>
    </w:p>
    <w:p>
      <w:pPr>
        <w:pStyle w:val="Heading2"/>
        <w:keepNext/>
        <w:spacing w:before="180" w:after="80"/>
      </w:pPr>
      <w:r>
        <w:t>Transprensa S.A.S.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trPr>
        <w:tc>
          <w:tcPr>
            <w:tcW w:type="dxa" w:w="6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18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29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Comentario (resumen)</w:t>
            </w:r>
          </w:p>
        </w:tc>
        <w:tc>
          <w:tcPr>
            <w:tcW w:type="dxa" w:w="41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Respuesta</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432</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Integrar más detalle del proceso de negocio actual (usar las sesiones).</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agregó 5.1.1 «Proceso actual (AS-IS)» con lo levantado en sesión: presupuesto por negocio y regional (paqueteo, masivo, dedicados, almacenamiento, especiales Ingreso/T1/Soy Más), metodología P×Q desde el histórico N-1 de Silotrans, estacionalidad, crédito vs. contado por CRM, y costos (fletes y mano de obra).</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434</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Detallar gestión de versiones; ¿Excel interno?; ¿remesas de Silotrans a SAC?</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Versiones: Presupuesto Comercial (metas de gerencia/comercial), Presupuesto Financiero (oficial) y Forecast. El objetivo es reemplazar los Excel de armado. Las remesas/guías se toman de Silotrans (que hoy genera remesas y factura) y se integran como ejecutado vía S/4HANA/DataSphere; el presupuesto se arma directamente en SAC.</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435</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¿Cómo medir la reducción de errores? ¿P×Q es tarifa/ingresos/fletes? ¿Solo P×Q?</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P×Q de ingresos = kilogramos × tarifa (pesos/kg). Hay más cálculos: dimensionamiento de fletes por kg/ruta (costo del tercero + margen), mano de obra variable por kg, comisiones, arrendamientos y gastos fijos. La reducción de errores se mide por eliminar la consolidación manual en Excel y la trazabilidad única del dato (menos reprocesos y descuadres).</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436</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¿Qué escenarios de Forecast/Plan y qué simulaciones?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Escenarios: Presupuesto Comercial, Presupuesto Financiero, Forecast y Real. Las simulaciones evalúan el impacto de eventos como ganar una nueva licitación o un cliente grande (p. ej. tipo Falabella) sobre kilos, ingresos, costos y márgenes, y su efecto en el tiempo, generando una versión de Forecast/Plan con esos supuestos.</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437</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El beneficio de comparar presupuesto vs. real sería en la propia SAC.</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Correcto; la comparación presupuesto vs. real se realiza dentro de SAC (mismo modelo, versiones Real y Presupuesto), con variaciones en $ y % por regional y servicio, sin exportar a Excel. Se complementó la redacción.</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438</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Detallar la optimización de la mano de obra según la estacionalidad de ingresos.</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La mano de obra temporal es variable y se liga al volumen (índice persona/kg). Como los kg siguen una estacionalidad mensual, el modelo ajusta el personal temporal mes a mes según los kg proyectados, optimizando el costo en meses de mayor/menor operación.</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440</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P×Q no es solo por regional, también por servicio y clientes especiales.</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Correcto; en 5.1.1 el P×Q se calcula por regional y por tipo de servicio (paqueteo, masivo, dedicados, almacenamiento), y los negocios especiales (Ingreso, T1, Soy Más) se presupuestan de forma individual por licitación.</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441</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También debe ir por regional.</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Confirmado: toda la proyección se abre por regional (21 regionales), además de por servicio y cliente especial.</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442</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¿Qué se presupuesta: kilos, COP, tarifas? Discriminado por regional.</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Se presupuestan kilogramos y pesos (COP), con la tarifa (pesos/kg) como driver, todo discriminado por regional y tipo de servicio. Ver 5.1.1.</w:t>
            </w:r>
          </w:p>
        </w:tc>
      </w:tr>
      <w:tr>
        <w:tc>
          <w:tcPr>
            <w:tcW w:type="dxa" w:w="6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443</w:t>
            </w:r>
          </w:p>
        </w:tc>
        <w:tc>
          <w:tcPr>
            <w:tcW w:type="dxa" w:w="18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Detallar más el proceso N-1.</w:t>
            </w:r>
          </w:p>
        </w:tc>
        <w:tc>
          <w:tcPr>
            <w:tcW w:type="dxa" w:w="410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6"/>
              </w:rPr>
              <w:t>N-1 = ejecución real del año anterior (2025) de Silotrans, en kilogramos y pesos por regional. Se calcula el indicador pesos/kilogramo, se aplica el crecimiento en volumen (% kg por regional, definido por gerencia) y en tarifa (IPC + ICTC), y el total anual se distribuye a los 12 meses según la estacionalidad histórica.</w:t>
            </w:r>
          </w:p>
        </w:tc>
      </w:tr>
      <w:tr>
        <w:tc>
          <w:tcPr>
            <w:tcW w:type="dxa" w:w="648"/>
            <w:vAlign w:val="center"/>
            <w:tcMar>
              <w:top w:w="40" w:type="dxa"/>
              <w:bottom w:w="40" w:type="dxa"/>
              <w:start w:w="80" w:type="dxa"/>
              <w:end w:w="80" w:type="dxa"/>
            </w:tcMar>
          </w:tcPr>
          <w:p>
            <w:pPr>
              <w:spacing w:after="20" w:before="20"/>
              <w:jc w:val="left"/>
            </w:pPr>
            <w:r>
              <w:rPr>
                <w:rFonts w:ascii="Arial" w:hAnsi="Arial"/>
                <w:b w:val="0"/>
                <w:i w:val="0"/>
                <w:sz w:val="16"/>
              </w:rPr>
              <w:t>444</w:t>
            </w:r>
          </w:p>
        </w:tc>
        <w:tc>
          <w:tcPr>
            <w:tcW w:type="dxa" w:w="1800"/>
            <w:vAlign w:val="center"/>
            <w:tcMar>
              <w:top w:w="40" w:type="dxa"/>
              <w:bottom w:w="40" w:type="dxa"/>
              <w:start w:w="80" w:type="dxa"/>
              <w:end w:w="80" w:type="dxa"/>
            </w:tcMar>
          </w:tcPr>
          <w:p>
            <w:pPr>
              <w:spacing w:after="20" w:before="20"/>
              <w:jc w:val="left"/>
            </w:pPr>
            <w:r>
              <w:rPr>
                <w:rFonts w:ascii="Arial" w:hAnsi="Arial"/>
                <w:b w:val="0"/>
                <w:i w:val="0"/>
                <w:sz w:val="16"/>
              </w:rPr>
              <w:t>M. C. Moreno</w:t>
            </w:r>
          </w:p>
        </w:tc>
        <w:tc>
          <w:tcPr>
            <w:tcW w:type="dxa" w:w="2952"/>
            <w:vAlign w:val="center"/>
            <w:tcMar>
              <w:top w:w="40" w:type="dxa"/>
              <w:bottom w:w="40" w:type="dxa"/>
              <w:start w:w="80" w:type="dxa"/>
              <w:end w:w="80" w:type="dxa"/>
            </w:tcMar>
          </w:tcPr>
          <w:p>
            <w:pPr>
              <w:spacing w:after="20" w:before="20"/>
              <w:jc w:val="left"/>
            </w:pPr>
            <w:r>
              <w:rPr>
                <w:rFonts w:ascii="Arial" w:hAnsi="Arial"/>
                <w:b w:val="0"/>
                <w:i w:val="0"/>
                <w:sz w:val="16"/>
              </w:rPr>
              <w:t>El histórico proviene de Silotrans y el presupuesto se hace directamente en SAC.</w:t>
            </w:r>
          </w:p>
        </w:tc>
        <w:tc>
          <w:tcPr>
            <w:tcW w:type="dxa" w:w="4104"/>
            <w:vAlign w:val="center"/>
            <w:tcMar>
              <w:top w:w="40" w:type="dxa"/>
              <w:bottom w:w="40" w:type="dxa"/>
              <w:start w:w="80" w:type="dxa"/>
              <w:end w:w="80" w:type="dxa"/>
            </w:tcMar>
          </w:tcPr>
          <w:p>
            <w:pPr>
              <w:spacing w:after="20" w:before="20"/>
              <w:jc w:val="left"/>
            </w:pPr>
            <w:r>
              <w:rPr>
                <w:rFonts w:ascii="Arial" w:hAnsi="Arial"/>
                <w:b w:val="0"/>
                <w:i w:val="0"/>
                <w:sz w:val="16"/>
              </w:rPr>
              <w:t>Confirmado y reflejado en el diseño: el histórico proviene de Silotrans y el presupuesto se elabora directamente en SAC (Input Forms/plantillas); el real queda integrado desde S/4HANA vía DataSphere.</w:t>
            </w:r>
          </w:p>
        </w:tc>
      </w:tr>
    </w:tbl>
    <w:p>
      <w:pPr>
        <w:spacing w:after="80" w:before="0"/>
      </w:pPr>
    </w:p>
    <w:sectPr w:rsidR="70D9CB5A" w:rsidSect="00BB583F">
      <w:headerReference w:type="default" r:id="rId29"/>
      <w:footerReference w:type="default" r:id="rId30"/>
      <w:pgSz w:w="12242" w:h="15842"/>
      <w:pgMar w:top="1368" w:right="1368" w:bottom="1296" w:left="1368" w:header="720" w:footer="576"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eltran Moreno Edison Yohagen" w:date="2026-06-30T15:54:00Z" w:initials="EB">
    <w:p w14:paraId="39D22A4E" w14:textId="77777777" w:rsidR="009D1401" w:rsidRDefault="009D1401" w:rsidP="009D1401">
      <w:pPr>
        <w:pStyle w:val="CommentText"/>
      </w:pPr>
      <w:r>
        <w:rPr>
          <w:rStyle w:val="CommentReference"/>
        </w:rPr>
        <w:annotationRef/>
      </w:r>
      <w:r>
        <w:t>Deberia considerarse y colocarse el alcance que tiene SAC, para entender si el documento abarca ese alcance</w:t>
      </w:r>
    </w:p>
  </w:comment>
  <w:comment w:id="5" w:author="Moreno Mejia Juan Gabriel" w:date="2026-06-16T16:08:00Z" w:initials="MG">
    <w:p w14:paraId="4E2EBCA1" w14:textId="3F614FFA" w:rsidR="002D2DD4" w:rsidRDefault="002D2DD4">
      <w:pPr>
        <w:pStyle w:val="CommentText"/>
      </w:pPr>
      <w:r>
        <w:rPr>
          <w:rStyle w:val="CommentReference"/>
        </w:rPr>
        <w:annotationRef/>
      </w:r>
      <w:r w:rsidRPr="0C215040">
        <w:t>Escenario es complemento de la dimensión versión?</w:t>
      </w:r>
    </w:p>
  </w:comment>
  <w:comment w:id="7" w:author="Moreno Mejia Juan Gabriel" w:date="2026-06-16T16:16:00Z" w:initials="MG">
    <w:p w14:paraId="4D2E8BAE" w14:textId="4C9F63F4" w:rsidR="002D2DD4" w:rsidRDefault="002D2DD4">
      <w:pPr>
        <w:pStyle w:val="CommentText"/>
      </w:pPr>
      <w:r>
        <w:rPr>
          <w:rStyle w:val="CommentReference"/>
        </w:rPr>
        <w:annotationRef/>
      </w:r>
      <w:r w:rsidRPr="37394B9C">
        <w:t>Cierre financiero lo hacen en informes.</w:t>
      </w:r>
    </w:p>
  </w:comment>
  <w:comment w:id="176" w:author="Moreno Mejia Juan Gabriel" w:date="2026-06-16T18:13:00Z" w:initials="MG">
    <w:p w14:paraId="0496237A" w14:textId="6B05DE8A" w:rsidR="002D2DD4" w:rsidRDefault="002D2DD4">
      <w:pPr>
        <w:pStyle w:val="CommentText"/>
      </w:pPr>
      <w:r>
        <w:rPr>
          <w:rStyle w:val="CommentReference"/>
        </w:rPr>
        <w:annotationRef/>
      </w:r>
      <w:r w:rsidRPr="61D075F7">
        <w:t>Faltan los scripts del modelo de gastos y de estados financieros.</w:t>
      </w:r>
    </w:p>
  </w:comment>
  <w:comment w:id="181" w:author="Miranda Torres Lady Nayiby" w:date="2026-07-01T16:26:00Z" w:initials="LM">
    <w:p w14:paraId="3B8CEC51" w14:textId="77777777" w:rsidR="00B40935" w:rsidRDefault="008C6220" w:rsidP="00B40935">
      <w:pPr>
        <w:pStyle w:val="CommentText"/>
      </w:pPr>
      <w:r>
        <w:rPr>
          <w:rStyle w:val="CommentReference"/>
        </w:rPr>
        <w:annotationRef/>
      </w:r>
      <w:r w:rsidR="00B40935">
        <w:t>Se sugiere agregar un glosario y alcance del proyecto</w:t>
      </w:r>
    </w:p>
  </w:comment>
  <w:comment w:id="217" w:author="Miranda Torres Lady Nayiby" w:date="2026-06-30T16:14:00Z" w:initials="LM">
    <w:p w14:paraId="2B5FA463" w14:textId="77777777" w:rsidR="00AA0973" w:rsidRDefault="00AA0973" w:rsidP="00AA0973">
      <w:pPr>
        <w:pStyle w:val="CommentText"/>
      </w:pPr>
      <w:r>
        <w:rPr>
          <w:rStyle w:val="CommentReference"/>
        </w:rPr>
        <w:annotationRef/>
      </w:r>
      <w:r>
        <w:t>Detallar como se va a migrar el proyecto de Presupuesto a SAP Analytics Cloud ?</w:t>
      </w:r>
    </w:p>
  </w:comment>
  <w:comment w:id="230" w:author="Beltran Moreno Edison Yohagen" w:date="2026-06-30T14:20:00Z" w:initials="EB">
    <w:p w14:paraId="1B6A4309" w14:textId="77777777" w:rsidR="00EB29E4" w:rsidRDefault="00EB29E4" w:rsidP="00EB29E4">
      <w:pPr>
        <w:pStyle w:val="CommentText"/>
      </w:pPr>
      <w:r>
        <w:rPr>
          <w:rStyle w:val="CommentReference"/>
        </w:rPr>
        <w:annotationRef/>
      </w:r>
      <w:r>
        <w:t>Es el único proceso? Se deberían enlistar cuales son los reportes y de ser posible archivos que actyualmente se operan para entender mejor que habia y como este mejora con SAC</w:t>
      </w:r>
    </w:p>
  </w:comment>
  <w:comment w:id="238" w:author="Miranda Torres Lady Nayiby" w:date="2026-06-30T16:35:00Z" w:initials="LM">
    <w:p w14:paraId="2511D0D8" w14:textId="77777777" w:rsidR="003F6CAB" w:rsidRDefault="003F6CAB" w:rsidP="003F6CAB">
      <w:pPr>
        <w:pStyle w:val="CommentText"/>
      </w:pPr>
      <w:r>
        <w:rPr>
          <w:rStyle w:val="CommentReference"/>
        </w:rPr>
        <w:annotationRef/>
      </w:r>
      <w:r>
        <w:t>Como se realizaría la carga en SAC??</w:t>
      </w:r>
    </w:p>
  </w:comment>
  <w:comment w:id="296" w:author="Beltran Moreno Edison Yohagen" w:date="2026-06-30T14:22:00Z" w:initials="EB">
    <w:p w14:paraId="73A3D26D" w14:textId="77777777" w:rsidR="00746D14" w:rsidRDefault="00746D14" w:rsidP="00746D14">
      <w:pPr>
        <w:pStyle w:val="CommentText"/>
      </w:pPr>
      <w:r>
        <w:rPr>
          <w:rStyle w:val="CommentReference"/>
        </w:rPr>
        <w:annotationRef/>
      </w:r>
      <w:r>
        <w:t>No se deberia considera la participación de Datasphere?</w:t>
      </w:r>
    </w:p>
  </w:comment>
  <w:comment w:id="297" w:author="Miranda Torres Lady Nayiby" w:date="2026-07-01T14:36:00Z" w:initials="LM">
    <w:p w14:paraId="065538C1" w14:textId="77777777" w:rsidR="002348D4" w:rsidRDefault="00F36728" w:rsidP="002348D4">
      <w:pPr>
        <w:pStyle w:val="CommentText"/>
      </w:pPr>
      <w:r>
        <w:rPr>
          <w:rStyle w:val="CommentReference"/>
        </w:rPr>
        <w:annotationRef/>
      </w:r>
      <w:r w:rsidR="002348D4">
        <w:t>4.1.1 OBJETIVOS EMPRESARIALES Y BENEFICIOS ESPERADOS</w:t>
      </w:r>
    </w:p>
    <w:p w14:paraId="0E6F00F5" w14:textId="77777777" w:rsidR="002348D4" w:rsidRDefault="002348D4" w:rsidP="002348D4">
      <w:pPr>
        <w:pStyle w:val="CommentText"/>
      </w:pPr>
      <w:r>
        <w:t xml:space="preserve">OE-01Por favor mas detalle, Fin de la fragmentacion de hojas Excel?’ el proceso de mntaje de ppto sigue siendo el actual, </w:t>
      </w:r>
    </w:p>
    <w:p w14:paraId="53847D5C" w14:textId="77777777" w:rsidR="002348D4" w:rsidRDefault="002348D4" w:rsidP="002348D4">
      <w:pPr>
        <w:pStyle w:val="CommentText"/>
      </w:pPr>
      <w:r>
        <w:t xml:space="preserve">OE-02 en la automatizacion de la consolidación como seria el beneficio </w:t>
      </w:r>
    </w:p>
    <w:p w14:paraId="1CCA21C5" w14:textId="77777777" w:rsidR="002348D4" w:rsidRDefault="002348D4" w:rsidP="002348D4">
      <w:pPr>
        <w:pStyle w:val="CommentText"/>
      </w:pPr>
      <w:r>
        <w:t>Empalme de ppto para 2027 con proceso actual/ERP</w:t>
      </w:r>
    </w:p>
    <w:p w14:paraId="117E32E6" w14:textId="77777777" w:rsidR="002348D4" w:rsidRDefault="002348D4" w:rsidP="002348D4">
      <w:pPr>
        <w:pStyle w:val="CommentText"/>
      </w:pPr>
      <w:r>
        <w:t>VR SAP</w:t>
      </w:r>
    </w:p>
    <w:p w14:paraId="31735B1A" w14:textId="77777777" w:rsidR="002348D4" w:rsidRDefault="002348D4" w:rsidP="002348D4">
      <w:pPr>
        <w:pStyle w:val="CommentText"/>
      </w:pPr>
      <w:r>
        <w:t>OE-03 Beneficio esperado en actualizacion de FCST Ingresos, Mano de Obra, Dotación, Consumibles, Mmto Flota, Honorarios, Servicios, Impuestos</w:t>
      </w:r>
    </w:p>
    <w:p w14:paraId="317ABB1B" w14:textId="77777777" w:rsidR="002348D4" w:rsidRDefault="002348D4" w:rsidP="002348D4">
      <w:pPr>
        <w:pStyle w:val="CommentText"/>
      </w:pPr>
      <w:r>
        <w:t>OE-04 Como seria la visibilidad para los gerentes sin la intermediación de Planeación, si los gerentes no contaran con licencia SAC ¿Cuál seria la solución real para la visibilidad de los informes a los Gerentes?</w:t>
      </w:r>
    </w:p>
    <w:p w14:paraId="36D97099" w14:textId="77777777" w:rsidR="002348D4" w:rsidRDefault="002348D4" w:rsidP="002348D4">
      <w:pPr>
        <w:pStyle w:val="CommentText"/>
      </w:pPr>
      <w:r>
        <w:t>OE-06 En la generacion de EEFF sin intervencion manual ¿es debido a que los ajuste manuales se realizarian por Group Reporting y ya SAC los traeria con esas reglas establecidas en ese modulo?</w:t>
      </w:r>
    </w:p>
  </w:comment>
  <w:comment w:id="301" w:author="Miranda Torres Lady Nayiby" w:date="2026-07-01T14:52:00Z" w:initials="LM">
    <w:p w14:paraId="67F2326A" w14:textId="77777777" w:rsidR="00AB6168" w:rsidRDefault="00AB6168" w:rsidP="00AB6168">
      <w:pPr>
        <w:pStyle w:val="CommentText"/>
      </w:pPr>
      <w:r>
        <w:rPr>
          <w:rStyle w:val="CommentReference"/>
        </w:rPr>
        <w:annotationRef/>
      </w:r>
      <w:r>
        <w:t>RE-08 Como seria el proceso de Gestión de versiones, cuantas versiones se podrán manejar en Forescat, va a ser pública, privada, podemos hacer copias de versiones</w:t>
      </w:r>
    </w:p>
  </w:comment>
  <w:comment w:id="302" w:author="Miranda Torres Lady Nayiby" w:date="2026-07-01T14:57:00Z" w:initials="LM">
    <w:p w14:paraId="596D663B" w14:textId="77777777" w:rsidR="002C4529" w:rsidRDefault="002C4529" w:rsidP="002C4529">
      <w:pPr>
        <w:pStyle w:val="CommentText"/>
      </w:pPr>
      <w:r>
        <w:rPr>
          <w:rStyle w:val="CommentReference"/>
        </w:rPr>
        <w:annotationRef/>
      </w:r>
      <w:r>
        <w:t>Especificar las opciones de carga</w:t>
      </w:r>
    </w:p>
  </w:comment>
  <w:comment w:id="303" w:author="Miranda Torres Lady Nayiby" w:date="2026-07-01T15:03:00Z" w:initials="LM">
    <w:p w14:paraId="1C44C4B1" w14:textId="77777777" w:rsidR="00851979" w:rsidRDefault="00851979" w:rsidP="00851979">
      <w:pPr>
        <w:pStyle w:val="CommentText"/>
      </w:pPr>
      <w:r>
        <w:rPr>
          <w:rStyle w:val="CommentReference"/>
        </w:rPr>
        <w:annotationRef/>
      </w:r>
      <w:r>
        <w:t>Cuales serian los reportes, KPI, Dashboards que se generarian por SAC?</w:t>
      </w:r>
    </w:p>
  </w:comment>
  <w:comment w:id="305" w:author="Miranda Torres Lady Nayiby" w:date="2026-07-01T15:35:00Z" w:initials="LM">
    <w:p w14:paraId="62F725EC" w14:textId="77777777" w:rsidR="006C35A7" w:rsidRDefault="006C35A7" w:rsidP="006C35A7">
      <w:pPr>
        <w:pStyle w:val="CommentText"/>
      </w:pPr>
      <w:r>
        <w:rPr>
          <w:rStyle w:val="CommentReference"/>
        </w:rPr>
        <w:annotationRef/>
      </w:r>
      <w:r>
        <w:t>Para la estructura organizativa solo se contempla Sociedad y CeBes? Por que no se tiene en cuentas las otras dimensiones (CeCo, Cuentas, Moneda, Regional, etc)</w:t>
      </w:r>
    </w:p>
  </w:comment>
  <w:comment w:id="306" w:author="Beltran Moreno Edison Yohagen" w:date="2026-06-30T14:30:00Z" w:initials="EB">
    <w:p w14:paraId="097A96D4" w14:textId="77777777" w:rsidR="00285B73" w:rsidRDefault="00285B73" w:rsidP="00285B73">
      <w:pPr>
        <w:pStyle w:val="CommentText"/>
      </w:pPr>
      <w:r>
        <w:rPr>
          <w:rStyle w:val="CommentReference"/>
        </w:rPr>
        <w:annotationRef/>
      </w:r>
      <w:r>
        <w:t>Estos no vienen de S4/HANNA? No requeriran proceso de ETL en Datasphere</w:t>
      </w:r>
    </w:p>
  </w:comment>
  <w:comment w:id="307" w:author="Perez Munoz Liliana Asceneth" w:date="2026-06-23T18:23:00Z" w:initials="PA">
    <w:p w14:paraId="7398C48F" w14:textId="09ACF9EB" w:rsidR="002D2DD4" w:rsidRDefault="002D2DD4">
      <w:pPr>
        <w:pStyle w:val="CommentText"/>
      </w:pPr>
      <w:r>
        <w:rPr>
          <w:rStyle w:val="CommentReference"/>
        </w:rPr>
        <w:annotationRef/>
      </w:r>
      <w:r w:rsidRPr="025198BB">
        <w:t xml:space="preserve">esto hace referencia a servicios *Asesorias? </w:t>
      </w:r>
    </w:p>
  </w:comment>
  <w:comment w:id="311" w:author="Miranda Torres Lady Nayiby" w:date="2026-07-01T15:15:00Z" w:initials="LM">
    <w:p w14:paraId="38822C6A" w14:textId="77777777" w:rsidR="00FC117B" w:rsidRDefault="0067470D" w:rsidP="00FC117B">
      <w:pPr>
        <w:pStyle w:val="CommentText"/>
      </w:pPr>
      <w:r>
        <w:rPr>
          <w:rStyle w:val="CommentReference"/>
        </w:rPr>
        <w:annotationRef/>
      </w:r>
      <w:r w:rsidR="00FC117B">
        <w:t>Según el diagrama el presupuesto se cargara en Datasphere y luego llegara a SAC, según el enunciado el presupuesto se cargara a SAC y lo que proviene de Datasphere es solo el ejecutado, cual de las dosmopciones se aplicaria?</w:t>
      </w:r>
    </w:p>
    <w:p w14:paraId="74EEAA68" w14:textId="77777777" w:rsidR="00FC117B" w:rsidRDefault="00FC117B" w:rsidP="00FC117B">
      <w:pPr>
        <w:pStyle w:val="CommentText"/>
      </w:pPr>
    </w:p>
    <w:p w14:paraId="030C5810" w14:textId="77777777" w:rsidR="00FC117B" w:rsidRDefault="00FC117B" w:rsidP="00FC117B">
      <w:pPr>
        <w:pStyle w:val="CommentText"/>
      </w:pPr>
      <w:r>
        <w:t>En cuanto a las dimensiones compartidas a que se refiere, son públicas o a que hace referencia compartidas</w:t>
      </w:r>
    </w:p>
    <w:p w14:paraId="0B9B1018" w14:textId="77777777" w:rsidR="00FC117B" w:rsidRDefault="00FC117B" w:rsidP="00FC117B">
      <w:pPr>
        <w:pStyle w:val="CommentText"/>
      </w:pPr>
    </w:p>
    <w:p w14:paraId="56C517A0" w14:textId="77777777" w:rsidR="00FC117B" w:rsidRDefault="00FC117B" w:rsidP="00FC117B">
      <w:pPr>
        <w:pStyle w:val="CommentText"/>
      </w:pPr>
      <w:r>
        <w:t>En los Dashboards el de área, permitirá también por CeBes, CeCos, Regional?</w:t>
      </w:r>
    </w:p>
    <w:p w14:paraId="62283AB7" w14:textId="77777777" w:rsidR="00FC117B" w:rsidRDefault="00FC117B" w:rsidP="00FC117B">
      <w:pPr>
        <w:pStyle w:val="CommentText"/>
      </w:pPr>
    </w:p>
    <w:p w14:paraId="47BD9EC8" w14:textId="77777777" w:rsidR="00FC117B" w:rsidRDefault="00FC117B" w:rsidP="00FC117B">
      <w:pPr>
        <w:pStyle w:val="CommentText"/>
      </w:pPr>
      <w:r>
        <w:t>Que Data Action se va a hacer?</w:t>
      </w:r>
    </w:p>
  </w:comment>
  <w:comment w:id="314" w:author="Beltran Moreno Edison Yohagen" w:date="2026-06-30T14:36:00Z" w:initials="EB">
    <w:p w14:paraId="353A4453" w14:textId="77777777" w:rsidR="00553DAC" w:rsidRDefault="00C320E5" w:rsidP="00553DAC">
      <w:r>
        <w:rPr>
          <w:rStyle w:val="CommentReference"/>
        </w:rPr>
        <w:annotationRef/>
      </w:r>
      <w:r w:rsidR="00553DAC">
        <w:t>No se ve claro donde se estructurarán el esquema de los scrip, que llevará la solución</w:t>
      </w:r>
    </w:p>
  </w:comment>
  <w:comment w:id="315" w:author="Miranda Torres Lady Nayiby" w:date="2026-07-01T15:41:00Z" w:initials="LM">
    <w:p w14:paraId="2842B768" w14:textId="77777777" w:rsidR="00471A0F" w:rsidRDefault="00471A0F" w:rsidP="00471A0F">
      <w:pPr>
        <w:pStyle w:val="CommentText"/>
      </w:pPr>
      <w:r>
        <w:rPr>
          <w:rStyle w:val="CommentReference"/>
        </w:rPr>
        <w:annotationRef/>
      </w:r>
      <w:r>
        <w:t>Se puede adicionar la dimensión de regional?</w:t>
      </w:r>
    </w:p>
  </w:comment>
  <w:comment w:id="317" w:author="Beltran Moreno Edison Yohagen" w:date="2026-06-30T14:41:00Z" w:initials="EB">
    <w:p w14:paraId="4F0045C8" w14:textId="77777777" w:rsidR="002163BF" w:rsidRDefault="00A10AE3" w:rsidP="002163BF">
      <w:pPr>
        <w:pStyle w:val="CommentText"/>
      </w:pPr>
      <w:r>
        <w:rPr>
          <w:rStyle w:val="CommentReference"/>
        </w:rPr>
        <w:annotationRef/>
      </w:r>
      <w:r w:rsidR="002163BF">
        <w:t>El proceso de carga o como lo brinda la solución no es lo que debería indicarse, esta sección es la configuración?</w:t>
      </w:r>
    </w:p>
  </w:comment>
  <w:comment w:id="316" w:author="Miranda Torres Lady Nayiby" w:date="2026-07-01T15:46:00Z" w:initials="LM">
    <w:p w14:paraId="5514A518" w14:textId="77777777" w:rsidR="00F303EB" w:rsidRDefault="00F303EB" w:rsidP="00F303EB">
      <w:pPr>
        <w:pStyle w:val="CommentText"/>
      </w:pPr>
      <w:r>
        <w:rPr>
          <w:rStyle w:val="CommentReference"/>
        </w:rPr>
        <w:annotationRef/>
      </w:r>
      <w:r>
        <w:t>Por favor especificar o agregar mas detalle respecto a como seria la carga en SAC, este es el mismo proceso de la actualidad</w:t>
      </w:r>
    </w:p>
  </w:comment>
  <w:comment w:id="318" w:author="Miranda Torres Lady Nayiby" w:date="2026-07-01T15:53:00Z" w:initials="LM">
    <w:p w14:paraId="735C9842" w14:textId="77777777" w:rsidR="00BE4143" w:rsidRDefault="0093423C" w:rsidP="00BE4143">
      <w:pPr>
        <w:pStyle w:val="CommentText"/>
      </w:pPr>
      <w:r>
        <w:rPr>
          <w:rStyle w:val="CommentReference"/>
        </w:rPr>
        <w:annotationRef/>
      </w:r>
      <w:r w:rsidR="00BE4143">
        <w:t>SAC no daría solución al montaje del presupuesto actual, solo ser vería el beneficio en las ejecuciones mensuales y cálculos de FCTS luego de carga el plan por medio de plantillas genéricas</w:t>
      </w:r>
    </w:p>
    <w:p w14:paraId="424A209A" w14:textId="77777777" w:rsidR="00BE4143" w:rsidRDefault="00BE4143" w:rsidP="00BE4143">
      <w:pPr>
        <w:pStyle w:val="CommentText"/>
      </w:pPr>
    </w:p>
    <w:p w14:paraId="21D637DF" w14:textId="77777777" w:rsidR="00BE4143" w:rsidRDefault="00BE4143" w:rsidP="00BE4143">
      <w:pPr>
        <w:pStyle w:val="CommentText"/>
      </w:pPr>
      <w:r>
        <w:t>Detalle de que seria la plantilla generica, como seria el proceso para SAC, como se carga, que funcionalidad tendria, como seria el formato de carga</w:t>
      </w:r>
    </w:p>
  </w:comment>
  <w:comment w:id="319" w:author="Miranda Torres Lady Nayiby" w:date="2026-07-01T16:00:00Z" w:initials="LM">
    <w:p w14:paraId="6105AE7F" w14:textId="77777777" w:rsidR="00757014" w:rsidRDefault="00757014" w:rsidP="00757014">
      <w:pPr>
        <w:pStyle w:val="CommentText"/>
      </w:pPr>
      <w:r>
        <w:rPr>
          <w:rStyle w:val="CommentReference"/>
        </w:rPr>
        <w:annotationRef/>
      </w:r>
      <w:r>
        <w:t xml:space="preserve">A través de que medio se realiza la integración de los EEFF </w:t>
      </w:r>
    </w:p>
  </w:comment>
  <w:comment w:id="320" w:author="Miranda Torres Lady Nayiby" w:date="2026-07-01T16:05:00Z" w:initials="LM">
    <w:p w14:paraId="1BA1754B" w14:textId="77777777" w:rsidR="00544DD2" w:rsidRDefault="00544DD2" w:rsidP="00544DD2">
      <w:pPr>
        <w:pStyle w:val="CommentText"/>
      </w:pPr>
      <w:r>
        <w:rPr>
          <w:rStyle w:val="CommentReference"/>
        </w:rPr>
        <w:annotationRef/>
      </w:r>
      <w:r>
        <w:t xml:space="preserve">Como seria la logica de integracion, no es claro </w:t>
      </w:r>
    </w:p>
  </w:comment>
  <w:comment w:id="321" w:author="Miranda Torres Lady Nayiby" w:date="2026-07-01T16:10:00Z" w:initials="LM">
    <w:p w14:paraId="673EB8C1" w14:textId="77777777" w:rsidR="00B7797F" w:rsidRDefault="00B7797F" w:rsidP="00B7797F">
      <w:pPr>
        <w:pStyle w:val="CommentText"/>
      </w:pPr>
      <w:r>
        <w:rPr>
          <w:rStyle w:val="CommentReference"/>
        </w:rPr>
        <w:annotationRef/>
      </w:r>
      <w:r>
        <w:t>Estas cargas manuales se suben por una plantilla o se hace un registro directo en SAC??</w:t>
      </w:r>
    </w:p>
  </w:comment>
  <w:comment w:id="322" w:author="Beltran Moreno Edison Yohagen" w:date="2026-06-30T14:49:00Z" w:initials="EB">
    <w:p w14:paraId="54E9CD6A" w14:textId="77777777" w:rsidR="00E41B34" w:rsidRDefault="00E41B34" w:rsidP="00E41B34">
      <w:pPr>
        <w:pStyle w:val="CommentText"/>
      </w:pPr>
      <w:r>
        <w:rPr>
          <w:rStyle w:val="CommentReference"/>
        </w:rPr>
        <w:annotationRef/>
      </w:r>
      <w:r>
        <w:t>Esto se debe entender que se conecta con la tabla anterior? Donde la lógica de alimentación abarca las dimensiones?</w:t>
      </w:r>
    </w:p>
  </w:comment>
  <w:comment w:id="323" w:author="Miranda Torres Lady Nayiby" w:date="2026-07-01T16:13:00Z" w:initials="LM">
    <w:p w14:paraId="2DAEAA9E" w14:textId="77777777" w:rsidR="00986190" w:rsidRDefault="00986190" w:rsidP="00986190">
      <w:pPr>
        <w:pStyle w:val="CommentText"/>
      </w:pPr>
      <w:r>
        <w:rPr>
          <w:rStyle w:val="CommentReference"/>
        </w:rPr>
        <w:annotationRef/>
      </w:r>
      <w:r>
        <w:t>A que hace referencia</w:t>
      </w:r>
    </w:p>
  </w:comment>
  <w:comment w:id="324" w:author="Miranda Torres Lady Nayiby" w:date="2026-07-01T16:21:00Z" w:initials="LM">
    <w:p w14:paraId="28A4215E" w14:textId="77777777" w:rsidR="000C49CD" w:rsidRDefault="000C49CD" w:rsidP="000C49CD">
      <w:pPr>
        <w:pStyle w:val="CommentText"/>
      </w:pPr>
      <w:r>
        <w:rPr>
          <w:rStyle w:val="CommentReference"/>
        </w:rPr>
        <w:annotationRef/>
      </w:r>
      <w:r>
        <w:t>El Estado de Resultado hace parte de los EEFF, por quye no se tendría CeCos</w:t>
      </w:r>
    </w:p>
  </w:comment>
  <w:comment w:id="325" w:author="Miranda Torres Lady Nayiby" w:date="2026-07-01T16:22:00Z" w:initials="LM">
    <w:p w14:paraId="378C3926" w14:textId="77777777" w:rsidR="00104AE6" w:rsidRDefault="00104AE6" w:rsidP="00104AE6">
      <w:pPr>
        <w:pStyle w:val="CommentText"/>
      </w:pPr>
      <w:r>
        <w:rPr>
          <w:rStyle w:val="CommentReference"/>
        </w:rPr>
        <w:annotationRef/>
      </w:r>
      <w:r>
        <w:t>El Estado de Resultado hace parte de los EEFF, y estos contemplan los ingreso por que no se tendría en cuenta clientes , cantidades y tarifas?</w:t>
      </w:r>
    </w:p>
  </w:comment>
  <w:comment w:id="327" w:author="Miranda Torres Lady Nayiby" w:date="2026-07-02T15:06:00Z" w:initials="LM">
    <w:p w14:paraId="0708E4EC" w14:textId="77777777" w:rsidR="005530A2" w:rsidRDefault="005530A2" w:rsidP="005530A2">
      <w:pPr>
        <w:pStyle w:val="CommentText"/>
      </w:pPr>
      <w:r>
        <w:rPr>
          <w:rStyle w:val="CommentReference"/>
        </w:rPr>
        <w:annotationRef/>
      </w:r>
      <w:r>
        <w:t>Como se integraría el PYG con los demás modelos, ya que este es el tema de cálculos?</w:t>
      </w:r>
    </w:p>
  </w:comment>
  <w:comment w:id="328" w:author="Miranda Torres Lady Nayiby" w:date="2026-07-02T15:11:00Z" w:initials="LM">
    <w:p w14:paraId="0C1E979D" w14:textId="77777777" w:rsidR="00A84073" w:rsidRDefault="00A84073" w:rsidP="00A84073">
      <w:pPr>
        <w:pStyle w:val="CommentText"/>
      </w:pPr>
      <w:r>
        <w:rPr>
          <w:rStyle w:val="CommentReference"/>
        </w:rPr>
        <w:annotationRef/>
      </w:r>
      <w:r>
        <w:t>Como se carga, desde una plantilla imput en SAC o desde una carga de plantilla manual?</w:t>
      </w:r>
    </w:p>
  </w:comment>
  <w:comment w:id="329" w:author="Miranda Torres Lady Nayiby" w:date="2026-07-02T15:17:00Z" w:initials="LM">
    <w:p w14:paraId="707FA112" w14:textId="77777777" w:rsidR="00610E68" w:rsidRDefault="002C6322" w:rsidP="00610E68">
      <w:pPr>
        <w:pStyle w:val="CommentText"/>
      </w:pPr>
      <w:r>
        <w:rPr>
          <w:rStyle w:val="CommentReference"/>
        </w:rPr>
        <w:annotationRef/>
      </w:r>
      <w:r w:rsidR="00610E68">
        <w:t>En el Modelo EEFF a que hace referencia cuando se pone Depreciaciones acumuladas?, Las depreciaciones se integran en el Balance y en el PYG</w:t>
      </w:r>
    </w:p>
    <w:p w14:paraId="6B531032" w14:textId="77777777" w:rsidR="00610E68" w:rsidRDefault="00610E68" w:rsidP="00610E68">
      <w:pPr>
        <w:pStyle w:val="CommentText"/>
      </w:pPr>
    </w:p>
    <w:p w14:paraId="29A85F0A" w14:textId="77777777" w:rsidR="00610E68" w:rsidRDefault="00610E68" w:rsidP="00610E68">
      <w:pPr>
        <w:pStyle w:val="CommentText"/>
      </w:pPr>
      <w:r>
        <w:t>En Modelo de Costos y Gastos en lo de Mano de Obra se hace referencia a un modelo de personal, este como se intregraria a SAC? Es por medio de Plantilla?</w:t>
      </w:r>
    </w:p>
  </w:comment>
  <w:comment w:id="331" w:author="Miranda Torres Lady Nayiby" w:date="2026-06-30T11:40:00Z" w:initials="MN">
    <w:p w14:paraId="681A916D" w14:textId="387E91B4" w:rsidR="007B3041" w:rsidRDefault="007B3041">
      <w:pPr>
        <w:pStyle w:val="CommentText"/>
      </w:pPr>
      <w:r>
        <w:rPr>
          <w:rStyle w:val="CommentReference"/>
        </w:rPr>
        <w:annotationRef/>
      </w:r>
      <w:r w:rsidRPr="2824AD1F">
        <w:t>Solo se tendra 1 plantilla para todos los costos y gastos, teniendo en cuenta que tengo estructuras diferentes dependiendo el costo (Mmto Flota, Dotación, Datos TiC, etc..)</w:t>
      </w:r>
    </w:p>
  </w:comment>
  <w:comment w:id="333" w:author="Miranda Torres Lady Nayiby" w:date="2026-07-02T15:43:00Z" w:initials="LM">
    <w:p w14:paraId="434EC807" w14:textId="77777777" w:rsidR="00344232" w:rsidRDefault="00344232" w:rsidP="00344232">
      <w:pPr>
        <w:pStyle w:val="CommentText"/>
      </w:pPr>
      <w:r>
        <w:rPr>
          <w:rStyle w:val="CommentReference"/>
        </w:rPr>
        <w:annotationRef/>
      </w:r>
      <w:r>
        <w:t xml:space="preserve">Se podría agregar un item con los reportes iniciales que SAC que me Generia como, Reportes Ingresos, Estado de resultado, balance, Flujo de efectivos, con la comparación entre presupuesto y real y sus variaciones en pesos y %, versiones de FCST, Ejecuciones presupuestarles por áreas y posibles graficas, Dashboard dinamicos para toma de decisiones </w:t>
      </w:r>
    </w:p>
  </w:comment>
  <w:comment w:id="335" w:author="Miranda Torres Lady Nayiby" w:date="2026-07-02T15:46:00Z" w:initials="LM">
    <w:p w14:paraId="35ED3C88" w14:textId="77777777" w:rsidR="00974E55" w:rsidRDefault="00974E55" w:rsidP="00974E55">
      <w:pPr>
        <w:pStyle w:val="CommentText"/>
      </w:pPr>
      <w:r>
        <w:rPr>
          <w:rStyle w:val="CommentReference"/>
        </w:rPr>
        <w:annotationRef/>
      </w:r>
      <w:r>
        <w:t>En temas de visualización o consulta por parte de Gerentes , Directores y jefes es necesario tener Licencia?</w:t>
      </w:r>
    </w:p>
  </w:comment>
  <w:comment w:id="432" w:author="María Camila Moreno Rincón" w:date="2026-07-02T09:42:00Z" w:initials="MM">
    <w:p w14:paraId="493E79A0" w14:textId="7956B1A6" w:rsidR="00E318E3" w:rsidRDefault="00E318E3" w:rsidP="00E318E3">
      <w:pPr>
        <w:pStyle w:val="CommentText"/>
      </w:pPr>
      <w:r>
        <w:rPr>
          <w:rStyle w:val="CommentReference"/>
        </w:rPr>
        <w:annotationRef/>
      </w:r>
      <w:r>
        <w:t>Por favor integrar mas detalle del proceso de negocio actual para la planeación financiera de Tranprensa, tomar como referencia las reuniones y sesiones de transferencia de conocimiento del negocio</w:t>
      </w:r>
    </w:p>
  </w:comment>
  <w:comment w:id="434" w:author="María Camila Moreno Rincón" w:date="2026-07-02T09:55:00Z" w:initials="MM">
    <w:p w14:paraId="13770573" w14:textId="77777777" w:rsidR="003247D5" w:rsidRDefault="003247D5" w:rsidP="003247D5">
      <w:pPr>
        <w:pStyle w:val="CommentText"/>
      </w:pPr>
      <w:r>
        <w:rPr>
          <w:rStyle w:val="CommentReference"/>
        </w:rPr>
        <w:annotationRef/>
      </w:r>
      <w:r>
        <w:t xml:space="preserve">Detallar a que se refiere con gestión de versiones, ¿no van a existir procesos en excel internamente? ¿la información relacionada con informacion guia, remesas realizara directamente desde silogtran a SAC? </w:t>
      </w:r>
    </w:p>
  </w:comment>
  <w:comment w:id="435" w:author="María Camila Moreno Rincón" w:date="2026-07-02T10:01:00Z" w:initials="MM">
    <w:p w14:paraId="42F42150" w14:textId="77777777" w:rsidR="00D1199C" w:rsidRDefault="00D1199C" w:rsidP="00D1199C">
      <w:pPr>
        <w:pStyle w:val="CommentText"/>
      </w:pPr>
      <w:r>
        <w:rPr>
          <w:rStyle w:val="CommentReference"/>
        </w:rPr>
        <w:annotationRef/>
      </w:r>
      <w:r>
        <w:t xml:space="preserve">Como va medir esa reducción de errores? ¿a que se refiere por PxQ es tarifa, es de ingresos es de costos de fletes, especificar por favor? Solo vas a generar un beneficio para el calculo PxQ no hay mas calculos en el proceso? </w:t>
      </w:r>
    </w:p>
  </w:comment>
  <w:comment w:id="436" w:author="María Camila Moreno Rincón" w:date="2026-07-02T10:06:00Z" w:initials="MM">
    <w:p w14:paraId="42D6D046" w14:textId="77777777" w:rsidR="008C3BEA" w:rsidRDefault="008C3BEA" w:rsidP="008C3BEA">
      <w:pPr>
        <w:pStyle w:val="CommentText"/>
      </w:pPr>
      <w:r>
        <w:rPr>
          <w:rStyle w:val="CommentReference"/>
        </w:rPr>
        <w:annotationRef/>
      </w:r>
      <w:r>
        <w:t xml:space="preserve">Que escenarios va a tener el sistema forecast? Plan? Y cuales simulaciones?(detallar mas a que se refiere con simulaciones, se refiere en cuanto a como impactara en un nueva licitación o un cliente nuevo grande que genere e impacte cambios en las cifras y asi mismo si impacta en el tiempo como se veria impactada ej:una versión de forecast o plan con estas posibles simulaciones) Detallar mas el beneficio esperado respecto a versiones y escenarios para el proceso de planeación financiera de transprensa </w:t>
      </w:r>
    </w:p>
  </w:comment>
  <w:comment w:id="437" w:author="María Camila Moreno Rincón" w:date="2026-07-02T10:10:00Z" w:initials="MM">
    <w:p w14:paraId="0804798E" w14:textId="77777777" w:rsidR="00537E2E" w:rsidRDefault="00537E2E" w:rsidP="00537E2E">
      <w:pPr>
        <w:pStyle w:val="CommentText"/>
      </w:pPr>
      <w:r>
        <w:rPr>
          <w:rStyle w:val="CommentReference"/>
        </w:rPr>
        <w:annotationRef/>
      </w:r>
      <w:r>
        <w:t>El beneficio esperado de la comparación de la comparación presupuestal vs real seria directamente en la herramienta SAC, complementar!</w:t>
      </w:r>
    </w:p>
  </w:comment>
  <w:comment w:id="438" w:author="María Camila Moreno Rincón" w:date="2026-07-02T10:17:00Z" w:initials="MM">
    <w:p w14:paraId="2E2977E6" w14:textId="77777777" w:rsidR="00A8005E" w:rsidRDefault="00A8005E" w:rsidP="00A8005E">
      <w:pPr>
        <w:pStyle w:val="CommentText"/>
      </w:pPr>
      <w:r>
        <w:rPr>
          <w:rStyle w:val="CommentReference"/>
        </w:rPr>
        <w:annotationRef/>
      </w:r>
      <w:r>
        <w:t>Detallar mas como seria la optimización de la presupuestación de la mano de obra dependiendo de la estacionalidad de los ingresos a lo largo del año</w:t>
      </w:r>
    </w:p>
  </w:comment>
  <w:comment w:id="440" w:author="María Camila Moreno Rincón" w:date="2026-07-02T10:22:00Z" w:initials="MM">
    <w:p w14:paraId="647D0E68" w14:textId="77777777" w:rsidR="00802FEE" w:rsidRDefault="00802FEE" w:rsidP="00802FEE">
      <w:pPr>
        <w:pStyle w:val="CommentText"/>
      </w:pPr>
      <w:r>
        <w:rPr>
          <w:rStyle w:val="CommentReference"/>
        </w:rPr>
        <w:annotationRef/>
      </w:r>
      <w:r>
        <w:t>Detallar pxq no es solo por regional es tambien por, servicio, clientes especiales</w:t>
      </w:r>
    </w:p>
  </w:comment>
  <w:comment w:id="441" w:author="María Camila Moreno Rincón" w:date="2026-07-02T10:23:00Z" w:initials="MM">
    <w:p w14:paraId="4773B81E" w14:textId="77777777" w:rsidR="0052398E" w:rsidRDefault="0052398E" w:rsidP="0052398E">
      <w:pPr>
        <w:pStyle w:val="CommentText"/>
      </w:pPr>
      <w:r>
        <w:rPr>
          <w:rStyle w:val="CommentReference"/>
        </w:rPr>
        <w:annotationRef/>
      </w:r>
      <w:r>
        <w:t xml:space="preserve">Tambien debe ir por regional </w:t>
      </w:r>
    </w:p>
  </w:comment>
  <w:comment w:id="442" w:author="María Camila Moreno Rincón" w:date="2026-07-02T10:24:00Z" w:initials="MM">
    <w:p w14:paraId="36AA39AA" w14:textId="77777777" w:rsidR="00FE4F1C" w:rsidRDefault="00FE4F1C" w:rsidP="00FE4F1C">
      <w:pPr>
        <w:pStyle w:val="CommentText"/>
      </w:pPr>
      <w:r>
        <w:rPr>
          <w:rStyle w:val="CommentReference"/>
        </w:rPr>
        <w:annotationRef/>
      </w:r>
      <w:r>
        <w:t>Que se va presupuestar’ kilos? COP? Tarifas? Y debe estar discriminado por regionales</w:t>
      </w:r>
    </w:p>
  </w:comment>
  <w:comment w:id="443" w:author="María Camila Moreno Rincón" w:date="2026-07-02T10:27:00Z" w:initials="MM">
    <w:p w14:paraId="395C128D" w14:textId="77777777" w:rsidR="00511E7A" w:rsidRDefault="00511E7A" w:rsidP="00511E7A">
      <w:pPr>
        <w:pStyle w:val="CommentText"/>
      </w:pPr>
      <w:r>
        <w:rPr>
          <w:rStyle w:val="CommentReference"/>
        </w:rPr>
        <w:annotationRef/>
      </w:r>
      <w:r>
        <w:t xml:space="preserve">Detallar mas el proceso N-1 </w:t>
      </w:r>
    </w:p>
  </w:comment>
  <w:comment w:id="444" w:author="María Camila Moreno Rincón" w:date="2026-07-02T10:29:00Z" w:initials="MM">
    <w:p w14:paraId="1EC39B2F" w14:textId="77777777" w:rsidR="00AC51D2" w:rsidRDefault="00AC51D2" w:rsidP="00AC51D2">
      <w:pPr>
        <w:pStyle w:val="CommentText"/>
      </w:pPr>
      <w:r>
        <w:rPr>
          <w:rStyle w:val="CommentReference"/>
        </w:rPr>
        <w:annotationRef/>
      </w:r>
      <w:r>
        <w:t>La información historica proviene desde silogtran y el presupuesto se debe realizar directamente en SAC</w:t>
      </w:r>
    </w:p>
  </w:comment>
  <w:comment w:id="448" w:author="Beltran Moreno Edison Yohagen" w:date="2026-06-30T15:56:00Z" w:initials="EB">
    <w:p w14:paraId="411B9449" w14:textId="77777777" w:rsidR="00886A33" w:rsidRDefault="00886A33" w:rsidP="00886A33">
      <w:pPr>
        <w:pStyle w:val="CommentText"/>
      </w:pPr>
      <w:r>
        <w:rPr>
          <w:rStyle w:val="CommentReference"/>
        </w:rPr>
        <w:annotationRef/>
      </w:r>
      <w:r>
        <w:t>En razón al comentario del punto 3. donde se ve necesario un titulo con el alcance, cuál es el alcance en SAC para entender este que se indica aquí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22A4E" w15:done="0"/>
  <w15:commentEx w15:paraId="4E2EBCA1" w15:done="1"/>
  <w15:commentEx w15:paraId="4D2E8BAE" w15:done="1"/>
  <w15:commentEx w15:paraId="0496237A" w15:done="1"/>
  <w15:commentEx w15:paraId="3B8CEC51" w15:done="0"/>
  <w15:commentEx w15:paraId="2B5FA463" w15:done="0"/>
  <w15:commentEx w15:paraId="1B6A4309" w15:done="0"/>
  <w15:commentEx w15:paraId="2511D0D8" w15:done="0"/>
  <w15:commentEx w15:paraId="73A3D26D" w15:done="0"/>
  <w15:commentEx w15:paraId="36D97099" w15:done="0"/>
  <w15:commentEx w15:paraId="67F2326A" w15:done="0"/>
  <w15:commentEx w15:paraId="596D663B" w15:done="0"/>
  <w15:commentEx w15:paraId="1C44C4B1" w15:done="0"/>
  <w15:commentEx w15:paraId="62F725EC" w15:done="0"/>
  <w15:commentEx w15:paraId="097A96D4" w15:done="0"/>
  <w15:commentEx w15:paraId="7398C48F" w15:done="0"/>
  <w15:commentEx w15:paraId="47BD9EC8" w15:done="0"/>
  <w15:commentEx w15:paraId="353A4453" w15:done="0"/>
  <w15:commentEx w15:paraId="2842B768" w15:done="0"/>
  <w15:commentEx w15:paraId="4F0045C8" w15:done="0"/>
  <w15:commentEx w15:paraId="5514A518" w15:done="0"/>
  <w15:commentEx w15:paraId="21D637DF" w15:done="0"/>
  <w15:commentEx w15:paraId="6105AE7F" w15:done="0"/>
  <w15:commentEx w15:paraId="1BA1754B" w15:done="0"/>
  <w15:commentEx w15:paraId="673EB8C1" w15:done="0"/>
  <w15:commentEx w15:paraId="54E9CD6A" w15:done="0"/>
  <w15:commentEx w15:paraId="2DAEAA9E" w15:done="0"/>
  <w15:commentEx w15:paraId="28A4215E" w15:done="0"/>
  <w15:commentEx w15:paraId="378C3926" w15:done="0"/>
  <w15:commentEx w15:paraId="0708E4EC" w15:done="0"/>
  <w15:commentEx w15:paraId="0C1E979D" w15:done="0"/>
  <w15:commentEx w15:paraId="29A85F0A" w15:done="0"/>
  <w15:commentEx w15:paraId="681A916D" w15:done="0"/>
  <w15:commentEx w15:paraId="434EC807" w15:done="0"/>
  <w15:commentEx w15:paraId="35ED3C88" w15:done="0"/>
  <w15:commentEx w15:paraId="493E79A0" w15:done="0"/>
  <w15:commentEx w15:paraId="13770573" w15:done="0"/>
  <w15:commentEx w15:paraId="42F42150" w15:done="0"/>
  <w15:commentEx w15:paraId="42D6D046" w15:done="0"/>
  <w15:commentEx w15:paraId="0804798E" w15:done="0"/>
  <w15:commentEx w15:paraId="2E2977E6" w15:done="0"/>
  <w15:commentEx w15:paraId="647D0E68" w15:done="0"/>
  <w15:commentEx w15:paraId="4773B81E" w15:done="0"/>
  <w15:commentEx w15:paraId="36AA39AA" w15:done="0"/>
  <w15:commentEx w15:paraId="395C128D" w15:done="0"/>
  <w15:commentEx w15:paraId="1EC39B2F" w15:done="0"/>
  <w15:commentEx w15:paraId="411B94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0C57B" w16cex:dateUtc="2026-06-30T20:54:00Z"/>
  <w16cex:commentExtensible w16cex:durableId="108AE878" w16cex:dateUtc="2026-06-16T21:08:00Z"/>
  <w16cex:commentExtensible w16cex:durableId="339EDEAF" w16cex:dateUtc="2026-06-16T21:16:00Z"/>
  <w16cex:commentExtensible w16cex:durableId="60A4446E" w16cex:dateUtc="2026-06-16T23:13:00Z"/>
  <w16cex:commentExtensible w16cex:durableId="04B728B8" w16cex:dateUtc="2026-07-01T21:26:00Z"/>
  <w16cex:commentExtensible w16cex:durableId="0DD09E81" w16cex:dateUtc="2026-06-30T21:14:00Z"/>
  <w16cex:commentExtensible w16cex:durableId="7FDE9F21" w16cex:dateUtc="2026-06-30T19:20:00Z"/>
  <w16cex:commentExtensible w16cex:durableId="3DE6D023" w16cex:dateUtc="2026-06-30T21:35:00Z"/>
  <w16cex:commentExtensible w16cex:durableId="545AD427" w16cex:dateUtc="2026-06-30T19:22:00Z"/>
  <w16cex:commentExtensible w16cex:durableId="0DCC2163" w16cex:dateUtc="2026-07-01T19:36:00Z"/>
  <w16cex:commentExtensible w16cex:durableId="595116D9" w16cex:dateUtc="2026-07-01T19:52:00Z"/>
  <w16cex:commentExtensible w16cex:durableId="2513AD86" w16cex:dateUtc="2026-07-01T19:57:00Z"/>
  <w16cex:commentExtensible w16cex:durableId="66C8CD3B" w16cex:dateUtc="2026-07-01T20:03:00Z"/>
  <w16cex:commentExtensible w16cex:durableId="0832F219" w16cex:dateUtc="2026-07-01T20:35:00Z"/>
  <w16cex:commentExtensible w16cex:durableId="0526BEB8" w16cex:dateUtc="2026-06-30T19:30:00Z"/>
  <w16cex:commentExtensible w16cex:durableId="731049BA" w16cex:dateUtc="2026-06-23T23:23:00Z"/>
  <w16cex:commentExtensible w16cex:durableId="439BE1CE" w16cex:dateUtc="2026-07-01T20:15:00Z"/>
  <w16cex:commentExtensible w16cex:durableId="281EC654" w16cex:dateUtc="2026-06-30T19:36:00Z"/>
  <w16cex:commentExtensible w16cex:durableId="157EF533" w16cex:dateUtc="2026-07-01T20:41:00Z"/>
  <w16cex:commentExtensible w16cex:durableId="13209682" w16cex:dateUtc="2026-06-30T19:41:00Z"/>
  <w16cex:commentExtensible w16cex:durableId="3031CF0A" w16cex:dateUtc="2026-07-01T20:46:00Z"/>
  <w16cex:commentExtensible w16cex:durableId="5EDC5762" w16cex:dateUtc="2026-07-01T20:53:00Z"/>
  <w16cex:commentExtensible w16cex:durableId="5ABB8A60" w16cex:dateUtc="2026-07-01T21:00:00Z"/>
  <w16cex:commentExtensible w16cex:durableId="2D602FAD" w16cex:dateUtc="2026-07-01T21:05:00Z"/>
  <w16cex:commentExtensible w16cex:durableId="57A6B016" w16cex:dateUtc="2026-07-01T21:10:00Z"/>
  <w16cex:commentExtensible w16cex:durableId="5115B581" w16cex:dateUtc="2026-06-30T19:49:00Z"/>
  <w16cex:commentExtensible w16cex:durableId="503F082D" w16cex:dateUtc="2026-07-01T21:13:00Z"/>
  <w16cex:commentExtensible w16cex:durableId="6ED8A465" w16cex:dateUtc="2026-07-01T21:21:00Z"/>
  <w16cex:commentExtensible w16cex:durableId="2E3D96B1" w16cex:dateUtc="2026-07-01T21:22:00Z"/>
  <w16cex:commentExtensible w16cex:durableId="699E1E45" w16cex:dateUtc="2026-07-02T20:06:00Z"/>
  <w16cex:commentExtensible w16cex:durableId="03C52E09" w16cex:dateUtc="2026-07-02T20:11:00Z"/>
  <w16cex:commentExtensible w16cex:durableId="21CA82C2" w16cex:dateUtc="2026-07-02T20:17:00Z"/>
  <w16cex:commentExtensible w16cex:durableId="51D848EE" w16cex:dateUtc="2026-06-30T16:40:00Z"/>
  <w16cex:commentExtensible w16cex:durableId="5746F3E7" w16cex:dateUtc="2026-07-02T20:43:00Z"/>
  <w16cex:commentExtensible w16cex:durableId="199B87D6" w16cex:dateUtc="2026-07-02T20:46:00Z"/>
  <w16cex:commentExtensible w16cex:durableId="1B1B9000" w16cex:dateUtc="2026-07-02T14:42:00Z"/>
  <w16cex:commentExtensible w16cex:durableId="3E6E35B7" w16cex:dateUtc="2026-07-02T14:55:00Z"/>
  <w16cex:commentExtensible w16cex:durableId="0A0A3876" w16cex:dateUtc="2026-07-02T15:01:00Z"/>
  <w16cex:commentExtensible w16cex:durableId="1171C334" w16cex:dateUtc="2026-07-02T15:06:00Z"/>
  <w16cex:commentExtensible w16cex:durableId="2C04AB6C" w16cex:dateUtc="2026-07-02T15:10:00Z"/>
  <w16cex:commentExtensible w16cex:durableId="61CB24C2" w16cex:dateUtc="2026-07-02T15:17:00Z"/>
  <w16cex:commentExtensible w16cex:durableId="3274F04F" w16cex:dateUtc="2026-07-02T15:22:00Z"/>
  <w16cex:commentExtensible w16cex:durableId="7B56922A" w16cex:dateUtc="2026-07-02T15:23:00Z"/>
  <w16cex:commentExtensible w16cex:durableId="506936E9" w16cex:dateUtc="2026-07-02T15:24:00Z"/>
  <w16cex:commentExtensible w16cex:durableId="002CE1F6" w16cex:dateUtc="2026-07-02T15:27:00Z"/>
  <w16cex:commentExtensible w16cex:durableId="60FD3CA9" w16cex:dateUtc="2026-07-02T15:29:00Z"/>
  <w16cex:commentExtensible w16cex:durableId="34097E7E" w16cex:dateUtc="2026-06-30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22A4E" w16cid:durableId="2450C57B"/>
  <w16cid:commentId w16cid:paraId="4E2EBCA1" w16cid:durableId="108AE878"/>
  <w16cid:commentId w16cid:paraId="4D2E8BAE" w16cid:durableId="339EDEAF"/>
  <w16cid:commentId w16cid:paraId="0496237A" w16cid:durableId="60A4446E"/>
  <w16cid:commentId w16cid:paraId="3B8CEC51" w16cid:durableId="04B728B8"/>
  <w16cid:commentId w16cid:paraId="2B5FA463" w16cid:durableId="0DD09E81"/>
  <w16cid:commentId w16cid:paraId="1B6A4309" w16cid:durableId="7FDE9F21"/>
  <w16cid:commentId w16cid:paraId="2511D0D8" w16cid:durableId="3DE6D023"/>
  <w16cid:commentId w16cid:paraId="73A3D26D" w16cid:durableId="545AD427"/>
  <w16cid:commentId w16cid:paraId="36D97099" w16cid:durableId="0DCC2163"/>
  <w16cid:commentId w16cid:paraId="67F2326A" w16cid:durableId="595116D9"/>
  <w16cid:commentId w16cid:paraId="596D663B" w16cid:durableId="2513AD86"/>
  <w16cid:commentId w16cid:paraId="1C44C4B1" w16cid:durableId="66C8CD3B"/>
  <w16cid:commentId w16cid:paraId="62F725EC" w16cid:durableId="0832F219"/>
  <w16cid:commentId w16cid:paraId="097A96D4" w16cid:durableId="0526BEB8"/>
  <w16cid:commentId w16cid:paraId="7398C48F" w16cid:durableId="731049BA"/>
  <w16cid:commentId w16cid:paraId="47BD9EC8" w16cid:durableId="439BE1CE"/>
  <w16cid:commentId w16cid:paraId="353A4453" w16cid:durableId="281EC654"/>
  <w16cid:commentId w16cid:paraId="2842B768" w16cid:durableId="157EF533"/>
  <w16cid:commentId w16cid:paraId="4F0045C8" w16cid:durableId="13209682"/>
  <w16cid:commentId w16cid:paraId="5514A518" w16cid:durableId="3031CF0A"/>
  <w16cid:commentId w16cid:paraId="21D637DF" w16cid:durableId="5EDC5762"/>
  <w16cid:commentId w16cid:paraId="6105AE7F" w16cid:durableId="5ABB8A60"/>
  <w16cid:commentId w16cid:paraId="1BA1754B" w16cid:durableId="2D602FAD"/>
  <w16cid:commentId w16cid:paraId="673EB8C1" w16cid:durableId="57A6B016"/>
  <w16cid:commentId w16cid:paraId="54E9CD6A" w16cid:durableId="5115B581"/>
  <w16cid:commentId w16cid:paraId="2DAEAA9E" w16cid:durableId="503F082D"/>
  <w16cid:commentId w16cid:paraId="28A4215E" w16cid:durableId="6ED8A465"/>
  <w16cid:commentId w16cid:paraId="378C3926" w16cid:durableId="2E3D96B1"/>
  <w16cid:commentId w16cid:paraId="0708E4EC" w16cid:durableId="699E1E45"/>
  <w16cid:commentId w16cid:paraId="0C1E979D" w16cid:durableId="03C52E09"/>
  <w16cid:commentId w16cid:paraId="29A85F0A" w16cid:durableId="21CA82C2"/>
  <w16cid:commentId w16cid:paraId="681A916D" w16cid:durableId="51D848EE"/>
  <w16cid:commentId w16cid:paraId="434EC807" w16cid:durableId="5746F3E7"/>
  <w16cid:commentId w16cid:paraId="35ED3C88" w16cid:durableId="199B87D6"/>
  <w16cid:commentId w16cid:paraId="493E79A0" w16cid:durableId="1B1B9000"/>
  <w16cid:commentId w16cid:paraId="13770573" w16cid:durableId="3E6E35B7"/>
  <w16cid:commentId w16cid:paraId="42F42150" w16cid:durableId="0A0A3876"/>
  <w16cid:commentId w16cid:paraId="42D6D046" w16cid:durableId="1171C334"/>
  <w16cid:commentId w16cid:paraId="0804798E" w16cid:durableId="2C04AB6C"/>
  <w16cid:commentId w16cid:paraId="2E2977E6" w16cid:durableId="61CB24C2"/>
  <w16cid:commentId w16cid:paraId="647D0E68" w16cid:durableId="3274F04F"/>
  <w16cid:commentId w16cid:paraId="4773B81E" w16cid:durableId="7B56922A"/>
  <w16cid:commentId w16cid:paraId="36AA39AA" w16cid:durableId="506936E9"/>
  <w16cid:commentId w16cid:paraId="395C128D" w16cid:durableId="002CE1F6"/>
  <w16cid:commentId w16cid:paraId="1EC39B2F" w16cid:durableId="60FD3CA9"/>
  <w16cid:commentId w16cid:paraId="411B9449" w16cid:durableId="34097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C881" w14:textId="77777777" w:rsidR="00CE4C77" w:rsidRDefault="00CE4C77">
      <w:r>
        <w:separator/>
      </w:r>
    </w:p>
  </w:endnote>
  <w:endnote w:type="continuationSeparator" w:id="0">
    <w:p w14:paraId="7BBE1C25" w14:textId="77777777" w:rsidR="00CE4C77" w:rsidRDefault="00CE4C77">
      <w:r>
        <w:continuationSeparator/>
      </w:r>
    </w:p>
  </w:endnote>
  <w:endnote w:type="continuationNotice" w:id="1">
    <w:p w14:paraId="151E4D2D" w14:textId="77777777" w:rsidR="00CE4C77" w:rsidRDefault="00CE4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IN-Bold">
    <w:altName w:val="Calibri"/>
    <w:charset w:val="00"/>
    <w:family w:val="swiss"/>
    <w:pitch w:val="variable"/>
    <w:sig w:usb0="80000027"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Rounded MT Bol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CA9F" w14:textId="44B7E5CC" w:rsidR="001D6D33" w:rsidRDefault="002D2DD4">
    <w:pPr>
      <w:pStyle w:val="Footer"/>
      <w:pBdr>
        <w:top w:val="single" w:sz="6" w:space="4" w:color="1F3864"/>
      </w:pBdr>
      <w:tabs>
        <w:tab w:val="center" w:pos="4680"/>
        <w:tab w:val="right" w:pos="9360"/>
      </w:tabs>
    </w:pPr>
    <w:r>
      <w:rPr>
        <w:sz w:val="16"/>
      </w:rPr>
      <w:tab/>
    </w:r>
    <w:r>
      <w:rPr>
        <w:color w:val="595959"/>
        <w:sz w:val="16"/>
      </w:rPr>
      <w:t xml:space="preserve">Página </w:t>
    </w:r>
    <w:r>
      <w:rPr>
        <w:color w:val="595959"/>
        <w:sz w:val="16"/>
      </w:rPr>
      <w:fldChar w:fldCharType="begin"/>
    </w:r>
    <w:r>
      <w:rPr>
        <w:color w:val="595959"/>
        <w:sz w:val="16"/>
      </w:rPr>
      <w:instrText>PAGE</w:instrText>
    </w:r>
    <w:r>
      <w:rPr>
        <w:color w:val="595959"/>
        <w:sz w:val="16"/>
      </w:rPr>
      <w:fldChar w:fldCharType="separate"/>
    </w:r>
    <w:r w:rsidR="00BB583F">
      <w:rPr>
        <w:noProof/>
        <w:color w:val="595959"/>
        <w:sz w:val="16"/>
      </w:rPr>
      <w:t>2</w:t>
    </w:r>
    <w:r>
      <w:rPr>
        <w:color w:val="595959"/>
        <w:sz w:val="16"/>
      </w:rPr>
      <w:fldChar w:fldCharType="end"/>
    </w:r>
    <w:r>
      <w:rPr>
        <w:color w:val="595959"/>
        <w:sz w:val="16"/>
      </w:rPr>
      <w:t xml:space="preserve"> de </w:t>
    </w:r>
    <w:r>
      <w:rPr>
        <w:color w:val="595959"/>
        <w:sz w:val="16"/>
      </w:rPr>
      <w:fldChar w:fldCharType="begin"/>
    </w:r>
    <w:r>
      <w:rPr>
        <w:color w:val="595959"/>
        <w:sz w:val="16"/>
      </w:rPr>
      <w:instrText>NUMPAGES</w:instrText>
    </w:r>
    <w:r>
      <w:rPr>
        <w:color w:val="595959"/>
        <w:sz w:val="16"/>
      </w:rPr>
      <w:fldChar w:fldCharType="separate"/>
    </w:r>
    <w:r w:rsidR="00BB583F">
      <w:rPr>
        <w:noProof/>
        <w:color w:val="595959"/>
        <w:sz w:val="16"/>
      </w:rPr>
      <w:t>3</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41E0" w14:textId="77777777" w:rsidR="00CE4C77" w:rsidRDefault="00CE4C77">
      <w:r>
        <w:separator/>
      </w:r>
    </w:p>
  </w:footnote>
  <w:footnote w:type="continuationSeparator" w:id="0">
    <w:p w14:paraId="05292222" w14:textId="77777777" w:rsidR="00CE4C77" w:rsidRDefault="00CE4C77">
      <w:r>
        <w:continuationSeparator/>
      </w:r>
    </w:p>
  </w:footnote>
  <w:footnote w:type="continuationNotice" w:id="1">
    <w:p w14:paraId="5C61FC40" w14:textId="77777777" w:rsidR="00CE4C77" w:rsidRDefault="00CE4C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C728" w14:textId="1555D597" w:rsidR="00BB583F" w:rsidRPr="00BB583F" w:rsidRDefault="00BB583F" w:rsidP="00BB583F">
    <w:pPr>
      <w:pStyle w:val="Header"/>
      <w:rPr>
        <w:sz w:val="16"/>
        <w:szCs w:val="20"/>
      </w:rPr>
    </w:pPr>
    <w:r>
      <w:rPr>
        <w:noProof/>
      </w:rPr>
      <w:drawing>
        <wp:inline distT="0" distB="0" distL="0" distR="0" wp14:anchorId="17FE2245" wp14:editId="0B75819E">
          <wp:extent cx="449087" cy="212090"/>
          <wp:effectExtent l="0" t="0" r="8255" b="0"/>
          <wp:docPr id="175685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2681" name="Picture 1756852681"/>
                  <pic:cNvPicPr/>
                </pic:nvPicPr>
                <pic:blipFill>
                  <a:blip r:embed="rId1">
                    <a:extLst>
                      <a:ext uri="{28A0092B-C50C-407E-A947-70E740481C1C}">
                        <a14:useLocalDpi xmlns:a14="http://schemas.microsoft.com/office/drawing/2010/main" val="0"/>
                      </a:ext>
                    </a:extLst>
                  </a:blip>
                  <a:stretch>
                    <a:fillRect/>
                  </a:stretch>
                </pic:blipFill>
                <pic:spPr>
                  <a:xfrm>
                    <a:off x="0" y="0"/>
                    <a:ext cx="464563" cy="219399"/>
                  </a:xfrm>
                  <a:prstGeom prst="rect">
                    <a:avLst/>
                  </a:prstGeom>
                </pic:spPr>
              </pic:pic>
            </a:graphicData>
          </a:graphic>
        </wp:inline>
      </w:drawing>
    </w:r>
    <w:r>
      <w:t xml:space="preserve">                                                     </w:t>
    </w:r>
    <w:r w:rsidRPr="00BB583F">
      <w:rPr>
        <w:sz w:val="16"/>
        <w:szCs w:val="20"/>
      </w:rPr>
      <w:t xml:space="preserve">Diseño Funcional      </w:t>
    </w:r>
    <w:r w:rsidRPr="00BB583F">
      <w:rPr>
        <w:sz w:val="16"/>
        <w:szCs w:val="20"/>
      </w:rPr>
      <w:tab/>
      <w:t xml:space="preserve">   </w:t>
    </w:r>
    <w:r>
      <w:rPr>
        <w:sz w:val="16"/>
        <w:szCs w:val="20"/>
      </w:rPr>
      <w:t xml:space="preserve">  </w:t>
    </w:r>
    <w:r w:rsidRPr="00BB583F">
      <w:rPr>
        <w:sz w:val="16"/>
        <w:szCs w:val="20"/>
      </w:rPr>
      <w:t xml:space="preserve">    </w:t>
    </w:r>
    <w:r>
      <w:rPr>
        <w:sz w:val="16"/>
        <w:szCs w:val="20"/>
      </w:rPr>
      <w:t xml:space="preserve">   </w:t>
    </w:r>
    <w:r w:rsidRPr="00BB583F">
      <w:rPr>
        <w:noProof/>
        <w:sz w:val="16"/>
        <w:szCs w:val="20"/>
      </w:rPr>
      <w:drawing>
        <wp:inline distT="0" distB="0" distL="0" distR="0" wp14:anchorId="7547CB65" wp14:editId="5E52E557">
          <wp:extent cx="1428636" cy="224790"/>
          <wp:effectExtent l="0" t="0" r="635" b="3810"/>
          <wp:docPr id="8978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3998" name="Picture 897863998"/>
                  <pic:cNvPicPr/>
                </pic:nvPicPr>
                <pic:blipFill>
                  <a:blip r:embed="rId2">
                    <a:extLst>
                      <a:ext uri="{28A0092B-C50C-407E-A947-70E740481C1C}">
                        <a14:useLocalDpi xmlns:a14="http://schemas.microsoft.com/office/drawing/2010/main" val="0"/>
                      </a:ext>
                    </a:extLst>
                  </a:blip>
                  <a:stretch>
                    <a:fillRect/>
                  </a:stretch>
                </pic:blipFill>
                <pic:spPr>
                  <a:xfrm>
                    <a:off x="0" y="0"/>
                    <a:ext cx="1474487" cy="232004"/>
                  </a:xfrm>
                  <a:prstGeom prst="rect">
                    <a:avLst/>
                  </a:prstGeom>
                </pic:spPr>
              </pic:pic>
            </a:graphicData>
          </a:graphic>
        </wp:inline>
      </w:drawing>
    </w:r>
    <w:r w:rsidRPr="00BB583F">
      <w:rPr>
        <w:sz w:val="16"/>
        <w:szCs w:val="20"/>
      </w:rPr>
      <w:t xml:space="preserve">                                             </w:t>
    </w:r>
  </w:p>
  <w:p w14:paraId="2D1B5437" w14:textId="7BC3F68D" w:rsidR="001D6D33" w:rsidRPr="00BB583F" w:rsidRDefault="00BB583F" w:rsidP="00BB583F">
    <w:pPr>
      <w:pStyle w:val="Header"/>
      <w:rPr>
        <w:sz w:val="16"/>
        <w:szCs w:val="20"/>
      </w:rPr>
    </w:pPr>
    <w:r w:rsidRPr="00BB583F">
      <w:rPr>
        <w:sz w:val="16"/>
        <w:szCs w:val="20"/>
      </w:rPr>
      <w:t xml:space="preserve">                                                           </w:t>
    </w:r>
    <w:r>
      <w:rPr>
        <w:sz w:val="16"/>
        <w:szCs w:val="20"/>
      </w:rPr>
      <w:t xml:space="preserve">                 </w:t>
    </w:r>
    <w:r w:rsidRPr="00BB583F">
      <w:rPr>
        <w:sz w:val="16"/>
        <w:szCs w:val="20"/>
      </w:rPr>
      <w:t xml:space="preserve"> SAP Activate- S4H_1615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4CC"/>
    <w:multiLevelType w:val="hybridMultilevel"/>
    <w:tmpl w:val="5A7A97B6"/>
    <w:lvl w:ilvl="0" w:tplc="30823CE2">
      <w:start w:val="1"/>
      <w:numFmt w:val="bullet"/>
      <w:pStyle w:val="ListBulletClose"/>
      <w:lvlText w:val=""/>
      <w:lvlJc w:val="left"/>
      <w:pPr>
        <w:tabs>
          <w:tab w:val="num" w:pos="360"/>
        </w:tabs>
        <w:ind w:left="360" w:hanging="360"/>
      </w:pPr>
      <w:rPr>
        <w:rFonts w:ascii="Symbol" w:hAnsi="Symbol" w:hint="default"/>
      </w:rPr>
    </w:lvl>
    <w:lvl w:ilvl="1" w:tplc="1E24A83A">
      <w:numFmt w:val="decimal"/>
      <w:lvlText w:val=""/>
      <w:lvlJc w:val="left"/>
    </w:lvl>
    <w:lvl w:ilvl="2" w:tplc="3F3A102A">
      <w:numFmt w:val="decimal"/>
      <w:lvlText w:val=""/>
      <w:lvlJc w:val="left"/>
    </w:lvl>
    <w:lvl w:ilvl="3" w:tplc="78D03F58">
      <w:numFmt w:val="decimal"/>
      <w:lvlText w:val=""/>
      <w:lvlJc w:val="left"/>
    </w:lvl>
    <w:lvl w:ilvl="4" w:tplc="5DB44E86">
      <w:numFmt w:val="decimal"/>
      <w:lvlText w:val=""/>
      <w:lvlJc w:val="left"/>
    </w:lvl>
    <w:lvl w:ilvl="5" w:tplc="CCCE7126">
      <w:numFmt w:val="decimal"/>
      <w:lvlText w:val=""/>
      <w:lvlJc w:val="left"/>
    </w:lvl>
    <w:lvl w:ilvl="6" w:tplc="4FCA8D72">
      <w:numFmt w:val="decimal"/>
      <w:lvlText w:val=""/>
      <w:lvlJc w:val="left"/>
    </w:lvl>
    <w:lvl w:ilvl="7" w:tplc="BBFC49D8">
      <w:numFmt w:val="decimal"/>
      <w:lvlText w:val=""/>
      <w:lvlJc w:val="left"/>
    </w:lvl>
    <w:lvl w:ilvl="8" w:tplc="3528C312">
      <w:numFmt w:val="decimal"/>
      <w:lvlText w:val=""/>
      <w:lvlJc w:val="left"/>
    </w:lvl>
  </w:abstractNum>
  <w:abstractNum w:abstractNumId="1" w15:restartNumberingAfterBreak="0">
    <w:nsid w:val="145A7AE4"/>
    <w:multiLevelType w:val="multilevel"/>
    <w:tmpl w:val="8278D8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1290" w:hanging="864"/>
      </w:pPr>
      <w:rPr>
        <w:lang w:val="es-C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EBE0A18"/>
    <w:multiLevelType w:val="hybridMultilevel"/>
    <w:tmpl w:val="353A51EC"/>
    <w:lvl w:ilvl="0" w:tplc="9E0CD420">
      <w:start w:val="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082727"/>
    <w:multiLevelType w:val="hybridMultilevel"/>
    <w:tmpl w:val="562060B0"/>
    <w:lvl w:ilvl="0" w:tplc="C19E487E">
      <w:start w:val="1"/>
      <w:numFmt w:val="decimal"/>
      <w:pStyle w:val="CTNivel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AD08EF"/>
    <w:multiLevelType w:val="multilevel"/>
    <w:tmpl w:val="0A2CBC5A"/>
    <w:lvl w:ilvl="0">
      <w:start w:val="1"/>
      <w:numFmt w:val="decimal"/>
      <w:pStyle w:val="Heading1"/>
      <w:lvlText w:val="%1."/>
      <w:lvlJc w:val="left"/>
      <w:pPr>
        <w:tabs>
          <w:tab w:val="num" w:pos="0"/>
        </w:tabs>
        <w:ind w:left="1985" w:hanging="1985"/>
      </w:pPr>
      <w:rPr>
        <w:rFonts w:hint="default"/>
        <w:b/>
        <w:sz w:val="32"/>
        <w:szCs w:val="32"/>
        <w:lang w:val="en-US"/>
      </w:rPr>
    </w:lvl>
    <w:lvl w:ilvl="1">
      <w:start w:val="1"/>
      <w:numFmt w:val="decimal"/>
      <w:pStyle w:val="Heading2"/>
      <w:lvlText w:val="%1.%2."/>
      <w:lvlJc w:val="left"/>
      <w:pPr>
        <w:tabs>
          <w:tab w:val="num" w:pos="2978"/>
        </w:tabs>
        <w:ind w:left="2978" w:firstLine="0"/>
      </w:pPr>
      <w:rPr>
        <w:rFonts w:hint="default"/>
        <w:sz w:val="28"/>
      </w:rPr>
    </w:lvl>
    <w:lvl w:ilvl="2">
      <w:start w:val="1"/>
      <w:numFmt w:val="decimal"/>
      <w:pStyle w:val="Heading3"/>
      <w:lvlText w:val="%1.%2.%3."/>
      <w:lvlJc w:val="left"/>
      <w:pPr>
        <w:tabs>
          <w:tab w:val="num" w:pos="4820"/>
        </w:tabs>
        <w:ind w:left="4820" w:firstLine="0"/>
      </w:pPr>
      <w:rPr>
        <w:rFonts w:hint="default"/>
      </w:rPr>
    </w:lvl>
    <w:lvl w:ilvl="3">
      <w:start w:val="1"/>
      <w:numFmt w:val="decimal"/>
      <w:lvlText w:val="%1.%2.%3.%4."/>
      <w:lvlJc w:val="left"/>
      <w:pPr>
        <w:tabs>
          <w:tab w:val="num" w:pos="426"/>
        </w:tabs>
        <w:ind w:left="426"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29E31EB8"/>
    <w:multiLevelType w:val="hybridMultilevel"/>
    <w:tmpl w:val="9C6415DA"/>
    <w:lvl w:ilvl="0" w:tplc="B41E87DC">
      <w:start w:val="1"/>
      <w:numFmt w:val="decimal"/>
      <w:pStyle w:val="CTTitulot1"/>
      <w:lvlText w:val="%1.2."/>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A875249"/>
    <w:multiLevelType w:val="hybridMultilevel"/>
    <w:tmpl w:val="1DA6E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DC64E77"/>
    <w:multiLevelType w:val="multilevel"/>
    <w:tmpl w:val="3A3C5BAA"/>
    <w:lvl w:ilvl="0">
      <w:start w:val="1"/>
      <w:numFmt w:val="decimal"/>
      <w:pStyle w:val="EstiloTtulo1Azulcielo"/>
      <w:lvlText w:val="%1."/>
      <w:lvlJc w:val="left"/>
      <w:pPr>
        <w:tabs>
          <w:tab w:val="num" w:pos="360"/>
        </w:tabs>
        <w:ind w:left="360" w:hanging="360"/>
      </w:pPr>
    </w:lvl>
    <w:lvl w:ilvl="1">
      <w:start w:val="1"/>
      <w:numFmt w:val="decimal"/>
      <w:lvlText w:val="%1.%2"/>
      <w:lvlJc w:val="left"/>
      <w:pPr>
        <w:tabs>
          <w:tab w:val="num" w:pos="576"/>
        </w:tabs>
        <w:ind w:left="576" w:hanging="576"/>
      </w:pPr>
      <w:rPr>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5E4C42E0"/>
    <w:multiLevelType w:val="hybridMultilevel"/>
    <w:tmpl w:val="EEC0FBAC"/>
    <w:lvl w:ilvl="0" w:tplc="CF581696">
      <w:start w:val="1"/>
      <w:numFmt w:val="decimal"/>
      <w:pStyle w:val="CTTitulo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0B47C6"/>
    <w:multiLevelType w:val="hybridMultilevel"/>
    <w:tmpl w:val="FFFFFFFF"/>
    <w:lvl w:ilvl="0" w:tplc="A8741C4E">
      <w:start w:val="1"/>
      <w:numFmt w:val="decimal"/>
      <w:lvlText w:val="%1."/>
      <w:lvlJc w:val="left"/>
      <w:pPr>
        <w:ind w:left="720" w:hanging="360"/>
      </w:pPr>
    </w:lvl>
    <w:lvl w:ilvl="1" w:tplc="4FDAEE7A">
      <w:start w:val="1"/>
      <w:numFmt w:val="lowerLetter"/>
      <w:lvlText w:val="%2."/>
      <w:lvlJc w:val="left"/>
      <w:pPr>
        <w:ind w:left="1440" w:hanging="360"/>
      </w:pPr>
    </w:lvl>
    <w:lvl w:ilvl="2" w:tplc="86F25A18">
      <w:start w:val="1"/>
      <w:numFmt w:val="lowerRoman"/>
      <w:lvlText w:val="%3."/>
      <w:lvlJc w:val="right"/>
      <w:pPr>
        <w:ind w:left="2160" w:hanging="180"/>
      </w:pPr>
    </w:lvl>
    <w:lvl w:ilvl="3" w:tplc="AC86137A">
      <w:start w:val="1"/>
      <w:numFmt w:val="decimal"/>
      <w:lvlText w:val="%4."/>
      <w:lvlJc w:val="left"/>
      <w:pPr>
        <w:ind w:left="2880" w:hanging="360"/>
      </w:pPr>
    </w:lvl>
    <w:lvl w:ilvl="4" w:tplc="7C08AF2A">
      <w:start w:val="1"/>
      <w:numFmt w:val="lowerLetter"/>
      <w:lvlText w:val="%5."/>
      <w:lvlJc w:val="left"/>
      <w:pPr>
        <w:ind w:left="3600" w:hanging="360"/>
      </w:pPr>
    </w:lvl>
    <w:lvl w:ilvl="5" w:tplc="92DECE3A">
      <w:start w:val="1"/>
      <w:numFmt w:val="lowerRoman"/>
      <w:lvlText w:val="%6."/>
      <w:lvlJc w:val="right"/>
      <w:pPr>
        <w:ind w:left="4320" w:hanging="180"/>
      </w:pPr>
    </w:lvl>
    <w:lvl w:ilvl="6" w:tplc="0D2C8D02">
      <w:start w:val="1"/>
      <w:numFmt w:val="decimal"/>
      <w:lvlText w:val="%7."/>
      <w:lvlJc w:val="left"/>
      <w:pPr>
        <w:ind w:left="5040" w:hanging="360"/>
      </w:pPr>
    </w:lvl>
    <w:lvl w:ilvl="7" w:tplc="150487BA">
      <w:start w:val="1"/>
      <w:numFmt w:val="lowerLetter"/>
      <w:lvlText w:val="%8."/>
      <w:lvlJc w:val="left"/>
      <w:pPr>
        <w:ind w:left="5760" w:hanging="360"/>
      </w:pPr>
    </w:lvl>
    <w:lvl w:ilvl="8" w:tplc="5A84EA50">
      <w:start w:val="1"/>
      <w:numFmt w:val="lowerRoman"/>
      <w:lvlText w:val="%9."/>
      <w:lvlJc w:val="right"/>
      <w:pPr>
        <w:ind w:left="6480" w:hanging="180"/>
      </w:pPr>
    </w:lvl>
  </w:abstractNum>
  <w:abstractNum w:abstractNumId="10" w15:restartNumberingAfterBreak="0">
    <w:nsid w:val="69860AB5"/>
    <w:multiLevelType w:val="multilevel"/>
    <w:tmpl w:val="D13A40EE"/>
    <w:lvl w:ilvl="0">
      <w:start w:val="1"/>
      <w:numFmt w:val="decimal"/>
      <w:pStyle w:val="TestTitulo-Nivel3"/>
      <w:lvlText w:val="%1."/>
      <w:lvlJc w:val="left"/>
      <w:pPr>
        <w:ind w:left="360" w:hanging="360"/>
      </w:pPr>
    </w:lvl>
    <w:lvl w:ilvl="1">
      <w:start w:val="1"/>
      <w:numFmt w:val="decimal"/>
      <w:pStyle w:val="TestTitulo-Nivel2"/>
      <w:isLgl/>
      <w:lvlText w:val="%1.%2."/>
      <w:lvlJc w:val="left"/>
      <w:pPr>
        <w:ind w:left="360" w:hanging="360"/>
      </w:pPr>
    </w:lvl>
    <w:lvl w:ilvl="2">
      <w:start w:val="1"/>
      <w:numFmt w:val="decimal"/>
      <w:pStyle w:val="TestTitulo-Nivel3"/>
      <w:isLgl/>
      <w:lvlText w:val="%1.%2.%3."/>
      <w:lvlJc w:val="left"/>
      <w:pPr>
        <w:ind w:left="720" w:hanging="720"/>
      </w:pPr>
      <w:rPr>
        <w:b/>
        <w:bCs/>
      </w:r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1" w15:restartNumberingAfterBreak="0">
    <w:nsid w:val="70A37021"/>
    <w:multiLevelType w:val="hybridMultilevel"/>
    <w:tmpl w:val="1FB25640"/>
    <w:lvl w:ilvl="0" w:tplc="38FA5A6A">
      <w:numFmt w:val="bullet"/>
      <w:lvlText w:val="•"/>
      <w:lvlJc w:val="left"/>
      <w:pPr>
        <w:ind w:left="1068" w:hanging="708"/>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8DC5EBD"/>
    <w:multiLevelType w:val="hybridMultilevel"/>
    <w:tmpl w:val="58E0DD72"/>
    <w:lvl w:ilvl="0" w:tplc="7114A8C8">
      <w:start w:val="1"/>
      <w:numFmt w:val="bullet"/>
      <w:pStyle w:val="Objetoreunion"/>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360"/>
        </w:tabs>
        <w:ind w:left="360" w:hanging="360"/>
      </w:pPr>
      <w:rPr>
        <w:rFonts w:ascii="Courier New" w:hAnsi="Courier New" w:hint="default"/>
      </w:rPr>
    </w:lvl>
    <w:lvl w:ilvl="2" w:tplc="0C0A0005" w:tentative="1">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13" w15:restartNumberingAfterBreak="0">
    <w:nsid w:val="7C231D52"/>
    <w:multiLevelType w:val="hybridMultilevel"/>
    <w:tmpl w:val="8988A074"/>
    <w:lvl w:ilvl="0" w:tplc="9EE42C62">
      <w:start w:val="1"/>
      <w:numFmt w:val="decimal"/>
      <w:pStyle w:val="ExhibitLevel2"/>
      <w:lvlText w:val="%1."/>
      <w:legacy w:legacy="1" w:legacySpace="0" w:legacyIndent="360"/>
      <w:lvlJc w:val="left"/>
      <w:pPr>
        <w:ind w:left="360" w:hanging="360"/>
      </w:pPr>
      <w:rPr>
        <w:b/>
        <w:i w:val="0"/>
        <w:sz w:val="20"/>
      </w:rPr>
    </w:lvl>
    <w:lvl w:ilvl="1" w:tplc="EF96D240">
      <w:numFmt w:val="decimal"/>
      <w:lvlText w:val=""/>
      <w:lvlJc w:val="left"/>
    </w:lvl>
    <w:lvl w:ilvl="2" w:tplc="5A749978">
      <w:numFmt w:val="decimal"/>
      <w:lvlText w:val=""/>
      <w:lvlJc w:val="left"/>
    </w:lvl>
    <w:lvl w:ilvl="3" w:tplc="13EE0F0E">
      <w:numFmt w:val="decimal"/>
      <w:lvlText w:val=""/>
      <w:lvlJc w:val="left"/>
    </w:lvl>
    <w:lvl w:ilvl="4" w:tplc="DA56C6F6">
      <w:numFmt w:val="decimal"/>
      <w:lvlText w:val=""/>
      <w:lvlJc w:val="left"/>
    </w:lvl>
    <w:lvl w:ilvl="5" w:tplc="508470B0">
      <w:numFmt w:val="decimal"/>
      <w:lvlText w:val=""/>
      <w:lvlJc w:val="left"/>
    </w:lvl>
    <w:lvl w:ilvl="6" w:tplc="815E8640">
      <w:numFmt w:val="decimal"/>
      <w:lvlText w:val=""/>
      <w:lvlJc w:val="left"/>
    </w:lvl>
    <w:lvl w:ilvl="7" w:tplc="CCD8F618">
      <w:numFmt w:val="decimal"/>
      <w:lvlText w:val=""/>
      <w:lvlJc w:val="left"/>
    </w:lvl>
    <w:lvl w:ilvl="8" w:tplc="AE988E50">
      <w:numFmt w:val="decimal"/>
      <w:lvlText w:val=""/>
      <w:lvlJc w:val="left"/>
    </w:lvl>
  </w:abstractNum>
  <w:num w:numId="1" w16cid:durableId="739329073">
    <w:abstractNumId w:val="9"/>
  </w:num>
  <w:num w:numId="2" w16cid:durableId="1096367927">
    <w:abstractNumId w:val="12"/>
  </w:num>
  <w:num w:numId="3" w16cid:durableId="1775830378">
    <w:abstractNumId w:val="7"/>
  </w:num>
  <w:num w:numId="4" w16cid:durableId="2080668555">
    <w:abstractNumId w:val="0"/>
  </w:num>
  <w:num w:numId="5" w16cid:durableId="66804616">
    <w:abstractNumId w:val="1"/>
  </w:num>
  <w:num w:numId="6" w16cid:durableId="836925632">
    <w:abstractNumId w:val="4"/>
  </w:num>
  <w:num w:numId="7" w16cid:durableId="877625009">
    <w:abstractNumId w:val="13"/>
  </w:num>
  <w:num w:numId="8" w16cid:durableId="6609627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67859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62452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05011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52968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8232415">
    <w:abstractNumId w:val="2"/>
  </w:num>
  <w:num w:numId="14" w16cid:durableId="315766449">
    <w:abstractNumId w:val="4"/>
  </w:num>
  <w:num w:numId="15" w16cid:durableId="2018655195">
    <w:abstractNumId w:val="4"/>
  </w:num>
  <w:num w:numId="16" w16cid:durableId="357857186">
    <w:abstractNumId w:val="4"/>
  </w:num>
  <w:num w:numId="17" w16cid:durableId="1714115300">
    <w:abstractNumId w:val="4"/>
  </w:num>
  <w:num w:numId="18" w16cid:durableId="163250597">
    <w:abstractNumId w:val="4"/>
  </w:num>
  <w:num w:numId="19" w16cid:durableId="1258637705">
    <w:abstractNumId w:val="4"/>
  </w:num>
  <w:num w:numId="20" w16cid:durableId="863324056">
    <w:abstractNumId w:val="4"/>
  </w:num>
  <w:num w:numId="21" w16cid:durableId="1809782973">
    <w:abstractNumId w:val="4"/>
  </w:num>
  <w:num w:numId="22" w16cid:durableId="2115055110">
    <w:abstractNumId w:val="4"/>
  </w:num>
  <w:num w:numId="23" w16cid:durableId="2028553408">
    <w:abstractNumId w:val="4"/>
  </w:num>
  <w:num w:numId="24" w16cid:durableId="1565217636">
    <w:abstractNumId w:val="4"/>
  </w:num>
  <w:num w:numId="25" w16cid:durableId="1994286290">
    <w:abstractNumId w:val="4"/>
  </w:num>
  <w:num w:numId="26" w16cid:durableId="596795507">
    <w:abstractNumId w:val="4"/>
  </w:num>
  <w:num w:numId="27" w16cid:durableId="618877599">
    <w:abstractNumId w:val="4"/>
  </w:num>
  <w:num w:numId="28" w16cid:durableId="1589928405">
    <w:abstractNumId w:val="4"/>
  </w:num>
  <w:num w:numId="29" w16cid:durableId="627473784">
    <w:abstractNumId w:val="4"/>
  </w:num>
  <w:num w:numId="30" w16cid:durableId="777218894">
    <w:abstractNumId w:val="4"/>
  </w:num>
  <w:num w:numId="31" w16cid:durableId="14693268">
    <w:abstractNumId w:val="4"/>
  </w:num>
  <w:num w:numId="32" w16cid:durableId="439960245">
    <w:abstractNumId w:val="4"/>
  </w:num>
  <w:num w:numId="33" w16cid:durableId="1555307756">
    <w:abstractNumId w:val="6"/>
  </w:num>
  <w:num w:numId="34" w16cid:durableId="19623690">
    <w:abstractNumId w:val="11"/>
  </w:num>
  <w:num w:numId="35" w16cid:durableId="54355606">
    <w:abstractNumId w:val="4"/>
  </w:num>
  <w:num w:numId="36" w16cid:durableId="14288163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ltran Moreno Edison Yohagen">
    <w15:presenceInfo w15:providerId="AD" w15:userId="S::eybeltran@fntecnologia.com::5dec58d4-18be-4b19-91bb-8ac7c505a3bb"/>
  </w15:person>
  <w15:person w15:author="Moreno Mejia Juan Gabriel">
    <w15:presenceInfo w15:providerId="AD" w15:userId="S::jgmoreno@fanalca.com::be58bc92-7b38-45ff-88ab-3465cf29419b"/>
  </w15:person>
  <w15:person w15:author="Miranda Torres Lady Nayiby">
    <w15:presenceInfo w15:providerId="AD" w15:userId="S::lmiranda@ciudadlimpia.com.co::f8a0e38a-5406-41cc-be27-c86c31fe4b37"/>
  </w15:person>
  <w15:person w15:author="Perez Munoz Liliana Asceneth">
    <w15:presenceInfo w15:providerId="AD" w15:userId="S::aperez@ciudadlimpia.com.co::331fc680-d104-40cd-93e1-813fce1e1312"/>
  </w15:person>
  <w15:person w15:author="María Camila Moreno Rincón">
    <w15:presenceInfo w15:providerId="AD" w15:userId="S::maria.moreno@perceptio.net::af8523b2-4d80-4cc2-8421-e48ff40985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 w:vendorID="64" w:dllVersion="0" w:nlCheck="1" w:checkStyle="0"/>
  <w:activeWritingStyle w:appName="MSWord" w:lang="es-CO" w:vendorID="64" w:dllVersion="0" w:nlCheck="1" w:checkStyle="0"/>
  <w:activeWritingStyle w:appName="MSWord" w:lang="en-US" w:vendorID="64" w:dllVersion="0" w:nlCheck="1" w:checkStyle="0"/>
  <w:activeWritingStyle w:appName="MSWord" w:lang="es-A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comments" w:formatting="1" w:enforcement="0"/>
  <w:defaultTabStop w:val="708"/>
  <w:hyphenationZone w:val="425"/>
  <w:drawingGridHorizontalSpacing w:val="100"/>
  <w:displayHorizontalDrawingGridEvery w:val="2"/>
  <w:characterSpacingControl w:val="doNotCompress"/>
  <w:hdrShapeDefaults>
    <o:shapedefaults v:ext="edit" spidmax="2050">
      <o:colormru v:ext="edit" colors="#ccc,#00b0ca,#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21E"/>
    <w:rsid w:val="00000302"/>
    <w:rsid w:val="00000346"/>
    <w:rsid w:val="00000A44"/>
    <w:rsid w:val="0000144C"/>
    <w:rsid w:val="00001971"/>
    <w:rsid w:val="00001AE7"/>
    <w:rsid w:val="00001EDC"/>
    <w:rsid w:val="00001F56"/>
    <w:rsid w:val="00002487"/>
    <w:rsid w:val="00002749"/>
    <w:rsid w:val="0000282C"/>
    <w:rsid w:val="00002F2B"/>
    <w:rsid w:val="0000344E"/>
    <w:rsid w:val="000037C6"/>
    <w:rsid w:val="000039AA"/>
    <w:rsid w:val="00003BD8"/>
    <w:rsid w:val="000040CD"/>
    <w:rsid w:val="00004295"/>
    <w:rsid w:val="0000457E"/>
    <w:rsid w:val="00004782"/>
    <w:rsid w:val="00004909"/>
    <w:rsid w:val="00004B67"/>
    <w:rsid w:val="00004D67"/>
    <w:rsid w:val="00005190"/>
    <w:rsid w:val="000053F0"/>
    <w:rsid w:val="00005AE1"/>
    <w:rsid w:val="00005ECD"/>
    <w:rsid w:val="00005F03"/>
    <w:rsid w:val="000060A3"/>
    <w:rsid w:val="0000647A"/>
    <w:rsid w:val="00006643"/>
    <w:rsid w:val="00006743"/>
    <w:rsid w:val="0000687A"/>
    <w:rsid w:val="00006D28"/>
    <w:rsid w:val="00006F40"/>
    <w:rsid w:val="00007057"/>
    <w:rsid w:val="000071BC"/>
    <w:rsid w:val="000077B7"/>
    <w:rsid w:val="00010B14"/>
    <w:rsid w:val="00010B91"/>
    <w:rsid w:val="00010C5B"/>
    <w:rsid w:val="00010FB8"/>
    <w:rsid w:val="000110AC"/>
    <w:rsid w:val="00011571"/>
    <w:rsid w:val="000117D3"/>
    <w:rsid w:val="000117DB"/>
    <w:rsid w:val="00011A25"/>
    <w:rsid w:val="00011C9F"/>
    <w:rsid w:val="00011E01"/>
    <w:rsid w:val="00012051"/>
    <w:rsid w:val="000120F6"/>
    <w:rsid w:val="000127F4"/>
    <w:rsid w:val="00012895"/>
    <w:rsid w:val="00012B20"/>
    <w:rsid w:val="00012CA7"/>
    <w:rsid w:val="000135CB"/>
    <w:rsid w:val="000137C3"/>
    <w:rsid w:val="00013BC4"/>
    <w:rsid w:val="00013C5C"/>
    <w:rsid w:val="00013CE4"/>
    <w:rsid w:val="00013DD9"/>
    <w:rsid w:val="0001419E"/>
    <w:rsid w:val="0001430E"/>
    <w:rsid w:val="000143FF"/>
    <w:rsid w:val="00014A65"/>
    <w:rsid w:val="00014F1C"/>
    <w:rsid w:val="00014FB7"/>
    <w:rsid w:val="000155F7"/>
    <w:rsid w:val="00015AF1"/>
    <w:rsid w:val="00015CA6"/>
    <w:rsid w:val="00015D23"/>
    <w:rsid w:val="00015E96"/>
    <w:rsid w:val="00016043"/>
    <w:rsid w:val="00016113"/>
    <w:rsid w:val="000162FD"/>
    <w:rsid w:val="00016830"/>
    <w:rsid w:val="000168FF"/>
    <w:rsid w:val="00016901"/>
    <w:rsid w:val="00017443"/>
    <w:rsid w:val="00017AA6"/>
    <w:rsid w:val="00017F25"/>
    <w:rsid w:val="00020136"/>
    <w:rsid w:val="00020961"/>
    <w:rsid w:val="00020D1B"/>
    <w:rsid w:val="0002108D"/>
    <w:rsid w:val="0002156A"/>
    <w:rsid w:val="00021787"/>
    <w:rsid w:val="00021B2C"/>
    <w:rsid w:val="00021B31"/>
    <w:rsid w:val="00021C00"/>
    <w:rsid w:val="00021E77"/>
    <w:rsid w:val="00021EA7"/>
    <w:rsid w:val="00022834"/>
    <w:rsid w:val="00022A37"/>
    <w:rsid w:val="0002321B"/>
    <w:rsid w:val="00023527"/>
    <w:rsid w:val="000235FE"/>
    <w:rsid w:val="0002410F"/>
    <w:rsid w:val="000241BC"/>
    <w:rsid w:val="000245C0"/>
    <w:rsid w:val="00024A0C"/>
    <w:rsid w:val="00024E16"/>
    <w:rsid w:val="00024E21"/>
    <w:rsid w:val="00024F3D"/>
    <w:rsid w:val="00025074"/>
    <w:rsid w:val="00025A48"/>
    <w:rsid w:val="00025F02"/>
    <w:rsid w:val="0002605D"/>
    <w:rsid w:val="000265AE"/>
    <w:rsid w:val="000267D7"/>
    <w:rsid w:val="000267DC"/>
    <w:rsid w:val="00026945"/>
    <w:rsid w:val="00026A27"/>
    <w:rsid w:val="00026EEC"/>
    <w:rsid w:val="00027048"/>
    <w:rsid w:val="000273E4"/>
    <w:rsid w:val="00027616"/>
    <w:rsid w:val="000279FA"/>
    <w:rsid w:val="00027A40"/>
    <w:rsid w:val="00027A77"/>
    <w:rsid w:val="0003009D"/>
    <w:rsid w:val="00030A59"/>
    <w:rsid w:val="00030A94"/>
    <w:rsid w:val="00030BA7"/>
    <w:rsid w:val="000315A6"/>
    <w:rsid w:val="00031CBD"/>
    <w:rsid w:val="00031D09"/>
    <w:rsid w:val="00031D28"/>
    <w:rsid w:val="00031F16"/>
    <w:rsid w:val="00032384"/>
    <w:rsid w:val="000323DC"/>
    <w:rsid w:val="0003259B"/>
    <w:rsid w:val="000328E6"/>
    <w:rsid w:val="000333E3"/>
    <w:rsid w:val="00033784"/>
    <w:rsid w:val="000339C6"/>
    <w:rsid w:val="00033CB8"/>
    <w:rsid w:val="00033EBF"/>
    <w:rsid w:val="000343FE"/>
    <w:rsid w:val="0003474F"/>
    <w:rsid w:val="00034968"/>
    <w:rsid w:val="00034B80"/>
    <w:rsid w:val="00034BD7"/>
    <w:rsid w:val="00034BD9"/>
    <w:rsid w:val="00034D77"/>
    <w:rsid w:val="000352E4"/>
    <w:rsid w:val="00035317"/>
    <w:rsid w:val="00035354"/>
    <w:rsid w:val="00035449"/>
    <w:rsid w:val="0003560A"/>
    <w:rsid w:val="00035723"/>
    <w:rsid w:val="00035B42"/>
    <w:rsid w:val="00035C41"/>
    <w:rsid w:val="00035F58"/>
    <w:rsid w:val="0003605C"/>
    <w:rsid w:val="0003645D"/>
    <w:rsid w:val="0003674C"/>
    <w:rsid w:val="00036E01"/>
    <w:rsid w:val="000370C7"/>
    <w:rsid w:val="000376BE"/>
    <w:rsid w:val="00037739"/>
    <w:rsid w:val="00037A74"/>
    <w:rsid w:val="00037C52"/>
    <w:rsid w:val="00037C81"/>
    <w:rsid w:val="0004000A"/>
    <w:rsid w:val="000401C3"/>
    <w:rsid w:val="000404AF"/>
    <w:rsid w:val="00040645"/>
    <w:rsid w:val="00040890"/>
    <w:rsid w:val="00040E1E"/>
    <w:rsid w:val="00041160"/>
    <w:rsid w:val="00041404"/>
    <w:rsid w:val="0004150C"/>
    <w:rsid w:val="0004164B"/>
    <w:rsid w:val="00041738"/>
    <w:rsid w:val="0004198B"/>
    <w:rsid w:val="00041B45"/>
    <w:rsid w:val="00041B81"/>
    <w:rsid w:val="0004233A"/>
    <w:rsid w:val="0004238B"/>
    <w:rsid w:val="000424EC"/>
    <w:rsid w:val="0004256F"/>
    <w:rsid w:val="000429D5"/>
    <w:rsid w:val="00042B78"/>
    <w:rsid w:val="000431E9"/>
    <w:rsid w:val="000433AA"/>
    <w:rsid w:val="00043A81"/>
    <w:rsid w:val="00043CFC"/>
    <w:rsid w:val="00043D06"/>
    <w:rsid w:val="00043EFE"/>
    <w:rsid w:val="00044132"/>
    <w:rsid w:val="000441B4"/>
    <w:rsid w:val="000444E6"/>
    <w:rsid w:val="00044571"/>
    <w:rsid w:val="000447D5"/>
    <w:rsid w:val="00044948"/>
    <w:rsid w:val="00044C20"/>
    <w:rsid w:val="00044C5A"/>
    <w:rsid w:val="00044F2C"/>
    <w:rsid w:val="0004543E"/>
    <w:rsid w:val="00045696"/>
    <w:rsid w:val="00045806"/>
    <w:rsid w:val="000458CA"/>
    <w:rsid w:val="00046063"/>
    <w:rsid w:val="0004632A"/>
    <w:rsid w:val="00046423"/>
    <w:rsid w:val="00046458"/>
    <w:rsid w:val="000465FB"/>
    <w:rsid w:val="00047726"/>
    <w:rsid w:val="00047925"/>
    <w:rsid w:val="00047D48"/>
    <w:rsid w:val="00047D4E"/>
    <w:rsid w:val="00050271"/>
    <w:rsid w:val="0005066A"/>
    <w:rsid w:val="00050830"/>
    <w:rsid w:val="0005089D"/>
    <w:rsid w:val="00050B31"/>
    <w:rsid w:val="00050CF6"/>
    <w:rsid w:val="00050DA3"/>
    <w:rsid w:val="00050DCC"/>
    <w:rsid w:val="000517DE"/>
    <w:rsid w:val="00051A8B"/>
    <w:rsid w:val="00051C40"/>
    <w:rsid w:val="00052019"/>
    <w:rsid w:val="000520C0"/>
    <w:rsid w:val="0005296A"/>
    <w:rsid w:val="000529FF"/>
    <w:rsid w:val="00052CAE"/>
    <w:rsid w:val="00053110"/>
    <w:rsid w:val="00053261"/>
    <w:rsid w:val="000538FA"/>
    <w:rsid w:val="000539F1"/>
    <w:rsid w:val="00053C1D"/>
    <w:rsid w:val="00054AA2"/>
    <w:rsid w:val="00054B3A"/>
    <w:rsid w:val="00055408"/>
    <w:rsid w:val="0005553C"/>
    <w:rsid w:val="000555A3"/>
    <w:rsid w:val="0005643D"/>
    <w:rsid w:val="00056960"/>
    <w:rsid w:val="00056F04"/>
    <w:rsid w:val="0005728C"/>
    <w:rsid w:val="00057313"/>
    <w:rsid w:val="000576FE"/>
    <w:rsid w:val="000578ED"/>
    <w:rsid w:val="000579D2"/>
    <w:rsid w:val="00057E2C"/>
    <w:rsid w:val="00060232"/>
    <w:rsid w:val="00060249"/>
    <w:rsid w:val="00060350"/>
    <w:rsid w:val="000603FB"/>
    <w:rsid w:val="00060798"/>
    <w:rsid w:val="000608BD"/>
    <w:rsid w:val="00060CFD"/>
    <w:rsid w:val="00060EF8"/>
    <w:rsid w:val="00060FB8"/>
    <w:rsid w:val="000610DA"/>
    <w:rsid w:val="00061589"/>
    <w:rsid w:val="0006158A"/>
    <w:rsid w:val="00061676"/>
    <w:rsid w:val="00061786"/>
    <w:rsid w:val="000618D0"/>
    <w:rsid w:val="0006195F"/>
    <w:rsid w:val="00061C28"/>
    <w:rsid w:val="0006263E"/>
    <w:rsid w:val="00062775"/>
    <w:rsid w:val="00062C62"/>
    <w:rsid w:val="00062CEA"/>
    <w:rsid w:val="00062EDE"/>
    <w:rsid w:val="0006345D"/>
    <w:rsid w:val="00063463"/>
    <w:rsid w:val="0006352E"/>
    <w:rsid w:val="000635C4"/>
    <w:rsid w:val="00063783"/>
    <w:rsid w:val="000637FB"/>
    <w:rsid w:val="000639F5"/>
    <w:rsid w:val="00063D83"/>
    <w:rsid w:val="00063E5B"/>
    <w:rsid w:val="00063FF5"/>
    <w:rsid w:val="0006478D"/>
    <w:rsid w:val="00064909"/>
    <w:rsid w:val="00064BFF"/>
    <w:rsid w:val="00064E16"/>
    <w:rsid w:val="000650F7"/>
    <w:rsid w:val="000653C3"/>
    <w:rsid w:val="00065486"/>
    <w:rsid w:val="0006584C"/>
    <w:rsid w:val="00065E0E"/>
    <w:rsid w:val="00066793"/>
    <w:rsid w:val="000669A0"/>
    <w:rsid w:val="00066F3B"/>
    <w:rsid w:val="000671CD"/>
    <w:rsid w:val="00067522"/>
    <w:rsid w:val="00067A2F"/>
    <w:rsid w:val="00067B07"/>
    <w:rsid w:val="000701D1"/>
    <w:rsid w:val="0007038D"/>
    <w:rsid w:val="000706AA"/>
    <w:rsid w:val="00070866"/>
    <w:rsid w:val="00070FD2"/>
    <w:rsid w:val="00071023"/>
    <w:rsid w:val="00071320"/>
    <w:rsid w:val="00071A91"/>
    <w:rsid w:val="00072762"/>
    <w:rsid w:val="000727B8"/>
    <w:rsid w:val="000736D2"/>
    <w:rsid w:val="00073A9A"/>
    <w:rsid w:val="000744EC"/>
    <w:rsid w:val="000746B3"/>
    <w:rsid w:val="0007514E"/>
    <w:rsid w:val="000753F5"/>
    <w:rsid w:val="00075622"/>
    <w:rsid w:val="000760B7"/>
    <w:rsid w:val="00076420"/>
    <w:rsid w:val="000769FA"/>
    <w:rsid w:val="00076F0D"/>
    <w:rsid w:val="0007747C"/>
    <w:rsid w:val="00077576"/>
    <w:rsid w:val="0007763C"/>
    <w:rsid w:val="0007771F"/>
    <w:rsid w:val="00077A82"/>
    <w:rsid w:val="00077E13"/>
    <w:rsid w:val="000802F4"/>
    <w:rsid w:val="000803A3"/>
    <w:rsid w:val="000804B4"/>
    <w:rsid w:val="00080862"/>
    <w:rsid w:val="0008154E"/>
    <w:rsid w:val="000816D9"/>
    <w:rsid w:val="0008171D"/>
    <w:rsid w:val="0008172C"/>
    <w:rsid w:val="00081A98"/>
    <w:rsid w:val="00082043"/>
    <w:rsid w:val="0008235F"/>
    <w:rsid w:val="00082429"/>
    <w:rsid w:val="00082AA5"/>
    <w:rsid w:val="00082AC6"/>
    <w:rsid w:val="000833B1"/>
    <w:rsid w:val="00083590"/>
    <w:rsid w:val="00083D44"/>
    <w:rsid w:val="00084599"/>
    <w:rsid w:val="00084777"/>
    <w:rsid w:val="00084CF8"/>
    <w:rsid w:val="00085178"/>
    <w:rsid w:val="000851B8"/>
    <w:rsid w:val="000854A3"/>
    <w:rsid w:val="000859ED"/>
    <w:rsid w:val="00086072"/>
    <w:rsid w:val="00086104"/>
    <w:rsid w:val="00086303"/>
    <w:rsid w:val="000866A3"/>
    <w:rsid w:val="000868C5"/>
    <w:rsid w:val="00086954"/>
    <w:rsid w:val="0008695E"/>
    <w:rsid w:val="00086FF4"/>
    <w:rsid w:val="00087053"/>
    <w:rsid w:val="0008709C"/>
    <w:rsid w:val="00087988"/>
    <w:rsid w:val="00087A8A"/>
    <w:rsid w:val="00090215"/>
    <w:rsid w:val="000902AD"/>
    <w:rsid w:val="00090689"/>
    <w:rsid w:val="00090701"/>
    <w:rsid w:val="00090B9E"/>
    <w:rsid w:val="000913EB"/>
    <w:rsid w:val="0009147B"/>
    <w:rsid w:val="000918E9"/>
    <w:rsid w:val="00091B31"/>
    <w:rsid w:val="00091C25"/>
    <w:rsid w:val="00091FD1"/>
    <w:rsid w:val="00091FEC"/>
    <w:rsid w:val="00092293"/>
    <w:rsid w:val="00092595"/>
    <w:rsid w:val="0009358D"/>
    <w:rsid w:val="00093666"/>
    <w:rsid w:val="0009377C"/>
    <w:rsid w:val="000941BA"/>
    <w:rsid w:val="0009425F"/>
    <w:rsid w:val="000944A6"/>
    <w:rsid w:val="0009473A"/>
    <w:rsid w:val="00094872"/>
    <w:rsid w:val="00094FC9"/>
    <w:rsid w:val="000951E3"/>
    <w:rsid w:val="0009553E"/>
    <w:rsid w:val="00095570"/>
    <w:rsid w:val="000958C8"/>
    <w:rsid w:val="00096243"/>
    <w:rsid w:val="000967A1"/>
    <w:rsid w:val="000967D0"/>
    <w:rsid w:val="0009690E"/>
    <w:rsid w:val="00096B7B"/>
    <w:rsid w:val="000977D4"/>
    <w:rsid w:val="00097BD4"/>
    <w:rsid w:val="000A01BD"/>
    <w:rsid w:val="000A040F"/>
    <w:rsid w:val="000A07CC"/>
    <w:rsid w:val="000A0DCE"/>
    <w:rsid w:val="000A1025"/>
    <w:rsid w:val="000A112B"/>
    <w:rsid w:val="000A1515"/>
    <w:rsid w:val="000A1C75"/>
    <w:rsid w:val="000A1D80"/>
    <w:rsid w:val="000A1F31"/>
    <w:rsid w:val="000A1FF3"/>
    <w:rsid w:val="000A23FE"/>
    <w:rsid w:val="000A2A2B"/>
    <w:rsid w:val="000A2A92"/>
    <w:rsid w:val="000A2BE5"/>
    <w:rsid w:val="000A2C47"/>
    <w:rsid w:val="000A2DB9"/>
    <w:rsid w:val="000A2F31"/>
    <w:rsid w:val="000A30C9"/>
    <w:rsid w:val="000A3107"/>
    <w:rsid w:val="000A3372"/>
    <w:rsid w:val="000A39B7"/>
    <w:rsid w:val="000A39CA"/>
    <w:rsid w:val="000A42CB"/>
    <w:rsid w:val="000A4472"/>
    <w:rsid w:val="000A51C1"/>
    <w:rsid w:val="000A54AC"/>
    <w:rsid w:val="000A558A"/>
    <w:rsid w:val="000A590D"/>
    <w:rsid w:val="000A5C13"/>
    <w:rsid w:val="000A5D8F"/>
    <w:rsid w:val="000A5EA9"/>
    <w:rsid w:val="000A6171"/>
    <w:rsid w:val="000A6270"/>
    <w:rsid w:val="000A6334"/>
    <w:rsid w:val="000A6829"/>
    <w:rsid w:val="000A7059"/>
    <w:rsid w:val="000A71CD"/>
    <w:rsid w:val="000A7841"/>
    <w:rsid w:val="000B0116"/>
    <w:rsid w:val="000B0253"/>
    <w:rsid w:val="000B0A75"/>
    <w:rsid w:val="000B0B4E"/>
    <w:rsid w:val="000B1357"/>
    <w:rsid w:val="000B145A"/>
    <w:rsid w:val="000B160F"/>
    <w:rsid w:val="000B1610"/>
    <w:rsid w:val="000B177F"/>
    <w:rsid w:val="000B1836"/>
    <w:rsid w:val="000B1E6F"/>
    <w:rsid w:val="000B1EA3"/>
    <w:rsid w:val="000B2054"/>
    <w:rsid w:val="000B2224"/>
    <w:rsid w:val="000B297C"/>
    <w:rsid w:val="000B2C30"/>
    <w:rsid w:val="000B2D85"/>
    <w:rsid w:val="000B2E89"/>
    <w:rsid w:val="000B33A6"/>
    <w:rsid w:val="000B33E2"/>
    <w:rsid w:val="000B3732"/>
    <w:rsid w:val="000B3812"/>
    <w:rsid w:val="000B39C7"/>
    <w:rsid w:val="000B3F97"/>
    <w:rsid w:val="000B42BA"/>
    <w:rsid w:val="000B4339"/>
    <w:rsid w:val="000B4728"/>
    <w:rsid w:val="000B4967"/>
    <w:rsid w:val="000B4EE4"/>
    <w:rsid w:val="000B5019"/>
    <w:rsid w:val="000B5301"/>
    <w:rsid w:val="000B549D"/>
    <w:rsid w:val="000B560C"/>
    <w:rsid w:val="000B57A0"/>
    <w:rsid w:val="000B5933"/>
    <w:rsid w:val="000B5AED"/>
    <w:rsid w:val="000B5ED2"/>
    <w:rsid w:val="000B5FF2"/>
    <w:rsid w:val="000B60DF"/>
    <w:rsid w:val="000B6982"/>
    <w:rsid w:val="000B6D84"/>
    <w:rsid w:val="000B7064"/>
    <w:rsid w:val="000B78E6"/>
    <w:rsid w:val="000B7A7F"/>
    <w:rsid w:val="000C00B8"/>
    <w:rsid w:val="000C01A8"/>
    <w:rsid w:val="000C033D"/>
    <w:rsid w:val="000C0349"/>
    <w:rsid w:val="000C036F"/>
    <w:rsid w:val="000C04E5"/>
    <w:rsid w:val="000C07CC"/>
    <w:rsid w:val="000C07DE"/>
    <w:rsid w:val="000C0872"/>
    <w:rsid w:val="000C0C12"/>
    <w:rsid w:val="000C0C89"/>
    <w:rsid w:val="000C107A"/>
    <w:rsid w:val="000C1347"/>
    <w:rsid w:val="000C1A3D"/>
    <w:rsid w:val="000C2280"/>
    <w:rsid w:val="000C24C3"/>
    <w:rsid w:val="000C25B4"/>
    <w:rsid w:val="000C289D"/>
    <w:rsid w:val="000C2959"/>
    <w:rsid w:val="000C2C22"/>
    <w:rsid w:val="000C2DC5"/>
    <w:rsid w:val="000C2F54"/>
    <w:rsid w:val="000C2F79"/>
    <w:rsid w:val="000C316B"/>
    <w:rsid w:val="000C345B"/>
    <w:rsid w:val="000C37E7"/>
    <w:rsid w:val="000C3EC4"/>
    <w:rsid w:val="000C3F28"/>
    <w:rsid w:val="000C4055"/>
    <w:rsid w:val="000C4283"/>
    <w:rsid w:val="000C4544"/>
    <w:rsid w:val="000C45B6"/>
    <w:rsid w:val="000C4804"/>
    <w:rsid w:val="000C4949"/>
    <w:rsid w:val="000C49CD"/>
    <w:rsid w:val="000C4A9F"/>
    <w:rsid w:val="000C4AB2"/>
    <w:rsid w:val="000C4D90"/>
    <w:rsid w:val="000C4EC3"/>
    <w:rsid w:val="000C532A"/>
    <w:rsid w:val="000C59A4"/>
    <w:rsid w:val="000C5BD5"/>
    <w:rsid w:val="000C5C0D"/>
    <w:rsid w:val="000C5D49"/>
    <w:rsid w:val="000C6266"/>
    <w:rsid w:val="000C629D"/>
    <w:rsid w:val="000C6308"/>
    <w:rsid w:val="000C657E"/>
    <w:rsid w:val="000C667C"/>
    <w:rsid w:val="000C67C8"/>
    <w:rsid w:val="000C68F5"/>
    <w:rsid w:val="000C6C48"/>
    <w:rsid w:val="000C724D"/>
    <w:rsid w:val="000C7407"/>
    <w:rsid w:val="000C7F9E"/>
    <w:rsid w:val="000D00A6"/>
    <w:rsid w:val="000D0355"/>
    <w:rsid w:val="000D0BF7"/>
    <w:rsid w:val="000D0E00"/>
    <w:rsid w:val="000D0F5C"/>
    <w:rsid w:val="000D1246"/>
    <w:rsid w:val="000D133D"/>
    <w:rsid w:val="000D1467"/>
    <w:rsid w:val="000D1630"/>
    <w:rsid w:val="000D166E"/>
    <w:rsid w:val="000D184E"/>
    <w:rsid w:val="000D18A0"/>
    <w:rsid w:val="000D19C9"/>
    <w:rsid w:val="000D1B7F"/>
    <w:rsid w:val="000D1D3A"/>
    <w:rsid w:val="000D208C"/>
    <w:rsid w:val="000D20CC"/>
    <w:rsid w:val="000D238A"/>
    <w:rsid w:val="000D2901"/>
    <w:rsid w:val="000D2B67"/>
    <w:rsid w:val="000D3346"/>
    <w:rsid w:val="000D343B"/>
    <w:rsid w:val="000D3455"/>
    <w:rsid w:val="000D37C3"/>
    <w:rsid w:val="000D3814"/>
    <w:rsid w:val="000D3826"/>
    <w:rsid w:val="000D3E96"/>
    <w:rsid w:val="000D463A"/>
    <w:rsid w:val="000D474F"/>
    <w:rsid w:val="000D48DE"/>
    <w:rsid w:val="000D4E55"/>
    <w:rsid w:val="000D51B4"/>
    <w:rsid w:val="000D5280"/>
    <w:rsid w:val="000D52C6"/>
    <w:rsid w:val="000D5557"/>
    <w:rsid w:val="000D580F"/>
    <w:rsid w:val="000D5CA0"/>
    <w:rsid w:val="000D63AA"/>
    <w:rsid w:val="000D681C"/>
    <w:rsid w:val="000D6AA6"/>
    <w:rsid w:val="000D6AAF"/>
    <w:rsid w:val="000D6D18"/>
    <w:rsid w:val="000D6F4F"/>
    <w:rsid w:val="000D76DD"/>
    <w:rsid w:val="000D7B22"/>
    <w:rsid w:val="000D7DF6"/>
    <w:rsid w:val="000E0410"/>
    <w:rsid w:val="000E0847"/>
    <w:rsid w:val="000E0D0F"/>
    <w:rsid w:val="000E0E66"/>
    <w:rsid w:val="000E0F4D"/>
    <w:rsid w:val="000E10B9"/>
    <w:rsid w:val="000E1352"/>
    <w:rsid w:val="000E1BBC"/>
    <w:rsid w:val="000E1E8E"/>
    <w:rsid w:val="000E2184"/>
    <w:rsid w:val="000E23F8"/>
    <w:rsid w:val="000E2594"/>
    <w:rsid w:val="000E2889"/>
    <w:rsid w:val="000E288A"/>
    <w:rsid w:val="000E2B8F"/>
    <w:rsid w:val="000E3354"/>
    <w:rsid w:val="000E3D9F"/>
    <w:rsid w:val="000E40CA"/>
    <w:rsid w:val="000E470C"/>
    <w:rsid w:val="000E4BAC"/>
    <w:rsid w:val="000E4D68"/>
    <w:rsid w:val="000E51A3"/>
    <w:rsid w:val="000E52B5"/>
    <w:rsid w:val="000E5658"/>
    <w:rsid w:val="000E5C99"/>
    <w:rsid w:val="000E5D10"/>
    <w:rsid w:val="000E5FF6"/>
    <w:rsid w:val="000E6104"/>
    <w:rsid w:val="000E6302"/>
    <w:rsid w:val="000E630D"/>
    <w:rsid w:val="000E6472"/>
    <w:rsid w:val="000E67E0"/>
    <w:rsid w:val="000E68DF"/>
    <w:rsid w:val="000E6908"/>
    <w:rsid w:val="000E6E6A"/>
    <w:rsid w:val="000E7269"/>
    <w:rsid w:val="000E729F"/>
    <w:rsid w:val="000E7830"/>
    <w:rsid w:val="000E7A82"/>
    <w:rsid w:val="000F05C1"/>
    <w:rsid w:val="000F0833"/>
    <w:rsid w:val="000F0915"/>
    <w:rsid w:val="000F09E0"/>
    <w:rsid w:val="000F0EE6"/>
    <w:rsid w:val="000F0F67"/>
    <w:rsid w:val="000F0FD4"/>
    <w:rsid w:val="000F17BD"/>
    <w:rsid w:val="000F1883"/>
    <w:rsid w:val="000F1ABF"/>
    <w:rsid w:val="000F1B8B"/>
    <w:rsid w:val="000F1D51"/>
    <w:rsid w:val="000F24B7"/>
    <w:rsid w:val="000F2538"/>
    <w:rsid w:val="000F2569"/>
    <w:rsid w:val="000F29A1"/>
    <w:rsid w:val="000F3183"/>
    <w:rsid w:val="000F341A"/>
    <w:rsid w:val="000F38EE"/>
    <w:rsid w:val="000F3B65"/>
    <w:rsid w:val="000F4194"/>
    <w:rsid w:val="000F47A8"/>
    <w:rsid w:val="000F484B"/>
    <w:rsid w:val="000F4E8F"/>
    <w:rsid w:val="000F4FD9"/>
    <w:rsid w:val="000F5A09"/>
    <w:rsid w:val="000F5B9E"/>
    <w:rsid w:val="000F5C4F"/>
    <w:rsid w:val="000F5D0E"/>
    <w:rsid w:val="000F66E6"/>
    <w:rsid w:val="000F70D0"/>
    <w:rsid w:val="000F7191"/>
    <w:rsid w:val="000F7364"/>
    <w:rsid w:val="000F73BD"/>
    <w:rsid w:val="000F78DC"/>
    <w:rsid w:val="000F7C8C"/>
    <w:rsid w:val="001002DE"/>
    <w:rsid w:val="00100388"/>
    <w:rsid w:val="00100389"/>
    <w:rsid w:val="0010042F"/>
    <w:rsid w:val="001004D1"/>
    <w:rsid w:val="001008A8"/>
    <w:rsid w:val="00100BE8"/>
    <w:rsid w:val="00100CEE"/>
    <w:rsid w:val="00100D8E"/>
    <w:rsid w:val="001010D9"/>
    <w:rsid w:val="001017B7"/>
    <w:rsid w:val="00101FE4"/>
    <w:rsid w:val="0010213F"/>
    <w:rsid w:val="0010238D"/>
    <w:rsid w:val="0010242E"/>
    <w:rsid w:val="00102F48"/>
    <w:rsid w:val="001030C9"/>
    <w:rsid w:val="00103129"/>
    <w:rsid w:val="0010328B"/>
    <w:rsid w:val="0010342D"/>
    <w:rsid w:val="00103B20"/>
    <w:rsid w:val="00103BCC"/>
    <w:rsid w:val="00103C65"/>
    <w:rsid w:val="00103D95"/>
    <w:rsid w:val="00103DC5"/>
    <w:rsid w:val="00103E18"/>
    <w:rsid w:val="0010487A"/>
    <w:rsid w:val="00104AE6"/>
    <w:rsid w:val="00104F30"/>
    <w:rsid w:val="00104F8E"/>
    <w:rsid w:val="001051D1"/>
    <w:rsid w:val="001052F0"/>
    <w:rsid w:val="001053C2"/>
    <w:rsid w:val="0010546A"/>
    <w:rsid w:val="001059E3"/>
    <w:rsid w:val="0010690B"/>
    <w:rsid w:val="00106A82"/>
    <w:rsid w:val="00106D1C"/>
    <w:rsid w:val="0010717A"/>
    <w:rsid w:val="00107279"/>
    <w:rsid w:val="00107329"/>
    <w:rsid w:val="00107E01"/>
    <w:rsid w:val="0011005E"/>
    <w:rsid w:val="00110BAB"/>
    <w:rsid w:val="00111081"/>
    <w:rsid w:val="00111083"/>
    <w:rsid w:val="001110AF"/>
    <w:rsid w:val="00111213"/>
    <w:rsid w:val="00111677"/>
    <w:rsid w:val="0011186C"/>
    <w:rsid w:val="00111FCA"/>
    <w:rsid w:val="00112343"/>
    <w:rsid w:val="001127B6"/>
    <w:rsid w:val="00112CA4"/>
    <w:rsid w:val="001130F1"/>
    <w:rsid w:val="00113796"/>
    <w:rsid w:val="001137EB"/>
    <w:rsid w:val="00113E41"/>
    <w:rsid w:val="00114026"/>
    <w:rsid w:val="001140E8"/>
    <w:rsid w:val="00114850"/>
    <w:rsid w:val="00114C20"/>
    <w:rsid w:val="00114DBC"/>
    <w:rsid w:val="001150B2"/>
    <w:rsid w:val="00115247"/>
    <w:rsid w:val="0011547E"/>
    <w:rsid w:val="001154A2"/>
    <w:rsid w:val="00115CF8"/>
    <w:rsid w:val="00115D70"/>
    <w:rsid w:val="00115FB0"/>
    <w:rsid w:val="00116042"/>
    <w:rsid w:val="001160EB"/>
    <w:rsid w:val="0011618B"/>
    <w:rsid w:val="0011627D"/>
    <w:rsid w:val="001162D4"/>
    <w:rsid w:val="001163E5"/>
    <w:rsid w:val="00116A34"/>
    <w:rsid w:val="00116B1F"/>
    <w:rsid w:val="00116D6C"/>
    <w:rsid w:val="0011775A"/>
    <w:rsid w:val="00117A01"/>
    <w:rsid w:val="00117F02"/>
    <w:rsid w:val="0012019D"/>
    <w:rsid w:val="001205C5"/>
    <w:rsid w:val="001214D4"/>
    <w:rsid w:val="0012190C"/>
    <w:rsid w:val="00121F99"/>
    <w:rsid w:val="0012203B"/>
    <w:rsid w:val="0012227F"/>
    <w:rsid w:val="00122309"/>
    <w:rsid w:val="001223F7"/>
    <w:rsid w:val="00122E4F"/>
    <w:rsid w:val="00122F50"/>
    <w:rsid w:val="00123272"/>
    <w:rsid w:val="00123368"/>
    <w:rsid w:val="001237AD"/>
    <w:rsid w:val="00123819"/>
    <w:rsid w:val="00123975"/>
    <w:rsid w:val="00123CF6"/>
    <w:rsid w:val="00124201"/>
    <w:rsid w:val="00124B5E"/>
    <w:rsid w:val="00124C61"/>
    <w:rsid w:val="00124EBA"/>
    <w:rsid w:val="00124EEB"/>
    <w:rsid w:val="00124FB5"/>
    <w:rsid w:val="00124FE2"/>
    <w:rsid w:val="001250DB"/>
    <w:rsid w:val="0012526C"/>
    <w:rsid w:val="00125311"/>
    <w:rsid w:val="0012556F"/>
    <w:rsid w:val="001257CE"/>
    <w:rsid w:val="00126128"/>
    <w:rsid w:val="0012677B"/>
    <w:rsid w:val="0012682B"/>
    <w:rsid w:val="00126DEB"/>
    <w:rsid w:val="00127055"/>
    <w:rsid w:val="001277F0"/>
    <w:rsid w:val="00127D32"/>
    <w:rsid w:val="00127FBD"/>
    <w:rsid w:val="00130B54"/>
    <w:rsid w:val="00130B86"/>
    <w:rsid w:val="001310C6"/>
    <w:rsid w:val="00131312"/>
    <w:rsid w:val="001313C3"/>
    <w:rsid w:val="00131420"/>
    <w:rsid w:val="00131445"/>
    <w:rsid w:val="001315F0"/>
    <w:rsid w:val="00131936"/>
    <w:rsid w:val="00131979"/>
    <w:rsid w:val="00131A59"/>
    <w:rsid w:val="00132720"/>
    <w:rsid w:val="00132728"/>
    <w:rsid w:val="00132A8E"/>
    <w:rsid w:val="00132B65"/>
    <w:rsid w:val="00132D10"/>
    <w:rsid w:val="00132D82"/>
    <w:rsid w:val="00132FBC"/>
    <w:rsid w:val="001330BB"/>
    <w:rsid w:val="0013325E"/>
    <w:rsid w:val="0013335F"/>
    <w:rsid w:val="00133693"/>
    <w:rsid w:val="00133AB2"/>
    <w:rsid w:val="00133CE7"/>
    <w:rsid w:val="00134405"/>
    <w:rsid w:val="0013560E"/>
    <w:rsid w:val="00135922"/>
    <w:rsid w:val="00135AA3"/>
    <w:rsid w:val="001362D8"/>
    <w:rsid w:val="00136A44"/>
    <w:rsid w:val="00137085"/>
    <w:rsid w:val="0013717C"/>
    <w:rsid w:val="00137414"/>
    <w:rsid w:val="001374D0"/>
    <w:rsid w:val="001375CC"/>
    <w:rsid w:val="001376D8"/>
    <w:rsid w:val="001378DC"/>
    <w:rsid w:val="00137938"/>
    <w:rsid w:val="00137C3B"/>
    <w:rsid w:val="00137C90"/>
    <w:rsid w:val="00137FF5"/>
    <w:rsid w:val="001404B7"/>
    <w:rsid w:val="001407A5"/>
    <w:rsid w:val="001409F5"/>
    <w:rsid w:val="00140B09"/>
    <w:rsid w:val="00141689"/>
    <w:rsid w:val="001419CB"/>
    <w:rsid w:val="001422B3"/>
    <w:rsid w:val="0014241C"/>
    <w:rsid w:val="0014279F"/>
    <w:rsid w:val="00142B1B"/>
    <w:rsid w:val="00142B56"/>
    <w:rsid w:val="00142FCD"/>
    <w:rsid w:val="0014310F"/>
    <w:rsid w:val="0014317F"/>
    <w:rsid w:val="00143258"/>
    <w:rsid w:val="00143294"/>
    <w:rsid w:val="0014334C"/>
    <w:rsid w:val="00143657"/>
    <w:rsid w:val="0014389D"/>
    <w:rsid w:val="001439A8"/>
    <w:rsid w:val="00143D27"/>
    <w:rsid w:val="00143E94"/>
    <w:rsid w:val="00143EAC"/>
    <w:rsid w:val="00144498"/>
    <w:rsid w:val="00144D4C"/>
    <w:rsid w:val="0014506E"/>
    <w:rsid w:val="00145D11"/>
    <w:rsid w:val="00145F67"/>
    <w:rsid w:val="00146605"/>
    <w:rsid w:val="00146819"/>
    <w:rsid w:val="0014682F"/>
    <w:rsid w:val="00146A97"/>
    <w:rsid w:val="00146B39"/>
    <w:rsid w:val="00146D5A"/>
    <w:rsid w:val="00147442"/>
    <w:rsid w:val="001477F9"/>
    <w:rsid w:val="0015066A"/>
    <w:rsid w:val="001506BE"/>
    <w:rsid w:val="00150EB9"/>
    <w:rsid w:val="001511D8"/>
    <w:rsid w:val="00151531"/>
    <w:rsid w:val="0015179A"/>
    <w:rsid w:val="001518C5"/>
    <w:rsid w:val="00151E1D"/>
    <w:rsid w:val="00151E3E"/>
    <w:rsid w:val="00152005"/>
    <w:rsid w:val="001521DF"/>
    <w:rsid w:val="0015228B"/>
    <w:rsid w:val="001528F5"/>
    <w:rsid w:val="00152B37"/>
    <w:rsid w:val="00152BBA"/>
    <w:rsid w:val="0015375A"/>
    <w:rsid w:val="00153D19"/>
    <w:rsid w:val="0015407F"/>
    <w:rsid w:val="00154322"/>
    <w:rsid w:val="0015451C"/>
    <w:rsid w:val="001545B1"/>
    <w:rsid w:val="00154ABA"/>
    <w:rsid w:val="00154D39"/>
    <w:rsid w:val="00154E21"/>
    <w:rsid w:val="00155062"/>
    <w:rsid w:val="0015528F"/>
    <w:rsid w:val="001552D6"/>
    <w:rsid w:val="0015541E"/>
    <w:rsid w:val="00155A6F"/>
    <w:rsid w:val="00155BC3"/>
    <w:rsid w:val="00155C1B"/>
    <w:rsid w:val="00155D4D"/>
    <w:rsid w:val="00156257"/>
    <w:rsid w:val="0015635D"/>
    <w:rsid w:val="00156B71"/>
    <w:rsid w:val="00157481"/>
    <w:rsid w:val="00157483"/>
    <w:rsid w:val="001574E2"/>
    <w:rsid w:val="00157844"/>
    <w:rsid w:val="001579AF"/>
    <w:rsid w:val="00157CC2"/>
    <w:rsid w:val="0016003E"/>
    <w:rsid w:val="001600DF"/>
    <w:rsid w:val="00160450"/>
    <w:rsid w:val="00160D76"/>
    <w:rsid w:val="00160D79"/>
    <w:rsid w:val="00160E66"/>
    <w:rsid w:val="00161084"/>
    <w:rsid w:val="0016132A"/>
    <w:rsid w:val="0016197C"/>
    <w:rsid w:val="001619BF"/>
    <w:rsid w:val="00161A3C"/>
    <w:rsid w:val="00161C79"/>
    <w:rsid w:val="00161CE4"/>
    <w:rsid w:val="0016201D"/>
    <w:rsid w:val="00162184"/>
    <w:rsid w:val="00162233"/>
    <w:rsid w:val="00162DAF"/>
    <w:rsid w:val="0016322C"/>
    <w:rsid w:val="0016351F"/>
    <w:rsid w:val="0016355A"/>
    <w:rsid w:val="001635C2"/>
    <w:rsid w:val="00163844"/>
    <w:rsid w:val="00163924"/>
    <w:rsid w:val="00163A54"/>
    <w:rsid w:val="00163FCA"/>
    <w:rsid w:val="00163FD8"/>
    <w:rsid w:val="00164136"/>
    <w:rsid w:val="0016425D"/>
    <w:rsid w:val="00164722"/>
    <w:rsid w:val="00164B45"/>
    <w:rsid w:val="00164F27"/>
    <w:rsid w:val="00165544"/>
    <w:rsid w:val="00165801"/>
    <w:rsid w:val="00165A70"/>
    <w:rsid w:val="00165AB7"/>
    <w:rsid w:val="00165C61"/>
    <w:rsid w:val="00165CBB"/>
    <w:rsid w:val="00165F14"/>
    <w:rsid w:val="00166063"/>
    <w:rsid w:val="00166C7F"/>
    <w:rsid w:val="00166D5B"/>
    <w:rsid w:val="00166E9B"/>
    <w:rsid w:val="00167D9F"/>
    <w:rsid w:val="00167FDC"/>
    <w:rsid w:val="00170129"/>
    <w:rsid w:val="001705E1"/>
    <w:rsid w:val="00170757"/>
    <w:rsid w:val="00170E6F"/>
    <w:rsid w:val="00171034"/>
    <w:rsid w:val="0017116E"/>
    <w:rsid w:val="00171315"/>
    <w:rsid w:val="0017138D"/>
    <w:rsid w:val="00171A4F"/>
    <w:rsid w:val="00171D7E"/>
    <w:rsid w:val="00171F1C"/>
    <w:rsid w:val="001722F3"/>
    <w:rsid w:val="00172A15"/>
    <w:rsid w:val="00172CA7"/>
    <w:rsid w:val="00172E61"/>
    <w:rsid w:val="00172E9E"/>
    <w:rsid w:val="0017305E"/>
    <w:rsid w:val="001734ED"/>
    <w:rsid w:val="0017383F"/>
    <w:rsid w:val="00173CD7"/>
    <w:rsid w:val="001743DE"/>
    <w:rsid w:val="00174762"/>
    <w:rsid w:val="001748F5"/>
    <w:rsid w:val="00174A35"/>
    <w:rsid w:val="00174F54"/>
    <w:rsid w:val="001755B2"/>
    <w:rsid w:val="00175B33"/>
    <w:rsid w:val="00175B91"/>
    <w:rsid w:val="00175F09"/>
    <w:rsid w:val="0017643E"/>
    <w:rsid w:val="0017674E"/>
    <w:rsid w:val="00176EE3"/>
    <w:rsid w:val="00177226"/>
    <w:rsid w:val="00177328"/>
    <w:rsid w:val="001773B1"/>
    <w:rsid w:val="00177532"/>
    <w:rsid w:val="00177730"/>
    <w:rsid w:val="00177753"/>
    <w:rsid w:val="00177B47"/>
    <w:rsid w:val="00177B51"/>
    <w:rsid w:val="00177BD2"/>
    <w:rsid w:val="00177CC4"/>
    <w:rsid w:val="00177FB5"/>
    <w:rsid w:val="0018018B"/>
    <w:rsid w:val="001803D8"/>
    <w:rsid w:val="001804D6"/>
    <w:rsid w:val="00181577"/>
    <w:rsid w:val="00181B5B"/>
    <w:rsid w:val="00181F4D"/>
    <w:rsid w:val="00181F5C"/>
    <w:rsid w:val="0018225F"/>
    <w:rsid w:val="001822A5"/>
    <w:rsid w:val="00182DD2"/>
    <w:rsid w:val="001830FF"/>
    <w:rsid w:val="0018327C"/>
    <w:rsid w:val="001850C1"/>
    <w:rsid w:val="00185159"/>
    <w:rsid w:val="00185678"/>
    <w:rsid w:val="001857E5"/>
    <w:rsid w:val="00185877"/>
    <w:rsid w:val="00186394"/>
    <w:rsid w:val="001863E0"/>
    <w:rsid w:val="001868B3"/>
    <w:rsid w:val="001868FE"/>
    <w:rsid w:val="001869E3"/>
    <w:rsid w:val="00186C03"/>
    <w:rsid w:val="00186C7E"/>
    <w:rsid w:val="00187D59"/>
    <w:rsid w:val="0019002E"/>
    <w:rsid w:val="00190D9C"/>
    <w:rsid w:val="00190F33"/>
    <w:rsid w:val="00190FE8"/>
    <w:rsid w:val="00191202"/>
    <w:rsid w:val="001912DE"/>
    <w:rsid w:val="001915BD"/>
    <w:rsid w:val="001915F9"/>
    <w:rsid w:val="00191603"/>
    <w:rsid w:val="00191720"/>
    <w:rsid w:val="0019185E"/>
    <w:rsid w:val="00191B9C"/>
    <w:rsid w:val="00191EA4"/>
    <w:rsid w:val="001922EE"/>
    <w:rsid w:val="001924DB"/>
    <w:rsid w:val="00192A99"/>
    <w:rsid w:val="00192D14"/>
    <w:rsid w:val="00192D35"/>
    <w:rsid w:val="00192EEF"/>
    <w:rsid w:val="00193143"/>
    <w:rsid w:val="00193869"/>
    <w:rsid w:val="00193E46"/>
    <w:rsid w:val="00194043"/>
    <w:rsid w:val="001943A0"/>
    <w:rsid w:val="00194BE0"/>
    <w:rsid w:val="00194D71"/>
    <w:rsid w:val="00194DB7"/>
    <w:rsid w:val="0019514E"/>
    <w:rsid w:val="001952FE"/>
    <w:rsid w:val="0019541F"/>
    <w:rsid w:val="001958CF"/>
    <w:rsid w:val="001959A6"/>
    <w:rsid w:val="001959D5"/>
    <w:rsid w:val="001959D7"/>
    <w:rsid w:val="00195C69"/>
    <w:rsid w:val="00196373"/>
    <w:rsid w:val="0019664F"/>
    <w:rsid w:val="001968E3"/>
    <w:rsid w:val="00196BC4"/>
    <w:rsid w:val="00196C3F"/>
    <w:rsid w:val="001970BC"/>
    <w:rsid w:val="001972FF"/>
    <w:rsid w:val="00197627"/>
    <w:rsid w:val="00197671"/>
    <w:rsid w:val="00197767"/>
    <w:rsid w:val="00197965"/>
    <w:rsid w:val="001979CA"/>
    <w:rsid w:val="00197FF0"/>
    <w:rsid w:val="001A02C3"/>
    <w:rsid w:val="001A0392"/>
    <w:rsid w:val="001A0CB9"/>
    <w:rsid w:val="001A149C"/>
    <w:rsid w:val="001A14FD"/>
    <w:rsid w:val="001A1697"/>
    <w:rsid w:val="001A1D36"/>
    <w:rsid w:val="001A1F09"/>
    <w:rsid w:val="001A249A"/>
    <w:rsid w:val="001A252F"/>
    <w:rsid w:val="001A2BBB"/>
    <w:rsid w:val="001A2BEE"/>
    <w:rsid w:val="001A2FDB"/>
    <w:rsid w:val="001A2FEE"/>
    <w:rsid w:val="001A3059"/>
    <w:rsid w:val="001A3CDD"/>
    <w:rsid w:val="001A4472"/>
    <w:rsid w:val="001A48A2"/>
    <w:rsid w:val="001A4A43"/>
    <w:rsid w:val="001A4A58"/>
    <w:rsid w:val="001A4AE9"/>
    <w:rsid w:val="001A4EEE"/>
    <w:rsid w:val="001A5492"/>
    <w:rsid w:val="001A576F"/>
    <w:rsid w:val="001A5A18"/>
    <w:rsid w:val="001A5A91"/>
    <w:rsid w:val="001A5E32"/>
    <w:rsid w:val="001A600F"/>
    <w:rsid w:val="001A6730"/>
    <w:rsid w:val="001A6C6B"/>
    <w:rsid w:val="001A6CA5"/>
    <w:rsid w:val="001A6CEE"/>
    <w:rsid w:val="001A7174"/>
    <w:rsid w:val="001A7C50"/>
    <w:rsid w:val="001B02DE"/>
    <w:rsid w:val="001B03D0"/>
    <w:rsid w:val="001B0949"/>
    <w:rsid w:val="001B0E3E"/>
    <w:rsid w:val="001B0FCC"/>
    <w:rsid w:val="001B11A8"/>
    <w:rsid w:val="001B12B2"/>
    <w:rsid w:val="001B1471"/>
    <w:rsid w:val="001B173D"/>
    <w:rsid w:val="001B1835"/>
    <w:rsid w:val="001B1872"/>
    <w:rsid w:val="001B1A3E"/>
    <w:rsid w:val="001B1D7D"/>
    <w:rsid w:val="001B1D84"/>
    <w:rsid w:val="001B1F36"/>
    <w:rsid w:val="001B27C7"/>
    <w:rsid w:val="001B2CD1"/>
    <w:rsid w:val="001B2DD7"/>
    <w:rsid w:val="001B2FEB"/>
    <w:rsid w:val="001B3422"/>
    <w:rsid w:val="001B35D3"/>
    <w:rsid w:val="001B3A97"/>
    <w:rsid w:val="001B3AE3"/>
    <w:rsid w:val="001B3F18"/>
    <w:rsid w:val="001B43F7"/>
    <w:rsid w:val="001B5405"/>
    <w:rsid w:val="001B5B19"/>
    <w:rsid w:val="001B5C62"/>
    <w:rsid w:val="001B5F69"/>
    <w:rsid w:val="001B6596"/>
    <w:rsid w:val="001B65A5"/>
    <w:rsid w:val="001B68DF"/>
    <w:rsid w:val="001B6CDD"/>
    <w:rsid w:val="001B6D1E"/>
    <w:rsid w:val="001B7710"/>
    <w:rsid w:val="001B7B6B"/>
    <w:rsid w:val="001B7D25"/>
    <w:rsid w:val="001B7F84"/>
    <w:rsid w:val="001C005E"/>
    <w:rsid w:val="001C08B5"/>
    <w:rsid w:val="001C0B66"/>
    <w:rsid w:val="001C0D8B"/>
    <w:rsid w:val="001C1BFA"/>
    <w:rsid w:val="001C23C2"/>
    <w:rsid w:val="001C29F4"/>
    <w:rsid w:val="001C2BE3"/>
    <w:rsid w:val="001C2D59"/>
    <w:rsid w:val="001C30E5"/>
    <w:rsid w:val="001C31FA"/>
    <w:rsid w:val="001C357E"/>
    <w:rsid w:val="001C4712"/>
    <w:rsid w:val="001C4AF5"/>
    <w:rsid w:val="001C4D51"/>
    <w:rsid w:val="001C4DA8"/>
    <w:rsid w:val="001C4F41"/>
    <w:rsid w:val="001C50E2"/>
    <w:rsid w:val="001C52FF"/>
    <w:rsid w:val="001C5320"/>
    <w:rsid w:val="001C576C"/>
    <w:rsid w:val="001C58C4"/>
    <w:rsid w:val="001C5B09"/>
    <w:rsid w:val="001C5DA9"/>
    <w:rsid w:val="001C5E56"/>
    <w:rsid w:val="001C6253"/>
    <w:rsid w:val="001C6519"/>
    <w:rsid w:val="001C6680"/>
    <w:rsid w:val="001C6693"/>
    <w:rsid w:val="001C689F"/>
    <w:rsid w:val="001C6EEF"/>
    <w:rsid w:val="001C6F6A"/>
    <w:rsid w:val="001C72D2"/>
    <w:rsid w:val="001C762C"/>
    <w:rsid w:val="001C7A13"/>
    <w:rsid w:val="001C7C5C"/>
    <w:rsid w:val="001C7F54"/>
    <w:rsid w:val="001D0090"/>
    <w:rsid w:val="001D061A"/>
    <w:rsid w:val="001D0A25"/>
    <w:rsid w:val="001D0CEC"/>
    <w:rsid w:val="001D0F3B"/>
    <w:rsid w:val="001D1142"/>
    <w:rsid w:val="001D1707"/>
    <w:rsid w:val="001D2208"/>
    <w:rsid w:val="001D26DD"/>
    <w:rsid w:val="001D2831"/>
    <w:rsid w:val="001D2C79"/>
    <w:rsid w:val="001D2D1D"/>
    <w:rsid w:val="001D31B1"/>
    <w:rsid w:val="001D32EF"/>
    <w:rsid w:val="001D34BF"/>
    <w:rsid w:val="001D3614"/>
    <w:rsid w:val="001D36FD"/>
    <w:rsid w:val="001D3754"/>
    <w:rsid w:val="001D3D1E"/>
    <w:rsid w:val="001D3DF1"/>
    <w:rsid w:val="001D41CC"/>
    <w:rsid w:val="001D422C"/>
    <w:rsid w:val="001D4B14"/>
    <w:rsid w:val="001D4DB6"/>
    <w:rsid w:val="001D506D"/>
    <w:rsid w:val="001D5212"/>
    <w:rsid w:val="001D54EF"/>
    <w:rsid w:val="001D5510"/>
    <w:rsid w:val="001D5634"/>
    <w:rsid w:val="001D56A4"/>
    <w:rsid w:val="001D5988"/>
    <w:rsid w:val="001D5AB5"/>
    <w:rsid w:val="001D5ACD"/>
    <w:rsid w:val="001D5C58"/>
    <w:rsid w:val="001D5E04"/>
    <w:rsid w:val="001D6398"/>
    <w:rsid w:val="001D6648"/>
    <w:rsid w:val="001D6819"/>
    <w:rsid w:val="001D681A"/>
    <w:rsid w:val="001D6D33"/>
    <w:rsid w:val="001D6E63"/>
    <w:rsid w:val="001D7033"/>
    <w:rsid w:val="001D71C5"/>
    <w:rsid w:val="001D7221"/>
    <w:rsid w:val="001D7DF2"/>
    <w:rsid w:val="001D7E8C"/>
    <w:rsid w:val="001E0155"/>
    <w:rsid w:val="001E02D0"/>
    <w:rsid w:val="001E0373"/>
    <w:rsid w:val="001E03A2"/>
    <w:rsid w:val="001E053D"/>
    <w:rsid w:val="001E069C"/>
    <w:rsid w:val="001E0B9F"/>
    <w:rsid w:val="001E0C30"/>
    <w:rsid w:val="001E0DE5"/>
    <w:rsid w:val="001E14D9"/>
    <w:rsid w:val="001E18CF"/>
    <w:rsid w:val="001E19D1"/>
    <w:rsid w:val="001E2155"/>
    <w:rsid w:val="001E2277"/>
    <w:rsid w:val="001E234C"/>
    <w:rsid w:val="001E288C"/>
    <w:rsid w:val="001E2BFD"/>
    <w:rsid w:val="001E2C14"/>
    <w:rsid w:val="001E2C59"/>
    <w:rsid w:val="001E2C5A"/>
    <w:rsid w:val="001E2CB7"/>
    <w:rsid w:val="001E2F41"/>
    <w:rsid w:val="001E334E"/>
    <w:rsid w:val="001E34A3"/>
    <w:rsid w:val="001E357C"/>
    <w:rsid w:val="001E3D55"/>
    <w:rsid w:val="001E4384"/>
    <w:rsid w:val="001E461C"/>
    <w:rsid w:val="001E4684"/>
    <w:rsid w:val="001E4733"/>
    <w:rsid w:val="001E4749"/>
    <w:rsid w:val="001E483C"/>
    <w:rsid w:val="001E489D"/>
    <w:rsid w:val="001E4C3D"/>
    <w:rsid w:val="001E4D3F"/>
    <w:rsid w:val="001E4F5C"/>
    <w:rsid w:val="001E4F6C"/>
    <w:rsid w:val="001E536F"/>
    <w:rsid w:val="001E546B"/>
    <w:rsid w:val="001E547D"/>
    <w:rsid w:val="001E5D76"/>
    <w:rsid w:val="001E5FC1"/>
    <w:rsid w:val="001E66CA"/>
    <w:rsid w:val="001E6819"/>
    <w:rsid w:val="001E6997"/>
    <w:rsid w:val="001E6A63"/>
    <w:rsid w:val="001E6B6D"/>
    <w:rsid w:val="001E6CA4"/>
    <w:rsid w:val="001E6D2E"/>
    <w:rsid w:val="001E700C"/>
    <w:rsid w:val="001E74CB"/>
    <w:rsid w:val="001E750E"/>
    <w:rsid w:val="001E752D"/>
    <w:rsid w:val="001E7ECB"/>
    <w:rsid w:val="001E7F91"/>
    <w:rsid w:val="001F00DE"/>
    <w:rsid w:val="001F02FE"/>
    <w:rsid w:val="001F0548"/>
    <w:rsid w:val="001F0606"/>
    <w:rsid w:val="001F0BF0"/>
    <w:rsid w:val="001F0E01"/>
    <w:rsid w:val="001F0F97"/>
    <w:rsid w:val="001F1102"/>
    <w:rsid w:val="001F1C27"/>
    <w:rsid w:val="001F1F89"/>
    <w:rsid w:val="001F202C"/>
    <w:rsid w:val="001F2232"/>
    <w:rsid w:val="001F287E"/>
    <w:rsid w:val="001F2908"/>
    <w:rsid w:val="001F294D"/>
    <w:rsid w:val="001F32F6"/>
    <w:rsid w:val="001F3373"/>
    <w:rsid w:val="001F380D"/>
    <w:rsid w:val="001F3A40"/>
    <w:rsid w:val="001F4013"/>
    <w:rsid w:val="001F4019"/>
    <w:rsid w:val="001F4488"/>
    <w:rsid w:val="001F44A4"/>
    <w:rsid w:val="001F452B"/>
    <w:rsid w:val="001F4B93"/>
    <w:rsid w:val="001F4E21"/>
    <w:rsid w:val="001F5136"/>
    <w:rsid w:val="001F54C9"/>
    <w:rsid w:val="001F5B06"/>
    <w:rsid w:val="001F63CF"/>
    <w:rsid w:val="001F6628"/>
    <w:rsid w:val="001F68A6"/>
    <w:rsid w:val="001F68B8"/>
    <w:rsid w:val="001F6A29"/>
    <w:rsid w:val="001F715B"/>
    <w:rsid w:val="001F76A6"/>
    <w:rsid w:val="001F7B6F"/>
    <w:rsid w:val="00200118"/>
    <w:rsid w:val="002002CD"/>
    <w:rsid w:val="00201233"/>
    <w:rsid w:val="00201267"/>
    <w:rsid w:val="0020148F"/>
    <w:rsid w:val="0020157B"/>
    <w:rsid w:val="002018A4"/>
    <w:rsid w:val="00201D23"/>
    <w:rsid w:val="0020202A"/>
    <w:rsid w:val="002023B3"/>
    <w:rsid w:val="00202C64"/>
    <w:rsid w:val="002032AA"/>
    <w:rsid w:val="00203316"/>
    <w:rsid w:val="00203B9B"/>
    <w:rsid w:val="00203FC7"/>
    <w:rsid w:val="00204278"/>
    <w:rsid w:val="00204435"/>
    <w:rsid w:val="002047BD"/>
    <w:rsid w:val="00204A76"/>
    <w:rsid w:val="00204B79"/>
    <w:rsid w:val="00204C8D"/>
    <w:rsid w:val="00205291"/>
    <w:rsid w:val="002053DD"/>
    <w:rsid w:val="00205500"/>
    <w:rsid w:val="002058A7"/>
    <w:rsid w:val="00205B32"/>
    <w:rsid w:val="00205D42"/>
    <w:rsid w:val="0020600A"/>
    <w:rsid w:val="00206AE1"/>
    <w:rsid w:val="002071DE"/>
    <w:rsid w:val="00207356"/>
    <w:rsid w:val="00207531"/>
    <w:rsid w:val="00207537"/>
    <w:rsid w:val="00207CE1"/>
    <w:rsid w:val="002105EB"/>
    <w:rsid w:val="0021072C"/>
    <w:rsid w:val="00210803"/>
    <w:rsid w:val="002108C6"/>
    <w:rsid w:val="00210A5C"/>
    <w:rsid w:val="00210B10"/>
    <w:rsid w:val="00210B68"/>
    <w:rsid w:val="0021122E"/>
    <w:rsid w:val="00211304"/>
    <w:rsid w:val="0021143E"/>
    <w:rsid w:val="002114A7"/>
    <w:rsid w:val="002118DD"/>
    <w:rsid w:val="00211B6C"/>
    <w:rsid w:val="00212216"/>
    <w:rsid w:val="0021288A"/>
    <w:rsid w:val="002128FB"/>
    <w:rsid w:val="00212A29"/>
    <w:rsid w:val="00212BC2"/>
    <w:rsid w:val="00212F1D"/>
    <w:rsid w:val="00213052"/>
    <w:rsid w:val="00213251"/>
    <w:rsid w:val="002132E3"/>
    <w:rsid w:val="00213505"/>
    <w:rsid w:val="002135D9"/>
    <w:rsid w:val="0021374C"/>
    <w:rsid w:val="002138A9"/>
    <w:rsid w:val="002138D0"/>
    <w:rsid w:val="00213E3D"/>
    <w:rsid w:val="00213E78"/>
    <w:rsid w:val="002142D6"/>
    <w:rsid w:val="00214362"/>
    <w:rsid w:val="002143FA"/>
    <w:rsid w:val="0021473F"/>
    <w:rsid w:val="002149C0"/>
    <w:rsid w:val="00214D29"/>
    <w:rsid w:val="00214D7B"/>
    <w:rsid w:val="0021527B"/>
    <w:rsid w:val="002156F2"/>
    <w:rsid w:val="00216078"/>
    <w:rsid w:val="0021618C"/>
    <w:rsid w:val="002161C8"/>
    <w:rsid w:val="002163BF"/>
    <w:rsid w:val="0021674F"/>
    <w:rsid w:val="0021677A"/>
    <w:rsid w:val="00216786"/>
    <w:rsid w:val="00216E0D"/>
    <w:rsid w:val="00216EE1"/>
    <w:rsid w:val="00217192"/>
    <w:rsid w:val="00217228"/>
    <w:rsid w:val="0021732C"/>
    <w:rsid w:val="002177A3"/>
    <w:rsid w:val="00217973"/>
    <w:rsid w:val="002179AF"/>
    <w:rsid w:val="00217D6F"/>
    <w:rsid w:val="00217DB5"/>
    <w:rsid w:val="002201E9"/>
    <w:rsid w:val="0022024D"/>
    <w:rsid w:val="00220A30"/>
    <w:rsid w:val="00220BFE"/>
    <w:rsid w:val="00220C87"/>
    <w:rsid w:val="002218FC"/>
    <w:rsid w:val="00221B18"/>
    <w:rsid w:val="00221B57"/>
    <w:rsid w:val="00222018"/>
    <w:rsid w:val="00222387"/>
    <w:rsid w:val="00222612"/>
    <w:rsid w:val="00222B45"/>
    <w:rsid w:val="00222BF5"/>
    <w:rsid w:val="00222F0B"/>
    <w:rsid w:val="00223011"/>
    <w:rsid w:val="00223259"/>
    <w:rsid w:val="0022347E"/>
    <w:rsid w:val="0022370B"/>
    <w:rsid w:val="00223B66"/>
    <w:rsid w:val="00223E70"/>
    <w:rsid w:val="00223FCF"/>
    <w:rsid w:val="00223FF8"/>
    <w:rsid w:val="00224449"/>
    <w:rsid w:val="0022454A"/>
    <w:rsid w:val="0022465F"/>
    <w:rsid w:val="00224A41"/>
    <w:rsid w:val="00224C2C"/>
    <w:rsid w:val="00224C80"/>
    <w:rsid w:val="00224D37"/>
    <w:rsid w:val="00224E0A"/>
    <w:rsid w:val="00225115"/>
    <w:rsid w:val="002251EB"/>
    <w:rsid w:val="0022531C"/>
    <w:rsid w:val="00225668"/>
    <w:rsid w:val="0022577F"/>
    <w:rsid w:val="00225891"/>
    <w:rsid w:val="002259BE"/>
    <w:rsid w:val="00225C5B"/>
    <w:rsid w:val="00225D07"/>
    <w:rsid w:val="00226051"/>
    <w:rsid w:val="002266C4"/>
    <w:rsid w:val="00226D5A"/>
    <w:rsid w:val="00226E1F"/>
    <w:rsid w:val="00226F40"/>
    <w:rsid w:val="00226F67"/>
    <w:rsid w:val="00227091"/>
    <w:rsid w:val="002272F1"/>
    <w:rsid w:val="002275F5"/>
    <w:rsid w:val="002276D4"/>
    <w:rsid w:val="00227A1C"/>
    <w:rsid w:val="00227A5F"/>
    <w:rsid w:val="00227E74"/>
    <w:rsid w:val="00227F17"/>
    <w:rsid w:val="00230242"/>
    <w:rsid w:val="002304AD"/>
    <w:rsid w:val="002315CC"/>
    <w:rsid w:val="00231727"/>
    <w:rsid w:val="00232153"/>
    <w:rsid w:val="00232493"/>
    <w:rsid w:val="00232826"/>
    <w:rsid w:val="00232EDB"/>
    <w:rsid w:val="00233532"/>
    <w:rsid w:val="002336C9"/>
    <w:rsid w:val="002336FB"/>
    <w:rsid w:val="00233AAF"/>
    <w:rsid w:val="00233B7C"/>
    <w:rsid w:val="00233E29"/>
    <w:rsid w:val="00234886"/>
    <w:rsid w:val="002348D4"/>
    <w:rsid w:val="00234DF2"/>
    <w:rsid w:val="0023511E"/>
    <w:rsid w:val="0023546B"/>
    <w:rsid w:val="00235866"/>
    <w:rsid w:val="00235B9B"/>
    <w:rsid w:val="00236C71"/>
    <w:rsid w:val="00236DD0"/>
    <w:rsid w:val="00236E68"/>
    <w:rsid w:val="00237191"/>
    <w:rsid w:val="002372AA"/>
    <w:rsid w:val="00237347"/>
    <w:rsid w:val="0023746A"/>
    <w:rsid w:val="00237665"/>
    <w:rsid w:val="00237A7D"/>
    <w:rsid w:val="00237B87"/>
    <w:rsid w:val="00237D88"/>
    <w:rsid w:val="00237FA0"/>
    <w:rsid w:val="00240944"/>
    <w:rsid w:val="00240B88"/>
    <w:rsid w:val="00240E1B"/>
    <w:rsid w:val="0024142E"/>
    <w:rsid w:val="002418C9"/>
    <w:rsid w:val="00241BE6"/>
    <w:rsid w:val="0024227E"/>
    <w:rsid w:val="002422A9"/>
    <w:rsid w:val="00242436"/>
    <w:rsid w:val="00242492"/>
    <w:rsid w:val="00242564"/>
    <w:rsid w:val="00242C60"/>
    <w:rsid w:val="00242C98"/>
    <w:rsid w:val="00242CE3"/>
    <w:rsid w:val="0024329C"/>
    <w:rsid w:val="00243862"/>
    <w:rsid w:val="00243BFD"/>
    <w:rsid w:val="00243D87"/>
    <w:rsid w:val="0024438E"/>
    <w:rsid w:val="00244554"/>
    <w:rsid w:val="00244914"/>
    <w:rsid w:val="00244930"/>
    <w:rsid w:val="00244D1D"/>
    <w:rsid w:val="0024511F"/>
    <w:rsid w:val="00245155"/>
    <w:rsid w:val="0024568C"/>
    <w:rsid w:val="002459BE"/>
    <w:rsid w:val="00245D22"/>
    <w:rsid w:val="00245E65"/>
    <w:rsid w:val="00245F82"/>
    <w:rsid w:val="00245FE6"/>
    <w:rsid w:val="0024602A"/>
    <w:rsid w:val="0024611F"/>
    <w:rsid w:val="00246BD6"/>
    <w:rsid w:val="00246DA9"/>
    <w:rsid w:val="002474B3"/>
    <w:rsid w:val="0024793A"/>
    <w:rsid w:val="0024793B"/>
    <w:rsid w:val="002506AD"/>
    <w:rsid w:val="00250727"/>
    <w:rsid w:val="00250A47"/>
    <w:rsid w:val="00250AC5"/>
    <w:rsid w:val="00250B73"/>
    <w:rsid w:val="00251207"/>
    <w:rsid w:val="0025129D"/>
    <w:rsid w:val="00251345"/>
    <w:rsid w:val="00251518"/>
    <w:rsid w:val="00251CD1"/>
    <w:rsid w:val="00251DF7"/>
    <w:rsid w:val="00251E1E"/>
    <w:rsid w:val="00251EA3"/>
    <w:rsid w:val="002521A8"/>
    <w:rsid w:val="0025295B"/>
    <w:rsid w:val="0025295E"/>
    <w:rsid w:val="00252DA2"/>
    <w:rsid w:val="00252E2A"/>
    <w:rsid w:val="00252F77"/>
    <w:rsid w:val="0025303E"/>
    <w:rsid w:val="00253100"/>
    <w:rsid w:val="00253287"/>
    <w:rsid w:val="002534CD"/>
    <w:rsid w:val="0025351D"/>
    <w:rsid w:val="002536FE"/>
    <w:rsid w:val="002538DD"/>
    <w:rsid w:val="00253BB2"/>
    <w:rsid w:val="00253C07"/>
    <w:rsid w:val="00254047"/>
    <w:rsid w:val="002540D8"/>
    <w:rsid w:val="00254146"/>
    <w:rsid w:val="00254223"/>
    <w:rsid w:val="00254365"/>
    <w:rsid w:val="002546C5"/>
    <w:rsid w:val="002546E3"/>
    <w:rsid w:val="00254EA1"/>
    <w:rsid w:val="00254F14"/>
    <w:rsid w:val="00254F87"/>
    <w:rsid w:val="00255AC2"/>
    <w:rsid w:val="00255B6C"/>
    <w:rsid w:val="00255BF3"/>
    <w:rsid w:val="00255CB4"/>
    <w:rsid w:val="00255E2A"/>
    <w:rsid w:val="00255FE1"/>
    <w:rsid w:val="002560F3"/>
    <w:rsid w:val="0025635F"/>
    <w:rsid w:val="002563BA"/>
    <w:rsid w:val="00256979"/>
    <w:rsid w:val="002573BC"/>
    <w:rsid w:val="00257E70"/>
    <w:rsid w:val="00257FE6"/>
    <w:rsid w:val="00260159"/>
    <w:rsid w:val="00260860"/>
    <w:rsid w:val="00260CF8"/>
    <w:rsid w:val="00261127"/>
    <w:rsid w:val="00261547"/>
    <w:rsid w:val="0026183A"/>
    <w:rsid w:val="002618FE"/>
    <w:rsid w:val="0026235D"/>
    <w:rsid w:val="00262583"/>
    <w:rsid w:val="00262994"/>
    <w:rsid w:val="00262D6E"/>
    <w:rsid w:val="002631EF"/>
    <w:rsid w:val="002636A5"/>
    <w:rsid w:val="00263AA1"/>
    <w:rsid w:val="00263AAD"/>
    <w:rsid w:val="00263B28"/>
    <w:rsid w:val="0026476B"/>
    <w:rsid w:val="002647F7"/>
    <w:rsid w:val="00264940"/>
    <w:rsid w:val="002649AE"/>
    <w:rsid w:val="00264A05"/>
    <w:rsid w:val="00264DB2"/>
    <w:rsid w:val="00264E5D"/>
    <w:rsid w:val="00265960"/>
    <w:rsid w:val="002659F9"/>
    <w:rsid w:val="002660D3"/>
    <w:rsid w:val="00266682"/>
    <w:rsid w:val="00266B59"/>
    <w:rsid w:val="00266DC5"/>
    <w:rsid w:val="00266DCA"/>
    <w:rsid w:val="00266EB1"/>
    <w:rsid w:val="002674C6"/>
    <w:rsid w:val="00267570"/>
    <w:rsid w:val="0026769A"/>
    <w:rsid w:val="0026785C"/>
    <w:rsid w:val="00267A29"/>
    <w:rsid w:val="00267B5C"/>
    <w:rsid w:val="00270458"/>
    <w:rsid w:val="00270621"/>
    <w:rsid w:val="0027084C"/>
    <w:rsid w:val="00270D6D"/>
    <w:rsid w:val="00270E98"/>
    <w:rsid w:val="00271618"/>
    <w:rsid w:val="00271DA4"/>
    <w:rsid w:val="002728E0"/>
    <w:rsid w:val="00272DAC"/>
    <w:rsid w:val="00272EBD"/>
    <w:rsid w:val="00272F7A"/>
    <w:rsid w:val="00272FB1"/>
    <w:rsid w:val="00272FFB"/>
    <w:rsid w:val="0027302A"/>
    <w:rsid w:val="002731B8"/>
    <w:rsid w:val="002733BC"/>
    <w:rsid w:val="00273425"/>
    <w:rsid w:val="00273552"/>
    <w:rsid w:val="0027376E"/>
    <w:rsid w:val="0027381C"/>
    <w:rsid w:val="00273921"/>
    <w:rsid w:val="00273A56"/>
    <w:rsid w:val="00273C33"/>
    <w:rsid w:val="00273C3B"/>
    <w:rsid w:val="00273FC7"/>
    <w:rsid w:val="002740F7"/>
    <w:rsid w:val="0027424D"/>
    <w:rsid w:val="002742E4"/>
    <w:rsid w:val="002744BD"/>
    <w:rsid w:val="002745BB"/>
    <w:rsid w:val="002747D8"/>
    <w:rsid w:val="00274A8A"/>
    <w:rsid w:val="00274F2E"/>
    <w:rsid w:val="00275326"/>
    <w:rsid w:val="002753B0"/>
    <w:rsid w:val="002753C9"/>
    <w:rsid w:val="002754BA"/>
    <w:rsid w:val="00275761"/>
    <w:rsid w:val="00275C08"/>
    <w:rsid w:val="00275E7A"/>
    <w:rsid w:val="00275F4E"/>
    <w:rsid w:val="00275FCE"/>
    <w:rsid w:val="0027615C"/>
    <w:rsid w:val="00276260"/>
    <w:rsid w:val="00276424"/>
    <w:rsid w:val="0027665B"/>
    <w:rsid w:val="00276737"/>
    <w:rsid w:val="002767B0"/>
    <w:rsid w:val="002768C4"/>
    <w:rsid w:val="0027691F"/>
    <w:rsid w:val="00276C4A"/>
    <w:rsid w:val="00276CE4"/>
    <w:rsid w:val="00276E41"/>
    <w:rsid w:val="00277EE2"/>
    <w:rsid w:val="002802C5"/>
    <w:rsid w:val="002807D6"/>
    <w:rsid w:val="0028092E"/>
    <w:rsid w:val="00280A96"/>
    <w:rsid w:val="00280F28"/>
    <w:rsid w:val="00281765"/>
    <w:rsid w:val="00281C7F"/>
    <w:rsid w:val="00282081"/>
    <w:rsid w:val="002825D7"/>
    <w:rsid w:val="00282717"/>
    <w:rsid w:val="00282743"/>
    <w:rsid w:val="00282C97"/>
    <w:rsid w:val="00282D02"/>
    <w:rsid w:val="00282F41"/>
    <w:rsid w:val="002834EB"/>
    <w:rsid w:val="002838D5"/>
    <w:rsid w:val="00283BCB"/>
    <w:rsid w:val="00283E45"/>
    <w:rsid w:val="00283ED7"/>
    <w:rsid w:val="00283F73"/>
    <w:rsid w:val="0028453A"/>
    <w:rsid w:val="00284B57"/>
    <w:rsid w:val="00284BE6"/>
    <w:rsid w:val="00284D87"/>
    <w:rsid w:val="00284F4D"/>
    <w:rsid w:val="00285157"/>
    <w:rsid w:val="00285197"/>
    <w:rsid w:val="00285658"/>
    <w:rsid w:val="00285798"/>
    <w:rsid w:val="002859B0"/>
    <w:rsid w:val="00285B73"/>
    <w:rsid w:val="00285C27"/>
    <w:rsid w:val="00285E97"/>
    <w:rsid w:val="00286270"/>
    <w:rsid w:val="00286850"/>
    <w:rsid w:val="00286BE2"/>
    <w:rsid w:val="0028714C"/>
    <w:rsid w:val="00287407"/>
    <w:rsid w:val="0028756E"/>
    <w:rsid w:val="002876F1"/>
    <w:rsid w:val="00287AB5"/>
    <w:rsid w:val="00287BBF"/>
    <w:rsid w:val="00290437"/>
    <w:rsid w:val="0029047C"/>
    <w:rsid w:val="002904EE"/>
    <w:rsid w:val="00290E10"/>
    <w:rsid w:val="00290F10"/>
    <w:rsid w:val="00291054"/>
    <w:rsid w:val="00291253"/>
    <w:rsid w:val="00291AB8"/>
    <w:rsid w:val="00291D84"/>
    <w:rsid w:val="00291DA2"/>
    <w:rsid w:val="00291ED7"/>
    <w:rsid w:val="0029238C"/>
    <w:rsid w:val="00292461"/>
    <w:rsid w:val="00292543"/>
    <w:rsid w:val="0029282F"/>
    <w:rsid w:val="002929B3"/>
    <w:rsid w:val="00292B56"/>
    <w:rsid w:val="00292BB6"/>
    <w:rsid w:val="00292D80"/>
    <w:rsid w:val="00292E8C"/>
    <w:rsid w:val="0029323A"/>
    <w:rsid w:val="00293316"/>
    <w:rsid w:val="002934E0"/>
    <w:rsid w:val="002937AC"/>
    <w:rsid w:val="002938D7"/>
    <w:rsid w:val="00293A47"/>
    <w:rsid w:val="0029435E"/>
    <w:rsid w:val="00294401"/>
    <w:rsid w:val="002945D8"/>
    <w:rsid w:val="002947B3"/>
    <w:rsid w:val="002947F1"/>
    <w:rsid w:val="00294958"/>
    <w:rsid w:val="00294C42"/>
    <w:rsid w:val="00294F7C"/>
    <w:rsid w:val="00295379"/>
    <w:rsid w:val="0029549A"/>
    <w:rsid w:val="00295BA8"/>
    <w:rsid w:val="00295CB7"/>
    <w:rsid w:val="00295CFE"/>
    <w:rsid w:val="0029603B"/>
    <w:rsid w:val="002964E9"/>
    <w:rsid w:val="002966DA"/>
    <w:rsid w:val="002967E0"/>
    <w:rsid w:val="00296CC0"/>
    <w:rsid w:val="0029752A"/>
    <w:rsid w:val="00297770"/>
    <w:rsid w:val="002979D4"/>
    <w:rsid w:val="00297A9E"/>
    <w:rsid w:val="00297CD3"/>
    <w:rsid w:val="002A01B8"/>
    <w:rsid w:val="002A0389"/>
    <w:rsid w:val="002A0421"/>
    <w:rsid w:val="002A06C1"/>
    <w:rsid w:val="002A071F"/>
    <w:rsid w:val="002A0AB3"/>
    <w:rsid w:val="002A0C0C"/>
    <w:rsid w:val="002A14DD"/>
    <w:rsid w:val="002A18BB"/>
    <w:rsid w:val="002A18FC"/>
    <w:rsid w:val="002A1AC3"/>
    <w:rsid w:val="002A1B9D"/>
    <w:rsid w:val="002A1CBF"/>
    <w:rsid w:val="002A1E79"/>
    <w:rsid w:val="002A213B"/>
    <w:rsid w:val="002A22D9"/>
    <w:rsid w:val="002A28C2"/>
    <w:rsid w:val="002A29CC"/>
    <w:rsid w:val="002A3076"/>
    <w:rsid w:val="002A30EE"/>
    <w:rsid w:val="002A30F3"/>
    <w:rsid w:val="002A3247"/>
    <w:rsid w:val="002A33DC"/>
    <w:rsid w:val="002A3647"/>
    <w:rsid w:val="002A36BE"/>
    <w:rsid w:val="002A40E7"/>
    <w:rsid w:val="002A465B"/>
    <w:rsid w:val="002A4676"/>
    <w:rsid w:val="002A46FD"/>
    <w:rsid w:val="002A4834"/>
    <w:rsid w:val="002A484F"/>
    <w:rsid w:val="002A4E20"/>
    <w:rsid w:val="002A4F73"/>
    <w:rsid w:val="002A5092"/>
    <w:rsid w:val="002A5144"/>
    <w:rsid w:val="002A52BD"/>
    <w:rsid w:val="002A5862"/>
    <w:rsid w:val="002A59C1"/>
    <w:rsid w:val="002A5CA6"/>
    <w:rsid w:val="002A5D67"/>
    <w:rsid w:val="002A5F9C"/>
    <w:rsid w:val="002A60FD"/>
    <w:rsid w:val="002A6C95"/>
    <w:rsid w:val="002A70B0"/>
    <w:rsid w:val="002A70D1"/>
    <w:rsid w:val="002A715D"/>
    <w:rsid w:val="002A73EC"/>
    <w:rsid w:val="002A77ED"/>
    <w:rsid w:val="002A7969"/>
    <w:rsid w:val="002B06FF"/>
    <w:rsid w:val="002B076E"/>
    <w:rsid w:val="002B0A70"/>
    <w:rsid w:val="002B106E"/>
    <w:rsid w:val="002B1103"/>
    <w:rsid w:val="002B117F"/>
    <w:rsid w:val="002B1322"/>
    <w:rsid w:val="002B140E"/>
    <w:rsid w:val="002B151D"/>
    <w:rsid w:val="002B1B86"/>
    <w:rsid w:val="002B226A"/>
    <w:rsid w:val="002B22A3"/>
    <w:rsid w:val="002B252D"/>
    <w:rsid w:val="002B25A6"/>
    <w:rsid w:val="002B260A"/>
    <w:rsid w:val="002B2720"/>
    <w:rsid w:val="002B272D"/>
    <w:rsid w:val="002B291B"/>
    <w:rsid w:val="002B2A34"/>
    <w:rsid w:val="002B2B8B"/>
    <w:rsid w:val="002B2B93"/>
    <w:rsid w:val="002B2F23"/>
    <w:rsid w:val="002B3C61"/>
    <w:rsid w:val="002B3D61"/>
    <w:rsid w:val="002B3EC1"/>
    <w:rsid w:val="002B40BD"/>
    <w:rsid w:val="002B41A4"/>
    <w:rsid w:val="002B4311"/>
    <w:rsid w:val="002B4510"/>
    <w:rsid w:val="002B488D"/>
    <w:rsid w:val="002B4BA7"/>
    <w:rsid w:val="002B50F6"/>
    <w:rsid w:val="002B5204"/>
    <w:rsid w:val="002B5228"/>
    <w:rsid w:val="002B54C0"/>
    <w:rsid w:val="002B55CE"/>
    <w:rsid w:val="002B57FE"/>
    <w:rsid w:val="002B5CB2"/>
    <w:rsid w:val="002B5DE4"/>
    <w:rsid w:val="002B630A"/>
    <w:rsid w:val="002B686E"/>
    <w:rsid w:val="002B6887"/>
    <w:rsid w:val="002B69C7"/>
    <w:rsid w:val="002B6B8D"/>
    <w:rsid w:val="002B6BC8"/>
    <w:rsid w:val="002B6CCC"/>
    <w:rsid w:val="002B721D"/>
    <w:rsid w:val="002B74CC"/>
    <w:rsid w:val="002B754F"/>
    <w:rsid w:val="002B765A"/>
    <w:rsid w:val="002B7896"/>
    <w:rsid w:val="002B7B65"/>
    <w:rsid w:val="002B7C1B"/>
    <w:rsid w:val="002B7C68"/>
    <w:rsid w:val="002C0006"/>
    <w:rsid w:val="002C0109"/>
    <w:rsid w:val="002C02E7"/>
    <w:rsid w:val="002C05FA"/>
    <w:rsid w:val="002C0780"/>
    <w:rsid w:val="002C0815"/>
    <w:rsid w:val="002C0B2A"/>
    <w:rsid w:val="002C0D87"/>
    <w:rsid w:val="002C1308"/>
    <w:rsid w:val="002C1746"/>
    <w:rsid w:val="002C1DB9"/>
    <w:rsid w:val="002C1F26"/>
    <w:rsid w:val="002C20D7"/>
    <w:rsid w:val="002C258F"/>
    <w:rsid w:val="002C27A7"/>
    <w:rsid w:val="002C2C61"/>
    <w:rsid w:val="002C2C8D"/>
    <w:rsid w:val="002C3004"/>
    <w:rsid w:val="002C3715"/>
    <w:rsid w:val="002C3D2F"/>
    <w:rsid w:val="002C3FFA"/>
    <w:rsid w:val="002C4529"/>
    <w:rsid w:val="002C466E"/>
    <w:rsid w:val="002C493C"/>
    <w:rsid w:val="002C4A3D"/>
    <w:rsid w:val="002C4ABC"/>
    <w:rsid w:val="002C4C49"/>
    <w:rsid w:val="002C4E97"/>
    <w:rsid w:val="002C4F95"/>
    <w:rsid w:val="002C51CE"/>
    <w:rsid w:val="002C5238"/>
    <w:rsid w:val="002C547B"/>
    <w:rsid w:val="002C559D"/>
    <w:rsid w:val="002C5ABB"/>
    <w:rsid w:val="002C5B5C"/>
    <w:rsid w:val="002C5C9C"/>
    <w:rsid w:val="002C61DE"/>
    <w:rsid w:val="002C622A"/>
    <w:rsid w:val="002C62E8"/>
    <w:rsid w:val="002C6322"/>
    <w:rsid w:val="002C6AE5"/>
    <w:rsid w:val="002C7113"/>
    <w:rsid w:val="002C7120"/>
    <w:rsid w:val="002C7344"/>
    <w:rsid w:val="002C75D4"/>
    <w:rsid w:val="002C7756"/>
    <w:rsid w:val="002C7871"/>
    <w:rsid w:val="002C7CAB"/>
    <w:rsid w:val="002D02FD"/>
    <w:rsid w:val="002D039B"/>
    <w:rsid w:val="002D0424"/>
    <w:rsid w:val="002D0744"/>
    <w:rsid w:val="002D09B2"/>
    <w:rsid w:val="002D0DF4"/>
    <w:rsid w:val="002D12A9"/>
    <w:rsid w:val="002D15C5"/>
    <w:rsid w:val="002D1641"/>
    <w:rsid w:val="002D1805"/>
    <w:rsid w:val="002D18B8"/>
    <w:rsid w:val="002D1FB6"/>
    <w:rsid w:val="002D2132"/>
    <w:rsid w:val="002D2155"/>
    <w:rsid w:val="002D2342"/>
    <w:rsid w:val="002D246F"/>
    <w:rsid w:val="002D292B"/>
    <w:rsid w:val="002D29B5"/>
    <w:rsid w:val="002D2DD4"/>
    <w:rsid w:val="002D2F69"/>
    <w:rsid w:val="002D3179"/>
    <w:rsid w:val="002D3279"/>
    <w:rsid w:val="002D383E"/>
    <w:rsid w:val="002D3910"/>
    <w:rsid w:val="002D396F"/>
    <w:rsid w:val="002D39D6"/>
    <w:rsid w:val="002D3ACD"/>
    <w:rsid w:val="002D3F58"/>
    <w:rsid w:val="002D41BF"/>
    <w:rsid w:val="002D48DB"/>
    <w:rsid w:val="002D4CE6"/>
    <w:rsid w:val="002D52B7"/>
    <w:rsid w:val="002D55F4"/>
    <w:rsid w:val="002D5966"/>
    <w:rsid w:val="002D59AD"/>
    <w:rsid w:val="002D5BD8"/>
    <w:rsid w:val="002D5DCF"/>
    <w:rsid w:val="002D5F27"/>
    <w:rsid w:val="002D5F9D"/>
    <w:rsid w:val="002D67CE"/>
    <w:rsid w:val="002D69EC"/>
    <w:rsid w:val="002D6D73"/>
    <w:rsid w:val="002D6E1B"/>
    <w:rsid w:val="002D7813"/>
    <w:rsid w:val="002D7889"/>
    <w:rsid w:val="002D7BC3"/>
    <w:rsid w:val="002D7C48"/>
    <w:rsid w:val="002D7C94"/>
    <w:rsid w:val="002E00A6"/>
    <w:rsid w:val="002E07F4"/>
    <w:rsid w:val="002E0AC1"/>
    <w:rsid w:val="002E0C54"/>
    <w:rsid w:val="002E0D5C"/>
    <w:rsid w:val="002E0D92"/>
    <w:rsid w:val="002E0F04"/>
    <w:rsid w:val="002E1398"/>
    <w:rsid w:val="002E173A"/>
    <w:rsid w:val="002E174C"/>
    <w:rsid w:val="002E1935"/>
    <w:rsid w:val="002E1AE9"/>
    <w:rsid w:val="002E228A"/>
    <w:rsid w:val="002E2365"/>
    <w:rsid w:val="002E282D"/>
    <w:rsid w:val="002E2D02"/>
    <w:rsid w:val="002E318A"/>
    <w:rsid w:val="002E33F3"/>
    <w:rsid w:val="002E371F"/>
    <w:rsid w:val="002E3BE0"/>
    <w:rsid w:val="002E4130"/>
    <w:rsid w:val="002E4210"/>
    <w:rsid w:val="002E42AB"/>
    <w:rsid w:val="002E4423"/>
    <w:rsid w:val="002E4E6D"/>
    <w:rsid w:val="002E5712"/>
    <w:rsid w:val="002E5836"/>
    <w:rsid w:val="002E5E64"/>
    <w:rsid w:val="002E5FA4"/>
    <w:rsid w:val="002E62F1"/>
    <w:rsid w:val="002E62F2"/>
    <w:rsid w:val="002E64AF"/>
    <w:rsid w:val="002E6555"/>
    <w:rsid w:val="002E6664"/>
    <w:rsid w:val="002E6682"/>
    <w:rsid w:val="002E67AC"/>
    <w:rsid w:val="002E6821"/>
    <w:rsid w:val="002E6E66"/>
    <w:rsid w:val="002E7251"/>
    <w:rsid w:val="002E751F"/>
    <w:rsid w:val="002E75FB"/>
    <w:rsid w:val="002E7795"/>
    <w:rsid w:val="002E7D7E"/>
    <w:rsid w:val="002E7E41"/>
    <w:rsid w:val="002E7FD0"/>
    <w:rsid w:val="002F064F"/>
    <w:rsid w:val="002F0757"/>
    <w:rsid w:val="002F0918"/>
    <w:rsid w:val="002F1269"/>
    <w:rsid w:val="002F1818"/>
    <w:rsid w:val="002F217E"/>
    <w:rsid w:val="002F2419"/>
    <w:rsid w:val="002F294D"/>
    <w:rsid w:val="002F2961"/>
    <w:rsid w:val="002F2A51"/>
    <w:rsid w:val="002F2AEF"/>
    <w:rsid w:val="002F2BD4"/>
    <w:rsid w:val="002F2C7F"/>
    <w:rsid w:val="002F2F3C"/>
    <w:rsid w:val="002F33F1"/>
    <w:rsid w:val="002F3B62"/>
    <w:rsid w:val="002F3CCB"/>
    <w:rsid w:val="002F3EDE"/>
    <w:rsid w:val="002F3EEC"/>
    <w:rsid w:val="002F4029"/>
    <w:rsid w:val="002F4548"/>
    <w:rsid w:val="002F45EF"/>
    <w:rsid w:val="002F5447"/>
    <w:rsid w:val="002F5983"/>
    <w:rsid w:val="002F5DC2"/>
    <w:rsid w:val="002F6E25"/>
    <w:rsid w:val="002F7023"/>
    <w:rsid w:val="002F7029"/>
    <w:rsid w:val="002F702C"/>
    <w:rsid w:val="002F7641"/>
    <w:rsid w:val="002F76D0"/>
    <w:rsid w:val="002F7869"/>
    <w:rsid w:val="002F7EC9"/>
    <w:rsid w:val="00300194"/>
    <w:rsid w:val="0030027C"/>
    <w:rsid w:val="00300829"/>
    <w:rsid w:val="00300D25"/>
    <w:rsid w:val="00301124"/>
    <w:rsid w:val="00301316"/>
    <w:rsid w:val="003015A9"/>
    <w:rsid w:val="003015E0"/>
    <w:rsid w:val="00301812"/>
    <w:rsid w:val="0030181D"/>
    <w:rsid w:val="0030198F"/>
    <w:rsid w:val="00301A9C"/>
    <w:rsid w:val="00301C33"/>
    <w:rsid w:val="00301DF9"/>
    <w:rsid w:val="0030296F"/>
    <w:rsid w:val="00302E73"/>
    <w:rsid w:val="00302EAC"/>
    <w:rsid w:val="003036AC"/>
    <w:rsid w:val="003036D1"/>
    <w:rsid w:val="00303D5C"/>
    <w:rsid w:val="00303E50"/>
    <w:rsid w:val="0030432A"/>
    <w:rsid w:val="003044A7"/>
    <w:rsid w:val="0030475F"/>
    <w:rsid w:val="003049D4"/>
    <w:rsid w:val="00304D9F"/>
    <w:rsid w:val="003055AE"/>
    <w:rsid w:val="003058D5"/>
    <w:rsid w:val="00305CC2"/>
    <w:rsid w:val="00305F25"/>
    <w:rsid w:val="00305F27"/>
    <w:rsid w:val="003060FB"/>
    <w:rsid w:val="003063B7"/>
    <w:rsid w:val="00306B1C"/>
    <w:rsid w:val="00306E4A"/>
    <w:rsid w:val="00306EEC"/>
    <w:rsid w:val="003075EE"/>
    <w:rsid w:val="003079BD"/>
    <w:rsid w:val="00307DF9"/>
    <w:rsid w:val="003107E0"/>
    <w:rsid w:val="00310969"/>
    <w:rsid w:val="003109E9"/>
    <w:rsid w:val="00310B3D"/>
    <w:rsid w:val="00310CD2"/>
    <w:rsid w:val="00311353"/>
    <w:rsid w:val="003116FE"/>
    <w:rsid w:val="00311E5E"/>
    <w:rsid w:val="003121EC"/>
    <w:rsid w:val="00312910"/>
    <w:rsid w:val="00312C14"/>
    <w:rsid w:val="00312C54"/>
    <w:rsid w:val="00312E43"/>
    <w:rsid w:val="003130F0"/>
    <w:rsid w:val="003133D5"/>
    <w:rsid w:val="003134E2"/>
    <w:rsid w:val="003136BE"/>
    <w:rsid w:val="00313B3F"/>
    <w:rsid w:val="00313D02"/>
    <w:rsid w:val="00313FF0"/>
    <w:rsid w:val="0031456B"/>
    <w:rsid w:val="003145B3"/>
    <w:rsid w:val="00314DBC"/>
    <w:rsid w:val="003158A4"/>
    <w:rsid w:val="00315951"/>
    <w:rsid w:val="0031595E"/>
    <w:rsid w:val="00315A3F"/>
    <w:rsid w:val="00315F62"/>
    <w:rsid w:val="00315F6A"/>
    <w:rsid w:val="00315F9F"/>
    <w:rsid w:val="0031602C"/>
    <w:rsid w:val="00316113"/>
    <w:rsid w:val="00316181"/>
    <w:rsid w:val="0031618F"/>
    <w:rsid w:val="003161A4"/>
    <w:rsid w:val="00316EAA"/>
    <w:rsid w:val="00316F30"/>
    <w:rsid w:val="0031724D"/>
    <w:rsid w:val="003172FF"/>
    <w:rsid w:val="00317500"/>
    <w:rsid w:val="00317720"/>
    <w:rsid w:val="00317EA7"/>
    <w:rsid w:val="003203BC"/>
    <w:rsid w:val="003203EC"/>
    <w:rsid w:val="00320E76"/>
    <w:rsid w:val="00320EDF"/>
    <w:rsid w:val="00321421"/>
    <w:rsid w:val="00321440"/>
    <w:rsid w:val="003214BB"/>
    <w:rsid w:val="00321833"/>
    <w:rsid w:val="00321ED9"/>
    <w:rsid w:val="00322680"/>
    <w:rsid w:val="00322E57"/>
    <w:rsid w:val="003231A4"/>
    <w:rsid w:val="003231ED"/>
    <w:rsid w:val="0032331F"/>
    <w:rsid w:val="003234D5"/>
    <w:rsid w:val="00323575"/>
    <w:rsid w:val="00323760"/>
    <w:rsid w:val="00323817"/>
    <w:rsid w:val="00323D84"/>
    <w:rsid w:val="00324147"/>
    <w:rsid w:val="0032435F"/>
    <w:rsid w:val="003243C7"/>
    <w:rsid w:val="0032441E"/>
    <w:rsid w:val="003247D5"/>
    <w:rsid w:val="00324A83"/>
    <w:rsid w:val="00324B60"/>
    <w:rsid w:val="00324C0E"/>
    <w:rsid w:val="00324F59"/>
    <w:rsid w:val="00324FEE"/>
    <w:rsid w:val="00325C83"/>
    <w:rsid w:val="00325D32"/>
    <w:rsid w:val="00325EB1"/>
    <w:rsid w:val="003260F6"/>
    <w:rsid w:val="003261A5"/>
    <w:rsid w:val="0032642C"/>
    <w:rsid w:val="00326619"/>
    <w:rsid w:val="00326A9E"/>
    <w:rsid w:val="00327E3F"/>
    <w:rsid w:val="00330018"/>
    <w:rsid w:val="0033015F"/>
    <w:rsid w:val="00330431"/>
    <w:rsid w:val="003305D1"/>
    <w:rsid w:val="00330768"/>
    <w:rsid w:val="00330ACD"/>
    <w:rsid w:val="00331535"/>
    <w:rsid w:val="00331887"/>
    <w:rsid w:val="00331971"/>
    <w:rsid w:val="003319AA"/>
    <w:rsid w:val="00331AE3"/>
    <w:rsid w:val="00331E52"/>
    <w:rsid w:val="00331E55"/>
    <w:rsid w:val="00331EB2"/>
    <w:rsid w:val="00332106"/>
    <w:rsid w:val="00332269"/>
    <w:rsid w:val="0033288F"/>
    <w:rsid w:val="00332F95"/>
    <w:rsid w:val="00333002"/>
    <w:rsid w:val="003333C1"/>
    <w:rsid w:val="00333760"/>
    <w:rsid w:val="00333FED"/>
    <w:rsid w:val="00334438"/>
    <w:rsid w:val="00334620"/>
    <w:rsid w:val="00334689"/>
    <w:rsid w:val="00334D39"/>
    <w:rsid w:val="00335165"/>
    <w:rsid w:val="0033534C"/>
    <w:rsid w:val="003355BC"/>
    <w:rsid w:val="0033571A"/>
    <w:rsid w:val="00335B20"/>
    <w:rsid w:val="00335DD4"/>
    <w:rsid w:val="00335DF9"/>
    <w:rsid w:val="003366E7"/>
    <w:rsid w:val="003366F7"/>
    <w:rsid w:val="003368A7"/>
    <w:rsid w:val="003368FC"/>
    <w:rsid w:val="00336D99"/>
    <w:rsid w:val="00337081"/>
    <w:rsid w:val="003378E0"/>
    <w:rsid w:val="0033791B"/>
    <w:rsid w:val="00337966"/>
    <w:rsid w:val="00337C3B"/>
    <w:rsid w:val="00337F40"/>
    <w:rsid w:val="00337F50"/>
    <w:rsid w:val="00337F71"/>
    <w:rsid w:val="003403F6"/>
    <w:rsid w:val="00340EAA"/>
    <w:rsid w:val="00340F2E"/>
    <w:rsid w:val="003411D3"/>
    <w:rsid w:val="003413BD"/>
    <w:rsid w:val="003416F1"/>
    <w:rsid w:val="00342079"/>
    <w:rsid w:val="003425C8"/>
    <w:rsid w:val="00342B80"/>
    <w:rsid w:val="00342CE5"/>
    <w:rsid w:val="00342CFC"/>
    <w:rsid w:val="00343476"/>
    <w:rsid w:val="00343822"/>
    <w:rsid w:val="00343D8A"/>
    <w:rsid w:val="00343FE7"/>
    <w:rsid w:val="003440C0"/>
    <w:rsid w:val="00344232"/>
    <w:rsid w:val="00344282"/>
    <w:rsid w:val="00344887"/>
    <w:rsid w:val="00344C6C"/>
    <w:rsid w:val="00344EF3"/>
    <w:rsid w:val="00345C1D"/>
    <w:rsid w:val="00345D07"/>
    <w:rsid w:val="00345D3D"/>
    <w:rsid w:val="00345E33"/>
    <w:rsid w:val="00345FA6"/>
    <w:rsid w:val="003460B2"/>
    <w:rsid w:val="003464CB"/>
    <w:rsid w:val="00346642"/>
    <w:rsid w:val="003466FA"/>
    <w:rsid w:val="003467C2"/>
    <w:rsid w:val="00346956"/>
    <w:rsid w:val="00347070"/>
    <w:rsid w:val="003471A7"/>
    <w:rsid w:val="003471BC"/>
    <w:rsid w:val="00347806"/>
    <w:rsid w:val="00347A9C"/>
    <w:rsid w:val="00347BD0"/>
    <w:rsid w:val="00347C09"/>
    <w:rsid w:val="003501B7"/>
    <w:rsid w:val="00350A60"/>
    <w:rsid w:val="003514F2"/>
    <w:rsid w:val="003518AD"/>
    <w:rsid w:val="0035199C"/>
    <w:rsid w:val="00351A8D"/>
    <w:rsid w:val="003526BB"/>
    <w:rsid w:val="0035285C"/>
    <w:rsid w:val="003528DB"/>
    <w:rsid w:val="00352AE6"/>
    <w:rsid w:val="00352B0E"/>
    <w:rsid w:val="00352FE3"/>
    <w:rsid w:val="0035320B"/>
    <w:rsid w:val="00353546"/>
    <w:rsid w:val="003538F2"/>
    <w:rsid w:val="00353E04"/>
    <w:rsid w:val="00353E84"/>
    <w:rsid w:val="00353F13"/>
    <w:rsid w:val="00354093"/>
    <w:rsid w:val="00354404"/>
    <w:rsid w:val="0035456A"/>
    <w:rsid w:val="00354629"/>
    <w:rsid w:val="0035489F"/>
    <w:rsid w:val="003549A9"/>
    <w:rsid w:val="00354B19"/>
    <w:rsid w:val="00354CF9"/>
    <w:rsid w:val="00354E11"/>
    <w:rsid w:val="00354E1E"/>
    <w:rsid w:val="00355629"/>
    <w:rsid w:val="00355810"/>
    <w:rsid w:val="00355A11"/>
    <w:rsid w:val="00355A27"/>
    <w:rsid w:val="00355B36"/>
    <w:rsid w:val="00355B3A"/>
    <w:rsid w:val="00355B6A"/>
    <w:rsid w:val="00356408"/>
    <w:rsid w:val="00356421"/>
    <w:rsid w:val="00356480"/>
    <w:rsid w:val="003564B0"/>
    <w:rsid w:val="00356547"/>
    <w:rsid w:val="00356779"/>
    <w:rsid w:val="00356A44"/>
    <w:rsid w:val="00356A75"/>
    <w:rsid w:val="00356B90"/>
    <w:rsid w:val="00357176"/>
    <w:rsid w:val="00357187"/>
    <w:rsid w:val="0035747E"/>
    <w:rsid w:val="00357678"/>
    <w:rsid w:val="00357687"/>
    <w:rsid w:val="00357A05"/>
    <w:rsid w:val="00357DB0"/>
    <w:rsid w:val="00357DB1"/>
    <w:rsid w:val="003604A8"/>
    <w:rsid w:val="003605D4"/>
    <w:rsid w:val="003606D9"/>
    <w:rsid w:val="00360C8E"/>
    <w:rsid w:val="003611F8"/>
    <w:rsid w:val="0036163C"/>
    <w:rsid w:val="00361A92"/>
    <w:rsid w:val="00361D45"/>
    <w:rsid w:val="003620CF"/>
    <w:rsid w:val="0036213E"/>
    <w:rsid w:val="003621BD"/>
    <w:rsid w:val="00362552"/>
    <w:rsid w:val="00362806"/>
    <w:rsid w:val="00362A7E"/>
    <w:rsid w:val="00362DFC"/>
    <w:rsid w:val="00363532"/>
    <w:rsid w:val="00363BF2"/>
    <w:rsid w:val="00363D36"/>
    <w:rsid w:val="00363DA0"/>
    <w:rsid w:val="00364004"/>
    <w:rsid w:val="00364299"/>
    <w:rsid w:val="003644D1"/>
    <w:rsid w:val="0036461B"/>
    <w:rsid w:val="003648AD"/>
    <w:rsid w:val="0036493E"/>
    <w:rsid w:val="00364CE0"/>
    <w:rsid w:val="00364F12"/>
    <w:rsid w:val="00364F58"/>
    <w:rsid w:val="003650DD"/>
    <w:rsid w:val="00365407"/>
    <w:rsid w:val="0036544A"/>
    <w:rsid w:val="003654C7"/>
    <w:rsid w:val="00365AFB"/>
    <w:rsid w:val="003661AF"/>
    <w:rsid w:val="003661BE"/>
    <w:rsid w:val="00366347"/>
    <w:rsid w:val="00366614"/>
    <w:rsid w:val="00366BBA"/>
    <w:rsid w:val="00366CDC"/>
    <w:rsid w:val="00366CEA"/>
    <w:rsid w:val="00367567"/>
    <w:rsid w:val="00367CB4"/>
    <w:rsid w:val="0037009F"/>
    <w:rsid w:val="0037010A"/>
    <w:rsid w:val="003703C3"/>
    <w:rsid w:val="003704DC"/>
    <w:rsid w:val="00370890"/>
    <w:rsid w:val="00370A1E"/>
    <w:rsid w:val="00370FAB"/>
    <w:rsid w:val="003710B0"/>
    <w:rsid w:val="0037113B"/>
    <w:rsid w:val="003712DC"/>
    <w:rsid w:val="003715C2"/>
    <w:rsid w:val="00371967"/>
    <w:rsid w:val="00371B04"/>
    <w:rsid w:val="00371C01"/>
    <w:rsid w:val="00371CE2"/>
    <w:rsid w:val="00371E19"/>
    <w:rsid w:val="003722A9"/>
    <w:rsid w:val="00372538"/>
    <w:rsid w:val="00372634"/>
    <w:rsid w:val="003727A8"/>
    <w:rsid w:val="00372926"/>
    <w:rsid w:val="00372E83"/>
    <w:rsid w:val="00373078"/>
    <w:rsid w:val="00373178"/>
    <w:rsid w:val="00373764"/>
    <w:rsid w:val="00373951"/>
    <w:rsid w:val="00373BF2"/>
    <w:rsid w:val="00373E0B"/>
    <w:rsid w:val="003740FB"/>
    <w:rsid w:val="00374295"/>
    <w:rsid w:val="00374B5C"/>
    <w:rsid w:val="00374B8E"/>
    <w:rsid w:val="00374D82"/>
    <w:rsid w:val="00374DB4"/>
    <w:rsid w:val="003752D2"/>
    <w:rsid w:val="00375395"/>
    <w:rsid w:val="00375454"/>
    <w:rsid w:val="003755AC"/>
    <w:rsid w:val="0037580A"/>
    <w:rsid w:val="00375AE8"/>
    <w:rsid w:val="00375E19"/>
    <w:rsid w:val="00375EDF"/>
    <w:rsid w:val="003763FC"/>
    <w:rsid w:val="00376500"/>
    <w:rsid w:val="003769B4"/>
    <w:rsid w:val="00376B3E"/>
    <w:rsid w:val="00377142"/>
    <w:rsid w:val="00377286"/>
    <w:rsid w:val="003773E0"/>
    <w:rsid w:val="00377457"/>
    <w:rsid w:val="0037755E"/>
    <w:rsid w:val="003775D7"/>
    <w:rsid w:val="00377775"/>
    <w:rsid w:val="00377D06"/>
    <w:rsid w:val="00377F55"/>
    <w:rsid w:val="003800F0"/>
    <w:rsid w:val="0038018F"/>
    <w:rsid w:val="003803F0"/>
    <w:rsid w:val="003807B7"/>
    <w:rsid w:val="0038092D"/>
    <w:rsid w:val="00380B76"/>
    <w:rsid w:val="00380D68"/>
    <w:rsid w:val="0038117E"/>
    <w:rsid w:val="00381262"/>
    <w:rsid w:val="00381347"/>
    <w:rsid w:val="0038141B"/>
    <w:rsid w:val="00381BF2"/>
    <w:rsid w:val="00381CF9"/>
    <w:rsid w:val="00381E4B"/>
    <w:rsid w:val="00381F6D"/>
    <w:rsid w:val="00382148"/>
    <w:rsid w:val="003821D8"/>
    <w:rsid w:val="00382497"/>
    <w:rsid w:val="003825F5"/>
    <w:rsid w:val="003827DD"/>
    <w:rsid w:val="00382832"/>
    <w:rsid w:val="00382B0C"/>
    <w:rsid w:val="00382BC8"/>
    <w:rsid w:val="00382F30"/>
    <w:rsid w:val="00383470"/>
    <w:rsid w:val="00383518"/>
    <w:rsid w:val="00383557"/>
    <w:rsid w:val="00383D80"/>
    <w:rsid w:val="00384698"/>
    <w:rsid w:val="00384990"/>
    <w:rsid w:val="00384C4E"/>
    <w:rsid w:val="00384D12"/>
    <w:rsid w:val="0038508F"/>
    <w:rsid w:val="0038525A"/>
    <w:rsid w:val="003857E0"/>
    <w:rsid w:val="00385996"/>
    <w:rsid w:val="00385AB0"/>
    <w:rsid w:val="00385AF4"/>
    <w:rsid w:val="00385DF0"/>
    <w:rsid w:val="00385E06"/>
    <w:rsid w:val="00385E6A"/>
    <w:rsid w:val="00385F59"/>
    <w:rsid w:val="00386AB3"/>
    <w:rsid w:val="00386B38"/>
    <w:rsid w:val="00386E3F"/>
    <w:rsid w:val="0038797E"/>
    <w:rsid w:val="00387B42"/>
    <w:rsid w:val="0039000E"/>
    <w:rsid w:val="003905BC"/>
    <w:rsid w:val="00390794"/>
    <w:rsid w:val="00390D19"/>
    <w:rsid w:val="00390F2B"/>
    <w:rsid w:val="00391C4C"/>
    <w:rsid w:val="00391D78"/>
    <w:rsid w:val="00391E52"/>
    <w:rsid w:val="0039204F"/>
    <w:rsid w:val="0039234F"/>
    <w:rsid w:val="003927C8"/>
    <w:rsid w:val="003927F3"/>
    <w:rsid w:val="00392960"/>
    <w:rsid w:val="003929D3"/>
    <w:rsid w:val="00392D92"/>
    <w:rsid w:val="00392DBF"/>
    <w:rsid w:val="00392DE7"/>
    <w:rsid w:val="00392E45"/>
    <w:rsid w:val="00393145"/>
    <w:rsid w:val="00393E98"/>
    <w:rsid w:val="003942AA"/>
    <w:rsid w:val="003947A8"/>
    <w:rsid w:val="00394A80"/>
    <w:rsid w:val="00394C56"/>
    <w:rsid w:val="00394F00"/>
    <w:rsid w:val="00394F5E"/>
    <w:rsid w:val="0039507F"/>
    <w:rsid w:val="0039529B"/>
    <w:rsid w:val="00395726"/>
    <w:rsid w:val="00395932"/>
    <w:rsid w:val="00395953"/>
    <w:rsid w:val="00395F3F"/>
    <w:rsid w:val="003961F7"/>
    <w:rsid w:val="003965E7"/>
    <w:rsid w:val="003966A4"/>
    <w:rsid w:val="00396764"/>
    <w:rsid w:val="00396E4D"/>
    <w:rsid w:val="0039730A"/>
    <w:rsid w:val="00397433"/>
    <w:rsid w:val="00397A62"/>
    <w:rsid w:val="00397A74"/>
    <w:rsid w:val="00397A85"/>
    <w:rsid w:val="00397BA4"/>
    <w:rsid w:val="00397C2E"/>
    <w:rsid w:val="00397FAE"/>
    <w:rsid w:val="003A0203"/>
    <w:rsid w:val="003A037D"/>
    <w:rsid w:val="003A06C2"/>
    <w:rsid w:val="003A0B73"/>
    <w:rsid w:val="003A0E70"/>
    <w:rsid w:val="003A0F83"/>
    <w:rsid w:val="003A111C"/>
    <w:rsid w:val="003A1341"/>
    <w:rsid w:val="003A15C8"/>
    <w:rsid w:val="003A1A9C"/>
    <w:rsid w:val="003A1BDF"/>
    <w:rsid w:val="003A1E76"/>
    <w:rsid w:val="003A2112"/>
    <w:rsid w:val="003A2350"/>
    <w:rsid w:val="003A2542"/>
    <w:rsid w:val="003A263E"/>
    <w:rsid w:val="003A27A0"/>
    <w:rsid w:val="003A2A8F"/>
    <w:rsid w:val="003A2DED"/>
    <w:rsid w:val="003A314E"/>
    <w:rsid w:val="003A318C"/>
    <w:rsid w:val="003A32ED"/>
    <w:rsid w:val="003A33BB"/>
    <w:rsid w:val="003A3850"/>
    <w:rsid w:val="003A3A34"/>
    <w:rsid w:val="003A3A3D"/>
    <w:rsid w:val="003A3A5F"/>
    <w:rsid w:val="003A3C8D"/>
    <w:rsid w:val="003A404D"/>
    <w:rsid w:val="003A41B6"/>
    <w:rsid w:val="003A43FE"/>
    <w:rsid w:val="003A4572"/>
    <w:rsid w:val="003A466D"/>
    <w:rsid w:val="003A4C37"/>
    <w:rsid w:val="003A4F68"/>
    <w:rsid w:val="003A5129"/>
    <w:rsid w:val="003A56EE"/>
    <w:rsid w:val="003A5834"/>
    <w:rsid w:val="003A5D4E"/>
    <w:rsid w:val="003A5FB0"/>
    <w:rsid w:val="003A68C5"/>
    <w:rsid w:val="003A6AD6"/>
    <w:rsid w:val="003A6BA6"/>
    <w:rsid w:val="003A6D18"/>
    <w:rsid w:val="003A6E25"/>
    <w:rsid w:val="003A7D77"/>
    <w:rsid w:val="003A7E6E"/>
    <w:rsid w:val="003B0288"/>
    <w:rsid w:val="003B03BE"/>
    <w:rsid w:val="003B0820"/>
    <w:rsid w:val="003B0869"/>
    <w:rsid w:val="003B0FB3"/>
    <w:rsid w:val="003B19E6"/>
    <w:rsid w:val="003B1FC5"/>
    <w:rsid w:val="003B213E"/>
    <w:rsid w:val="003B2673"/>
    <w:rsid w:val="003B2A59"/>
    <w:rsid w:val="003B2B2D"/>
    <w:rsid w:val="003B2E79"/>
    <w:rsid w:val="003B3634"/>
    <w:rsid w:val="003B3774"/>
    <w:rsid w:val="003B3A40"/>
    <w:rsid w:val="003B3CE2"/>
    <w:rsid w:val="003B3D76"/>
    <w:rsid w:val="003B3E8F"/>
    <w:rsid w:val="003B469C"/>
    <w:rsid w:val="003B4CA7"/>
    <w:rsid w:val="003B4E54"/>
    <w:rsid w:val="003B5167"/>
    <w:rsid w:val="003B5183"/>
    <w:rsid w:val="003B5B3B"/>
    <w:rsid w:val="003B5BC4"/>
    <w:rsid w:val="003B5BD2"/>
    <w:rsid w:val="003B5D65"/>
    <w:rsid w:val="003B5FBF"/>
    <w:rsid w:val="003B5FD1"/>
    <w:rsid w:val="003B60F2"/>
    <w:rsid w:val="003B6118"/>
    <w:rsid w:val="003B6734"/>
    <w:rsid w:val="003B6806"/>
    <w:rsid w:val="003B681E"/>
    <w:rsid w:val="003B682D"/>
    <w:rsid w:val="003B6BBC"/>
    <w:rsid w:val="003B6F0C"/>
    <w:rsid w:val="003B6F65"/>
    <w:rsid w:val="003B7063"/>
    <w:rsid w:val="003B71BF"/>
    <w:rsid w:val="003B7482"/>
    <w:rsid w:val="003B7514"/>
    <w:rsid w:val="003B758B"/>
    <w:rsid w:val="003B759B"/>
    <w:rsid w:val="003B76F1"/>
    <w:rsid w:val="003B77B3"/>
    <w:rsid w:val="003B7C67"/>
    <w:rsid w:val="003B7D44"/>
    <w:rsid w:val="003C011A"/>
    <w:rsid w:val="003C01AB"/>
    <w:rsid w:val="003C0329"/>
    <w:rsid w:val="003C0F89"/>
    <w:rsid w:val="003C1102"/>
    <w:rsid w:val="003C12C1"/>
    <w:rsid w:val="003C1398"/>
    <w:rsid w:val="003C13FC"/>
    <w:rsid w:val="003C184A"/>
    <w:rsid w:val="003C1C2C"/>
    <w:rsid w:val="003C1CCC"/>
    <w:rsid w:val="003C2177"/>
    <w:rsid w:val="003C21CA"/>
    <w:rsid w:val="003C221A"/>
    <w:rsid w:val="003C260B"/>
    <w:rsid w:val="003C2645"/>
    <w:rsid w:val="003C2D8B"/>
    <w:rsid w:val="003C2F82"/>
    <w:rsid w:val="003C33F7"/>
    <w:rsid w:val="003C3506"/>
    <w:rsid w:val="003C39FB"/>
    <w:rsid w:val="003C3AC8"/>
    <w:rsid w:val="003C3C86"/>
    <w:rsid w:val="003C3DD2"/>
    <w:rsid w:val="003C3E98"/>
    <w:rsid w:val="003C468B"/>
    <w:rsid w:val="003C48DE"/>
    <w:rsid w:val="003C4907"/>
    <w:rsid w:val="003C4AA8"/>
    <w:rsid w:val="003C4C46"/>
    <w:rsid w:val="003C518C"/>
    <w:rsid w:val="003C530E"/>
    <w:rsid w:val="003C5698"/>
    <w:rsid w:val="003C5784"/>
    <w:rsid w:val="003C5CD8"/>
    <w:rsid w:val="003C6100"/>
    <w:rsid w:val="003C67E4"/>
    <w:rsid w:val="003C6A81"/>
    <w:rsid w:val="003C71B4"/>
    <w:rsid w:val="003C73AA"/>
    <w:rsid w:val="003C75BF"/>
    <w:rsid w:val="003C7678"/>
    <w:rsid w:val="003C76B6"/>
    <w:rsid w:val="003C7AD2"/>
    <w:rsid w:val="003D0308"/>
    <w:rsid w:val="003D03ED"/>
    <w:rsid w:val="003D05DD"/>
    <w:rsid w:val="003D0773"/>
    <w:rsid w:val="003D0FEA"/>
    <w:rsid w:val="003D1463"/>
    <w:rsid w:val="003D1812"/>
    <w:rsid w:val="003D1BC5"/>
    <w:rsid w:val="003D23CA"/>
    <w:rsid w:val="003D2407"/>
    <w:rsid w:val="003D2923"/>
    <w:rsid w:val="003D2C5F"/>
    <w:rsid w:val="003D2DCC"/>
    <w:rsid w:val="003D3181"/>
    <w:rsid w:val="003D37E1"/>
    <w:rsid w:val="003D38BD"/>
    <w:rsid w:val="003D3A78"/>
    <w:rsid w:val="003D3C6D"/>
    <w:rsid w:val="003D40C9"/>
    <w:rsid w:val="003D47EC"/>
    <w:rsid w:val="003D4CA2"/>
    <w:rsid w:val="003D4F9D"/>
    <w:rsid w:val="003D51FA"/>
    <w:rsid w:val="003D54F6"/>
    <w:rsid w:val="003D566C"/>
    <w:rsid w:val="003D5AE4"/>
    <w:rsid w:val="003D5C45"/>
    <w:rsid w:val="003D5D3F"/>
    <w:rsid w:val="003D5E85"/>
    <w:rsid w:val="003D5EC5"/>
    <w:rsid w:val="003D6339"/>
    <w:rsid w:val="003D6363"/>
    <w:rsid w:val="003D6519"/>
    <w:rsid w:val="003D6789"/>
    <w:rsid w:val="003D6E69"/>
    <w:rsid w:val="003D6EEA"/>
    <w:rsid w:val="003D75B8"/>
    <w:rsid w:val="003D7F82"/>
    <w:rsid w:val="003E0018"/>
    <w:rsid w:val="003E0199"/>
    <w:rsid w:val="003E0A88"/>
    <w:rsid w:val="003E0E56"/>
    <w:rsid w:val="003E117C"/>
    <w:rsid w:val="003E13AF"/>
    <w:rsid w:val="003E1451"/>
    <w:rsid w:val="003E15E0"/>
    <w:rsid w:val="003E160F"/>
    <w:rsid w:val="003E1BC1"/>
    <w:rsid w:val="003E1C76"/>
    <w:rsid w:val="003E22D5"/>
    <w:rsid w:val="003E2359"/>
    <w:rsid w:val="003E2C89"/>
    <w:rsid w:val="003E2F36"/>
    <w:rsid w:val="003E3086"/>
    <w:rsid w:val="003E3300"/>
    <w:rsid w:val="003E33D3"/>
    <w:rsid w:val="003E3616"/>
    <w:rsid w:val="003E3823"/>
    <w:rsid w:val="003E38A7"/>
    <w:rsid w:val="003E3EB5"/>
    <w:rsid w:val="003E3F6B"/>
    <w:rsid w:val="003E4375"/>
    <w:rsid w:val="003E468E"/>
    <w:rsid w:val="003E49A2"/>
    <w:rsid w:val="003E4E45"/>
    <w:rsid w:val="003E5334"/>
    <w:rsid w:val="003E5830"/>
    <w:rsid w:val="003E58F8"/>
    <w:rsid w:val="003E5DAE"/>
    <w:rsid w:val="003E606B"/>
    <w:rsid w:val="003E636B"/>
    <w:rsid w:val="003E6636"/>
    <w:rsid w:val="003E6955"/>
    <w:rsid w:val="003E6A20"/>
    <w:rsid w:val="003E6B35"/>
    <w:rsid w:val="003E7283"/>
    <w:rsid w:val="003E78A9"/>
    <w:rsid w:val="003E7E96"/>
    <w:rsid w:val="003F00EB"/>
    <w:rsid w:val="003F0BF4"/>
    <w:rsid w:val="003F1227"/>
    <w:rsid w:val="003F1467"/>
    <w:rsid w:val="003F1814"/>
    <w:rsid w:val="003F1AD2"/>
    <w:rsid w:val="003F1D28"/>
    <w:rsid w:val="003F2056"/>
    <w:rsid w:val="003F2460"/>
    <w:rsid w:val="003F25F7"/>
    <w:rsid w:val="003F2622"/>
    <w:rsid w:val="003F2669"/>
    <w:rsid w:val="003F2AD0"/>
    <w:rsid w:val="003F35E1"/>
    <w:rsid w:val="003F38B8"/>
    <w:rsid w:val="003F44AA"/>
    <w:rsid w:val="003F4706"/>
    <w:rsid w:val="003F4825"/>
    <w:rsid w:val="003F4F52"/>
    <w:rsid w:val="003F5165"/>
    <w:rsid w:val="003F52AB"/>
    <w:rsid w:val="003F53B1"/>
    <w:rsid w:val="003F55A5"/>
    <w:rsid w:val="003F5662"/>
    <w:rsid w:val="003F58C7"/>
    <w:rsid w:val="003F5906"/>
    <w:rsid w:val="003F5D65"/>
    <w:rsid w:val="003F5E90"/>
    <w:rsid w:val="003F6091"/>
    <w:rsid w:val="003F60A0"/>
    <w:rsid w:val="003F6845"/>
    <w:rsid w:val="003F691E"/>
    <w:rsid w:val="003F698F"/>
    <w:rsid w:val="003F6BAC"/>
    <w:rsid w:val="003F6C35"/>
    <w:rsid w:val="003F6CAB"/>
    <w:rsid w:val="003F6F3B"/>
    <w:rsid w:val="003F7353"/>
    <w:rsid w:val="003F74A9"/>
    <w:rsid w:val="003F780E"/>
    <w:rsid w:val="003F7A70"/>
    <w:rsid w:val="003F7E79"/>
    <w:rsid w:val="00400005"/>
    <w:rsid w:val="004000C0"/>
    <w:rsid w:val="00400137"/>
    <w:rsid w:val="0040056F"/>
    <w:rsid w:val="00400597"/>
    <w:rsid w:val="004005B9"/>
    <w:rsid w:val="00400614"/>
    <w:rsid w:val="00400C2F"/>
    <w:rsid w:val="00400DA3"/>
    <w:rsid w:val="00400EBD"/>
    <w:rsid w:val="00400EE7"/>
    <w:rsid w:val="00401071"/>
    <w:rsid w:val="0040128C"/>
    <w:rsid w:val="00401747"/>
    <w:rsid w:val="004018B0"/>
    <w:rsid w:val="00401BB4"/>
    <w:rsid w:val="00401DCD"/>
    <w:rsid w:val="0040247C"/>
    <w:rsid w:val="004026ED"/>
    <w:rsid w:val="004027C9"/>
    <w:rsid w:val="00402A1F"/>
    <w:rsid w:val="00402CAC"/>
    <w:rsid w:val="00402F9C"/>
    <w:rsid w:val="0040305E"/>
    <w:rsid w:val="004030A8"/>
    <w:rsid w:val="004031C9"/>
    <w:rsid w:val="004034AC"/>
    <w:rsid w:val="0040352C"/>
    <w:rsid w:val="004035C5"/>
    <w:rsid w:val="00403831"/>
    <w:rsid w:val="00403845"/>
    <w:rsid w:val="004038B7"/>
    <w:rsid w:val="00403C4B"/>
    <w:rsid w:val="00403ED1"/>
    <w:rsid w:val="00403FB8"/>
    <w:rsid w:val="00403FFA"/>
    <w:rsid w:val="00404069"/>
    <w:rsid w:val="004040DC"/>
    <w:rsid w:val="00404376"/>
    <w:rsid w:val="00404425"/>
    <w:rsid w:val="004047BF"/>
    <w:rsid w:val="004049C1"/>
    <w:rsid w:val="00404A61"/>
    <w:rsid w:val="00404D11"/>
    <w:rsid w:val="00404E77"/>
    <w:rsid w:val="00404EF8"/>
    <w:rsid w:val="004051BD"/>
    <w:rsid w:val="0040587A"/>
    <w:rsid w:val="00405956"/>
    <w:rsid w:val="00405976"/>
    <w:rsid w:val="00405A04"/>
    <w:rsid w:val="00405A2B"/>
    <w:rsid w:val="00405B14"/>
    <w:rsid w:val="00406885"/>
    <w:rsid w:val="00406B80"/>
    <w:rsid w:val="00406E05"/>
    <w:rsid w:val="00406F5A"/>
    <w:rsid w:val="00406FB3"/>
    <w:rsid w:val="0040728B"/>
    <w:rsid w:val="0040733C"/>
    <w:rsid w:val="0040754E"/>
    <w:rsid w:val="00407582"/>
    <w:rsid w:val="0040786A"/>
    <w:rsid w:val="00407A89"/>
    <w:rsid w:val="00407AD0"/>
    <w:rsid w:val="00407B06"/>
    <w:rsid w:val="00407D49"/>
    <w:rsid w:val="00410019"/>
    <w:rsid w:val="00410149"/>
    <w:rsid w:val="0041019B"/>
    <w:rsid w:val="0041024B"/>
    <w:rsid w:val="004105E6"/>
    <w:rsid w:val="0041085B"/>
    <w:rsid w:val="00410895"/>
    <w:rsid w:val="00410D7A"/>
    <w:rsid w:val="00411492"/>
    <w:rsid w:val="004119BD"/>
    <w:rsid w:val="00411B3D"/>
    <w:rsid w:val="00411B4D"/>
    <w:rsid w:val="00411EEE"/>
    <w:rsid w:val="004121ED"/>
    <w:rsid w:val="004128D1"/>
    <w:rsid w:val="00412D4E"/>
    <w:rsid w:val="00412D82"/>
    <w:rsid w:val="00413271"/>
    <w:rsid w:val="00413480"/>
    <w:rsid w:val="004137E7"/>
    <w:rsid w:val="00413B37"/>
    <w:rsid w:val="00413BCF"/>
    <w:rsid w:val="00413D51"/>
    <w:rsid w:val="004140DD"/>
    <w:rsid w:val="00414349"/>
    <w:rsid w:val="00414560"/>
    <w:rsid w:val="004147C6"/>
    <w:rsid w:val="00414888"/>
    <w:rsid w:val="004148DD"/>
    <w:rsid w:val="00414F42"/>
    <w:rsid w:val="00415226"/>
    <w:rsid w:val="004153B8"/>
    <w:rsid w:val="004154AE"/>
    <w:rsid w:val="004156E0"/>
    <w:rsid w:val="00415886"/>
    <w:rsid w:val="00415B95"/>
    <w:rsid w:val="00415BDD"/>
    <w:rsid w:val="00415C84"/>
    <w:rsid w:val="00415CEB"/>
    <w:rsid w:val="00415FE0"/>
    <w:rsid w:val="004161C5"/>
    <w:rsid w:val="00416278"/>
    <w:rsid w:val="004163C9"/>
    <w:rsid w:val="00416612"/>
    <w:rsid w:val="004166E5"/>
    <w:rsid w:val="004166EA"/>
    <w:rsid w:val="00417037"/>
    <w:rsid w:val="00417366"/>
    <w:rsid w:val="0041740D"/>
    <w:rsid w:val="004179E6"/>
    <w:rsid w:val="00417B7D"/>
    <w:rsid w:val="00417BA3"/>
    <w:rsid w:val="00417EF0"/>
    <w:rsid w:val="00420193"/>
    <w:rsid w:val="00420454"/>
    <w:rsid w:val="0042045E"/>
    <w:rsid w:val="004207FC"/>
    <w:rsid w:val="00420811"/>
    <w:rsid w:val="00420E50"/>
    <w:rsid w:val="00420F1B"/>
    <w:rsid w:val="00421132"/>
    <w:rsid w:val="00421314"/>
    <w:rsid w:val="00421691"/>
    <w:rsid w:val="004216DA"/>
    <w:rsid w:val="0042177B"/>
    <w:rsid w:val="004217C6"/>
    <w:rsid w:val="00421B16"/>
    <w:rsid w:val="00422241"/>
    <w:rsid w:val="0042280B"/>
    <w:rsid w:val="0042321A"/>
    <w:rsid w:val="00423C34"/>
    <w:rsid w:val="00423DC5"/>
    <w:rsid w:val="00423FF7"/>
    <w:rsid w:val="00424352"/>
    <w:rsid w:val="0042439C"/>
    <w:rsid w:val="00424542"/>
    <w:rsid w:val="004245C6"/>
    <w:rsid w:val="004245CB"/>
    <w:rsid w:val="0042464A"/>
    <w:rsid w:val="00424875"/>
    <w:rsid w:val="00424DC3"/>
    <w:rsid w:val="00424F66"/>
    <w:rsid w:val="004256AD"/>
    <w:rsid w:val="004257EF"/>
    <w:rsid w:val="004258E6"/>
    <w:rsid w:val="00425A04"/>
    <w:rsid w:val="00425A18"/>
    <w:rsid w:val="00426131"/>
    <w:rsid w:val="004262E4"/>
    <w:rsid w:val="004265FD"/>
    <w:rsid w:val="004269D7"/>
    <w:rsid w:val="00426A0C"/>
    <w:rsid w:val="00426F64"/>
    <w:rsid w:val="0042715C"/>
    <w:rsid w:val="00427232"/>
    <w:rsid w:val="00427475"/>
    <w:rsid w:val="00427C8A"/>
    <w:rsid w:val="00427DBE"/>
    <w:rsid w:val="00427F06"/>
    <w:rsid w:val="00430058"/>
    <w:rsid w:val="0043042B"/>
    <w:rsid w:val="0043045B"/>
    <w:rsid w:val="004304BE"/>
    <w:rsid w:val="004306B4"/>
    <w:rsid w:val="00431559"/>
    <w:rsid w:val="00431CAC"/>
    <w:rsid w:val="00432222"/>
    <w:rsid w:val="00432494"/>
    <w:rsid w:val="0043291E"/>
    <w:rsid w:val="0043298D"/>
    <w:rsid w:val="004329C0"/>
    <w:rsid w:val="00432EC5"/>
    <w:rsid w:val="004330FD"/>
    <w:rsid w:val="004331A7"/>
    <w:rsid w:val="00433559"/>
    <w:rsid w:val="0043362D"/>
    <w:rsid w:val="004339F7"/>
    <w:rsid w:val="00434113"/>
    <w:rsid w:val="0043482F"/>
    <w:rsid w:val="004348A8"/>
    <w:rsid w:val="00434AF6"/>
    <w:rsid w:val="00434D2E"/>
    <w:rsid w:val="00435275"/>
    <w:rsid w:val="00435703"/>
    <w:rsid w:val="004357C0"/>
    <w:rsid w:val="004358C7"/>
    <w:rsid w:val="00435F7E"/>
    <w:rsid w:val="00435FA6"/>
    <w:rsid w:val="004364BB"/>
    <w:rsid w:val="0043682F"/>
    <w:rsid w:val="0043723F"/>
    <w:rsid w:val="00437B9C"/>
    <w:rsid w:val="00437C1F"/>
    <w:rsid w:val="0044025B"/>
    <w:rsid w:val="004402F2"/>
    <w:rsid w:val="004407C9"/>
    <w:rsid w:val="00441015"/>
    <w:rsid w:val="00441906"/>
    <w:rsid w:val="00441E04"/>
    <w:rsid w:val="00441FFC"/>
    <w:rsid w:val="00442269"/>
    <w:rsid w:val="00442437"/>
    <w:rsid w:val="00442A5B"/>
    <w:rsid w:val="00442AEF"/>
    <w:rsid w:val="00442DBE"/>
    <w:rsid w:val="00442F54"/>
    <w:rsid w:val="0044330D"/>
    <w:rsid w:val="0044388D"/>
    <w:rsid w:val="00443B5D"/>
    <w:rsid w:val="00443CCB"/>
    <w:rsid w:val="00443D9F"/>
    <w:rsid w:val="004443EE"/>
    <w:rsid w:val="004446B7"/>
    <w:rsid w:val="004447DC"/>
    <w:rsid w:val="00444A58"/>
    <w:rsid w:val="00444A67"/>
    <w:rsid w:val="00444BB3"/>
    <w:rsid w:val="00444CB8"/>
    <w:rsid w:val="00444CC0"/>
    <w:rsid w:val="00444EA9"/>
    <w:rsid w:val="00446EB3"/>
    <w:rsid w:val="00447361"/>
    <w:rsid w:val="004474A4"/>
    <w:rsid w:val="00447537"/>
    <w:rsid w:val="00447542"/>
    <w:rsid w:val="00447867"/>
    <w:rsid w:val="0044798F"/>
    <w:rsid w:val="00447B36"/>
    <w:rsid w:val="00447C89"/>
    <w:rsid w:val="00447E1C"/>
    <w:rsid w:val="00450648"/>
    <w:rsid w:val="0045076D"/>
    <w:rsid w:val="0045098E"/>
    <w:rsid w:val="00450A20"/>
    <w:rsid w:val="004510EF"/>
    <w:rsid w:val="00451317"/>
    <w:rsid w:val="004515F1"/>
    <w:rsid w:val="00451629"/>
    <w:rsid w:val="004519AE"/>
    <w:rsid w:val="00451A50"/>
    <w:rsid w:val="00451CC8"/>
    <w:rsid w:val="00452410"/>
    <w:rsid w:val="00452454"/>
    <w:rsid w:val="00452846"/>
    <w:rsid w:val="00452A74"/>
    <w:rsid w:val="00452BB5"/>
    <w:rsid w:val="00452F4B"/>
    <w:rsid w:val="00453566"/>
    <w:rsid w:val="00453636"/>
    <w:rsid w:val="00453CC3"/>
    <w:rsid w:val="00453F06"/>
    <w:rsid w:val="00454086"/>
    <w:rsid w:val="00454151"/>
    <w:rsid w:val="00454B28"/>
    <w:rsid w:val="00454FC0"/>
    <w:rsid w:val="0045505F"/>
    <w:rsid w:val="00455769"/>
    <w:rsid w:val="0045579D"/>
    <w:rsid w:val="004557B0"/>
    <w:rsid w:val="00455857"/>
    <w:rsid w:val="0045611F"/>
    <w:rsid w:val="0045640E"/>
    <w:rsid w:val="00456878"/>
    <w:rsid w:val="004569B1"/>
    <w:rsid w:val="004570C8"/>
    <w:rsid w:val="00457572"/>
    <w:rsid w:val="00457CC9"/>
    <w:rsid w:val="00460209"/>
    <w:rsid w:val="004608B8"/>
    <w:rsid w:val="00460FF0"/>
    <w:rsid w:val="00461ACE"/>
    <w:rsid w:val="00461B38"/>
    <w:rsid w:val="00461F5E"/>
    <w:rsid w:val="00462620"/>
    <w:rsid w:val="00462825"/>
    <w:rsid w:val="00462AD0"/>
    <w:rsid w:val="00462AF0"/>
    <w:rsid w:val="00462E49"/>
    <w:rsid w:val="00462E88"/>
    <w:rsid w:val="00463691"/>
    <w:rsid w:val="00463D7C"/>
    <w:rsid w:val="00463F7A"/>
    <w:rsid w:val="00464034"/>
    <w:rsid w:val="004647B3"/>
    <w:rsid w:val="00464954"/>
    <w:rsid w:val="00464B63"/>
    <w:rsid w:val="00464B8E"/>
    <w:rsid w:val="004652E4"/>
    <w:rsid w:val="004653DE"/>
    <w:rsid w:val="004654AA"/>
    <w:rsid w:val="00465BCA"/>
    <w:rsid w:val="00465CD8"/>
    <w:rsid w:val="00465D78"/>
    <w:rsid w:val="00465DBB"/>
    <w:rsid w:val="00466088"/>
    <w:rsid w:val="004660D4"/>
    <w:rsid w:val="004661B3"/>
    <w:rsid w:val="004662C5"/>
    <w:rsid w:val="004665D1"/>
    <w:rsid w:val="004666CD"/>
    <w:rsid w:val="004666D9"/>
    <w:rsid w:val="00466888"/>
    <w:rsid w:val="0046714B"/>
    <w:rsid w:val="00467677"/>
    <w:rsid w:val="00467B41"/>
    <w:rsid w:val="00467BF9"/>
    <w:rsid w:val="0047011D"/>
    <w:rsid w:val="004701F3"/>
    <w:rsid w:val="00470268"/>
    <w:rsid w:val="00470746"/>
    <w:rsid w:val="004708D7"/>
    <w:rsid w:val="00470A97"/>
    <w:rsid w:val="00470BA9"/>
    <w:rsid w:val="004711F7"/>
    <w:rsid w:val="004715C2"/>
    <w:rsid w:val="004716D3"/>
    <w:rsid w:val="004719DD"/>
    <w:rsid w:val="00471A0F"/>
    <w:rsid w:val="00471D5A"/>
    <w:rsid w:val="004721D8"/>
    <w:rsid w:val="00472295"/>
    <w:rsid w:val="004724A2"/>
    <w:rsid w:val="00472812"/>
    <w:rsid w:val="00472A5F"/>
    <w:rsid w:val="00472BA0"/>
    <w:rsid w:val="00472CA1"/>
    <w:rsid w:val="00472DDD"/>
    <w:rsid w:val="00472F21"/>
    <w:rsid w:val="0047300C"/>
    <w:rsid w:val="0047309E"/>
    <w:rsid w:val="004733CD"/>
    <w:rsid w:val="0047454F"/>
    <w:rsid w:val="0047467E"/>
    <w:rsid w:val="004748AD"/>
    <w:rsid w:val="00474D74"/>
    <w:rsid w:val="00474FD9"/>
    <w:rsid w:val="00475F2D"/>
    <w:rsid w:val="00475F55"/>
    <w:rsid w:val="004760BA"/>
    <w:rsid w:val="0047670A"/>
    <w:rsid w:val="004767D2"/>
    <w:rsid w:val="0047687C"/>
    <w:rsid w:val="00476F7D"/>
    <w:rsid w:val="00476FCB"/>
    <w:rsid w:val="00477215"/>
    <w:rsid w:val="0047756B"/>
    <w:rsid w:val="00477D54"/>
    <w:rsid w:val="0048016E"/>
    <w:rsid w:val="00480564"/>
    <w:rsid w:val="004807E8"/>
    <w:rsid w:val="00480C61"/>
    <w:rsid w:val="00481A8F"/>
    <w:rsid w:val="00481BB2"/>
    <w:rsid w:val="00482004"/>
    <w:rsid w:val="004821E2"/>
    <w:rsid w:val="0048244F"/>
    <w:rsid w:val="00482697"/>
    <w:rsid w:val="00482AC9"/>
    <w:rsid w:val="00482C4F"/>
    <w:rsid w:val="00482CF3"/>
    <w:rsid w:val="0048365A"/>
    <w:rsid w:val="00483A6B"/>
    <w:rsid w:val="00483BC1"/>
    <w:rsid w:val="00483E05"/>
    <w:rsid w:val="00483E0C"/>
    <w:rsid w:val="00484236"/>
    <w:rsid w:val="00484731"/>
    <w:rsid w:val="004847AD"/>
    <w:rsid w:val="00484E91"/>
    <w:rsid w:val="0048526D"/>
    <w:rsid w:val="004859E5"/>
    <w:rsid w:val="004859F4"/>
    <w:rsid w:val="00485A65"/>
    <w:rsid w:val="00485D50"/>
    <w:rsid w:val="00485F19"/>
    <w:rsid w:val="00485F37"/>
    <w:rsid w:val="00486027"/>
    <w:rsid w:val="00486038"/>
    <w:rsid w:val="004863B4"/>
    <w:rsid w:val="00486579"/>
    <w:rsid w:val="00486615"/>
    <w:rsid w:val="00486D4D"/>
    <w:rsid w:val="00487190"/>
    <w:rsid w:val="004876E5"/>
    <w:rsid w:val="00487820"/>
    <w:rsid w:val="00487E14"/>
    <w:rsid w:val="0049012B"/>
    <w:rsid w:val="00490182"/>
    <w:rsid w:val="004907FE"/>
    <w:rsid w:val="00490809"/>
    <w:rsid w:val="0049099A"/>
    <w:rsid w:val="00490A80"/>
    <w:rsid w:val="00490BA9"/>
    <w:rsid w:val="00490C9E"/>
    <w:rsid w:val="00490EF6"/>
    <w:rsid w:val="00491351"/>
    <w:rsid w:val="00491572"/>
    <w:rsid w:val="004918EE"/>
    <w:rsid w:val="00492472"/>
    <w:rsid w:val="0049263C"/>
    <w:rsid w:val="00492D56"/>
    <w:rsid w:val="00492EE4"/>
    <w:rsid w:val="0049306E"/>
    <w:rsid w:val="00493472"/>
    <w:rsid w:val="00493986"/>
    <w:rsid w:val="004939C4"/>
    <w:rsid w:val="00493ACF"/>
    <w:rsid w:val="00493B6E"/>
    <w:rsid w:val="00493EA9"/>
    <w:rsid w:val="00494570"/>
    <w:rsid w:val="00494626"/>
    <w:rsid w:val="00494645"/>
    <w:rsid w:val="00494666"/>
    <w:rsid w:val="004949C6"/>
    <w:rsid w:val="00494F7F"/>
    <w:rsid w:val="00495008"/>
    <w:rsid w:val="00495353"/>
    <w:rsid w:val="00495868"/>
    <w:rsid w:val="0049608C"/>
    <w:rsid w:val="00496B38"/>
    <w:rsid w:val="00496F28"/>
    <w:rsid w:val="004972E9"/>
    <w:rsid w:val="004973ED"/>
    <w:rsid w:val="004976CD"/>
    <w:rsid w:val="00497784"/>
    <w:rsid w:val="00497EC2"/>
    <w:rsid w:val="004A0204"/>
    <w:rsid w:val="004A0283"/>
    <w:rsid w:val="004A07B7"/>
    <w:rsid w:val="004A0C64"/>
    <w:rsid w:val="004A0E15"/>
    <w:rsid w:val="004A0EFC"/>
    <w:rsid w:val="004A0F02"/>
    <w:rsid w:val="004A123F"/>
    <w:rsid w:val="004A1630"/>
    <w:rsid w:val="004A1826"/>
    <w:rsid w:val="004A1BD7"/>
    <w:rsid w:val="004A1CC2"/>
    <w:rsid w:val="004A1E8A"/>
    <w:rsid w:val="004A2295"/>
    <w:rsid w:val="004A2969"/>
    <w:rsid w:val="004A2DB4"/>
    <w:rsid w:val="004A31C4"/>
    <w:rsid w:val="004A342C"/>
    <w:rsid w:val="004A3759"/>
    <w:rsid w:val="004A3953"/>
    <w:rsid w:val="004A3BAD"/>
    <w:rsid w:val="004A3D9C"/>
    <w:rsid w:val="004A3DDD"/>
    <w:rsid w:val="004A459F"/>
    <w:rsid w:val="004A4853"/>
    <w:rsid w:val="004A4DB7"/>
    <w:rsid w:val="004A4EC5"/>
    <w:rsid w:val="004A50CD"/>
    <w:rsid w:val="004A5516"/>
    <w:rsid w:val="004A646B"/>
    <w:rsid w:val="004A67D4"/>
    <w:rsid w:val="004A68D4"/>
    <w:rsid w:val="004A692F"/>
    <w:rsid w:val="004A6981"/>
    <w:rsid w:val="004A6D20"/>
    <w:rsid w:val="004A6DC4"/>
    <w:rsid w:val="004A6E97"/>
    <w:rsid w:val="004A6FAE"/>
    <w:rsid w:val="004A702B"/>
    <w:rsid w:val="004A70B2"/>
    <w:rsid w:val="004A711F"/>
    <w:rsid w:val="004A7195"/>
    <w:rsid w:val="004A74C2"/>
    <w:rsid w:val="004A7645"/>
    <w:rsid w:val="004A7BB9"/>
    <w:rsid w:val="004A7DC0"/>
    <w:rsid w:val="004A7E81"/>
    <w:rsid w:val="004B07A7"/>
    <w:rsid w:val="004B0B98"/>
    <w:rsid w:val="004B0E4D"/>
    <w:rsid w:val="004B0F3A"/>
    <w:rsid w:val="004B0F87"/>
    <w:rsid w:val="004B10C8"/>
    <w:rsid w:val="004B1161"/>
    <w:rsid w:val="004B19CB"/>
    <w:rsid w:val="004B1FD2"/>
    <w:rsid w:val="004B208A"/>
    <w:rsid w:val="004B2112"/>
    <w:rsid w:val="004B283D"/>
    <w:rsid w:val="004B286D"/>
    <w:rsid w:val="004B292D"/>
    <w:rsid w:val="004B2963"/>
    <w:rsid w:val="004B29F4"/>
    <w:rsid w:val="004B3187"/>
    <w:rsid w:val="004B3224"/>
    <w:rsid w:val="004B3317"/>
    <w:rsid w:val="004B3CAC"/>
    <w:rsid w:val="004B3E3F"/>
    <w:rsid w:val="004B4C9D"/>
    <w:rsid w:val="004B4EC8"/>
    <w:rsid w:val="004B4EEC"/>
    <w:rsid w:val="004B502C"/>
    <w:rsid w:val="004B5500"/>
    <w:rsid w:val="004B5CA1"/>
    <w:rsid w:val="004B5E5D"/>
    <w:rsid w:val="004B6805"/>
    <w:rsid w:val="004B6985"/>
    <w:rsid w:val="004B710E"/>
    <w:rsid w:val="004B757D"/>
    <w:rsid w:val="004B7600"/>
    <w:rsid w:val="004B78F9"/>
    <w:rsid w:val="004B7CB8"/>
    <w:rsid w:val="004C0C06"/>
    <w:rsid w:val="004C1000"/>
    <w:rsid w:val="004C1467"/>
    <w:rsid w:val="004C1511"/>
    <w:rsid w:val="004C179C"/>
    <w:rsid w:val="004C1A79"/>
    <w:rsid w:val="004C1C87"/>
    <w:rsid w:val="004C2824"/>
    <w:rsid w:val="004C29AD"/>
    <w:rsid w:val="004C2CB7"/>
    <w:rsid w:val="004C325A"/>
    <w:rsid w:val="004C325E"/>
    <w:rsid w:val="004C327A"/>
    <w:rsid w:val="004C3698"/>
    <w:rsid w:val="004C3840"/>
    <w:rsid w:val="004C3984"/>
    <w:rsid w:val="004C39ED"/>
    <w:rsid w:val="004C3DFD"/>
    <w:rsid w:val="004C3ED8"/>
    <w:rsid w:val="004C4177"/>
    <w:rsid w:val="004C43D3"/>
    <w:rsid w:val="004C4453"/>
    <w:rsid w:val="004C4619"/>
    <w:rsid w:val="004C4813"/>
    <w:rsid w:val="004C4C03"/>
    <w:rsid w:val="004C4F71"/>
    <w:rsid w:val="004C565F"/>
    <w:rsid w:val="004C5677"/>
    <w:rsid w:val="004C5685"/>
    <w:rsid w:val="004C5C4A"/>
    <w:rsid w:val="004C643C"/>
    <w:rsid w:val="004C645B"/>
    <w:rsid w:val="004C6464"/>
    <w:rsid w:val="004C6A52"/>
    <w:rsid w:val="004C6D80"/>
    <w:rsid w:val="004C7035"/>
    <w:rsid w:val="004C74A6"/>
    <w:rsid w:val="004C7519"/>
    <w:rsid w:val="004C7948"/>
    <w:rsid w:val="004C7A83"/>
    <w:rsid w:val="004C7C5B"/>
    <w:rsid w:val="004C7E4D"/>
    <w:rsid w:val="004D05D8"/>
    <w:rsid w:val="004D077B"/>
    <w:rsid w:val="004D089C"/>
    <w:rsid w:val="004D0911"/>
    <w:rsid w:val="004D09F0"/>
    <w:rsid w:val="004D1349"/>
    <w:rsid w:val="004D1389"/>
    <w:rsid w:val="004D171F"/>
    <w:rsid w:val="004D1948"/>
    <w:rsid w:val="004D1A26"/>
    <w:rsid w:val="004D1B3A"/>
    <w:rsid w:val="004D1BC7"/>
    <w:rsid w:val="004D1CBC"/>
    <w:rsid w:val="004D1F38"/>
    <w:rsid w:val="004D1FDD"/>
    <w:rsid w:val="004D321B"/>
    <w:rsid w:val="004D3BBD"/>
    <w:rsid w:val="004D3E8A"/>
    <w:rsid w:val="004D4388"/>
    <w:rsid w:val="004D45E8"/>
    <w:rsid w:val="004D4871"/>
    <w:rsid w:val="004D4BDB"/>
    <w:rsid w:val="004D4DAF"/>
    <w:rsid w:val="004D504F"/>
    <w:rsid w:val="004D5059"/>
    <w:rsid w:val="004D5259"/>
    <w:rsid w:val="004D52F2"/>
    <w:rsid w:val="004D5324"/>
    <w:rsid w:val="004D5670"/>
    <w:rsid w:val="004D5688"/>
    <w:rsid w:val="004D5781"/>
    <w:rsid w:val="004D58AA"/>
    <w:rsid w:val="004D5B21"/>
    <w:rsid w:val="004D5DB7"/>
    <w:rsid w:val="004D613F"/>
    <w:rsid w:val="004D6524"/>
    <w:rsid w:val="004D65DD"/>
    <w:rsid w:val="004D6BAA"/>
    <w:rsid w:val="004D70E3"/>
    <w:rsid w:val="004D7106"/>
    <w:rsid w:val="004D7234"/>
    <w:rsid w:val="004D7258"/>
    <w:rsid w:val="004D72C0"/>
    <w:rsid w:val="004D764B"/>
    <w:rsid w:val="004D7662"/>
    <w:rsid w:val="004D79D4"/>
    <w:rsid w:val="004D7D7F"/>
    <w:rsid w:val="004D7DD3"/>
    <w:rsid w:val="004E064E"/>
    <w:rsid w:val="004E0699"/>
    <w:rsid w:val="004E06DD"/>
    <w:rsid w:val="004E11A2"/>
    <w:rsid w:val="004E1233"/>
    <w:rsid w:val="004E1387"/>
    <w:rsid w:val="004E13AF"/>
    <w:rsid w:val="004E159A"/>
    <w:rsid w:val="004E165F"/>
    <w:rsid w:val="004E1CE7"/>
    <w:rsid w:val="004E205C"/>
    <w:rsid w:val="004E23BE"/>
    <w:rsid w:val="004E2407"/>
    <w:rsid w:val="004E265F"/>
    <w:rsid w:val="004E26DA"/>
    <w:rsid w:val="004E2823"/>
    <w:rsid w:val="004E2973"/>
    <w:rsid w:val="004E29C3"/>
    <w:rsid w:val="004E32C2"/>
    <w:rsid w:val="004E32E1"/>
    <w:rsid w:val="004E3340"/>
    <w:rsid w:val="004E3473"/>
    <w:rsid w:val="004E34CF"/>
    <w:rsid w:val="004E34D6"/>
    <w:rsid w:val="004E4296"/>
    <w:rsid w:val="004E4C6D"/>
    <w:rsid w:val="004E4D75"/>
    <w:rsid w:val="004E4DD6"/>
    <w:rsid w:val="004E52AC"/>
    <w:rsid w:val="004E5367"/>
    <w:rsid w:val="004E573B"/>
    <w:rsid w:val="004E5A52"/>
    <w:rsid w:val="004E5BE8"/>
    <w:rsid w:val="004E5C7C"/>
    <w:rsid w:val="004E5F87"/>
    <w:rsid w:val="004E6006"/>
    <w:rsid w:val="004E6009"/>
    <w:rsid w:val="004E61FB"/>
    <w:rsid w:val="004E6390"/>
    <w:rsid w:val="004E68A3"/>
    <w:rsid w:val="004E6C0A"/>
    <w:rsid w:val="004E7416"/>
    <w:rsid w:val="004E77A3"/>
    <w:rsid w:val="004E7BE1"/>
    <w:rsid w:val="004E7D82"/>
    <w:rsid w:val="004E7F5A"/>
    <w:rsid w:val="004F08BF"/>
    <w:rsid w:val="004F0ADD"/>
    <w:rsid w:val="004F0DB2"/>
    <w:rsid w:val="004F105F"/>
    <w:rsid w:val="004F1069"/>
    <w:rsid w:val="004F164A"/>
    <w:rsid w:val="004F1847"/>
    <w:rsid w:val="004F1A86"/>
    <w:rsid w:val="004F1B5E"/>
    <w:rsid w:val="004F201E"/>
    <w:rsid w:val="004F2371"/>
    <w:rsid w:val="004F24F0"/>
    <w:rsid w:val="004F258C"/>
    <w:rsid w:val="004F26B8"/>
    <w:rsid w:val="004F2C1B"/>
    <w:rsid w:val="004F2CAB"/>
    <w:rsid w:val="004F2CB3"/>
    <w:rsid w:val="004F2D45"/>
    <w:rsid w:val="004F2E05"/>
    <w:rsid w:val="004F2ED9"/>
    <w:rsid w:val="004F2F15"/>
    <w:rsid w:val="004F2F61"/>
    <w:rsid w:val="004F3196"/>
    <w:rsid w:val="004F3427"/>
    <w:rsid w:val="004F362F"/>
    <w:rsid w:val="004F3829"/>
    <w:rsid w:val="004F3994"/>
    <w:rsid w:val="004F3BF3"/>
    <w:rsid w:val="004F3E3F"/>
    <w:rsid w:val="004F4160"/>
    <w:rsid w:val="004F4625"/>
    <w:rsid w:val="004F4CC2"/>
    <w:rsid w:val="004F58E1"/>
    <w:rsid w:val="004F5B23"/>
    <w:rsid w:val="004F5EF7"/>
    <w:rsid w:val="004F5F9B"/>
    <w:rsid w:val="004F64D4"/>
    <w:rsid w:val="004F65B7"/>
    <w:rsid w:val="004F65D6"/>
    <w:rsid w:val="004F6FA6"/>
    <w:rsid w:val="004F70B4"/>
    <w:rsid w:val="004F712D"/>
    <w:rsid w:val="004F7138"/>
    <w:rsid w:val="004F721E"/>
    <w:rsid w:val="004F723E"/>
    <w:rsid w:val="004F72C9"/>
    <w:rsid w:val="004F7512"/>
    <w:rsid w:val="004F7929"/>
    <w:rsid w:val="004F7A93"/>
    <w:rsid w:val="004F7EBD"/>
    <w:rsid w:val="004F7FFB"/>
    <w:rsid w:val="00500C22"/>
    <w:rsid w:val="00500E4F"/>
    <w:rsid w:val="00500EC2"/>
    <w:rsid w:val="00500F6D"/>
    <w:rsid w:val="00501058"/>
    <w:rsid w:val="00501117"/>
    <w:rsid w:val="005013DF"/>
    <w:rsid w:val="005014F0"/>
    <w:rsid w:val="0050167B"/>
    <w:rsid w:val="00501784"/>
    <w:rsid w:val="0050181A"/>
    <w:rsid w:val="00501BF4"/>
    <w:rsid w:val="00501FEF"/>
    <w:rsid w:val="005024FF"/>
    <w:rsid w:val="00502A9A"/>
    <w:rsid w:val="00503A54"/>
    <w:rsid w:val="00503CA5"/>
    <w:rsid w:val="005040AF"/>
    <w:rsid w:val="0050416F"/>
    <w:rsid w:val="005044F3"/>
    <w:rsid w:val="005046D5"/>
    <w:rsid w:val="00504C16"/>
    <w:rsid w:val="00504DD4"/>
    <w:rsid w:val="005051F0"/>
    <w:rsid w:val="0050550D"/>
    <w:rsid w:val="00505704"/>
    <w:rsid w:val="00505CDC"/>
    <w:rsid w:val="00505D4D"/>
    <w:rsid w:val="00506006"/>
    <w:rsid w:val="00506759"/>
    <w:rsid w:val="00506CDD"/>
    <w:rsid w:val="00506D93"/>
    <w:rsid w:val="00506F31"/>
    <w:rsid w:val="00506FCD"/>
    <w:rsid w:val="005072AA"/>
    <w:rsid w:val="005072BA"/>
    <w:rsid w:val="00507CBF"/>
    <w:rsid w:val="00510C9B"/>
    <w:rsid w:val="00510CEE"/>
    <w:rsid w:val="005110DA"/>
    <w:rsid w:val="005112D4"/>
    <w:rsid w:val="0051144C"/>
    <w:rsid w:val="00511C62"/>
    <w:rsid w:val="00511E7A"/>
    <w:rsid w:val="00512046"/>
    <w:rsid w:val="0051205F"/>
    <w:rsid w:val="00512141"/>
    <w:rsid w:val="00512670"/>
    <w:rsid w:val="00512719"/>
    <w:rsid w:val="00512EF9"/>
    <w:rsid w:val="00513289"/>
    <w:rsid w:val="005132C6"/>
    <w:rsid w:val="0051336C"/>
    <w:rsid w:val="0051383F"/>
    <w:rsid w:val="00513928"/>
    <w:rsid w:val="005139B9"/>
    <w:rsid w:val="00513EDF"/>
    <w:rsid w:val="00514746"/>
    <w:rsid w:val="00514CCC"/>
    <w:rsid w:val="00515057"/>
    <w:rsid w:val="0051599A"/>
    <w:rsid w:val="00515A5F"/>
    <w:rsid w:val="00515AA4"/>
    <w:rsid w:val="00515FD7"/>
    <w:rsid w:val="00516344"/>
    <w:rsid w:val="00516389"/>
    <w:rsid w:val="00516C6B"/>
    <w:rsid w:val="00516E8F"/>
    <w:rsid w:val="0051709A"/>
    <w:rsid w:val="0051765C"/>
    <w:rsid w:val="00517B77"/>
    <w:rsid w:val="00517E16"/>
    <w:rsid w:val="005201A8"/>
    <w:rsid w:val="005201D2"/>
    <w:rsid w:val="0052028B"/>
    <w:rsid w:val="005202C9"/>
    <w:rsid w:val="005207EC"/>
    <w:rsid w:val="005208C7"/>
    <w:rsid w:val="005209FC"/>
    <w:rsid w:val="00521082"/>
    <w:rsid w:val="005211F5"/>
    <w:rsid w:val="00521289"/>
    <w:rsid w:val="0052158F"/>
    <w:rsid w:val="005217D1"/>
    <w:rsid w:val="00521946"/>
    <w:rsid w:val="00521D57"/>
    <w:rsid w:val="00521F45"/>
    <w:rsid w:val="00521F9E"/>
    <w:rsid w:val="00522BAD"/>
    <w:rsid w:val="00522D03"/>
    <w:rsid w:val="00523773"/>
    <w:rsid w:val="00523958"/>
    <w:rsid w:val="0052398E"/>
    <w:rsid w:val="00523E00"/>
    <w:rsid w:val="00523EA9"/>
    <w:rsid w:val="00524275"/>
    <w:rsid w:val="0052439E"/>
    <w:rsid w:val="00524AD4"/>
    <w:rsid w:val="0052531C"/>
    <w:rsid w:val="005258C7"/>
    <w:rsid w:val="00525967"/>
    <w:rsid w:val="005259A6"/>
    <w:rsid w:val="00525F05"/>
    <w:rsid w:val="00526ED6"/>
    <w:rsid w:val="0052784C"/>
    <w:rsid w:val="00527A0F"/>
    <w:rsid w:val="00527BF4"/>
    <w:rsid w:val="00527C1C"/>
    <w:rsid w:val="00527DEF"/>
    <w:rsid w:val="00527F43"/>
    <w:rsid w:val="00530083"/>
    <w:rsid w:val="005306CA"/>
    <w:rsid w:val="00530B4B"/>
    <w:rsid w:val="005310B2"/>
    <w:rsid w:val="00531119"/>
    <w:rsid w:val="0053141D"/>
    <w:rsid w:val="005316AE"/>
    <w:rsid w:val="00531753"/>
    <w:rsid w:val="005319C5"/>
    <w:rsid w:val="00531BE8"/>
    <w:rsid w:val="00531DF7"/>
    <w:rsid w:val="00531F57"/>
    <w:rsid w:val="0053224A"/>
    <w:rsid w:val="005327E3"/>
    <w:rsid w:val="00532926"/>
    <w:rsid w:val="0053295F"/>
    <w:rsid w:val="00532B25"/>
    <w:rsid w:val="00532E9F"/>
    <w:rsid w:val="005334E5"/>
    <w:rsid w:val="0053372B"/>
    <w:rsid w:val="00533D52"/>
    <w:rsid w:val="00533DF0"/>
    <w:rsid w:val="00534105"/>
    <w:rsid w:val="0053426E"/>
    <w:rsid w:val="005342AD"/>
    <w:rsid w:val="005345FD"/>
    <w:rsid w:val="00534B8C"/>
    <w:rsid w:val="00534DEB"/>
    <w:rsid w:val="005350F1"/>
    <w:rsid w:val="005352AC"/>
    <w:rsid w:val="005353C0"/>
    <w:rsid w:val="005353C3"/>
    <w:rsid w:val="005355B5"/>
    <w:rsid w:val="005357E5"/>
    <w:rsid w:val="00535C2A"/>
    <w:rsid w:val="00535E88"/>
    <w:rsid w:val="00536883"/>
    <w:rsid w:val="00536EED"/>
    <w:rsid w:val="005370B8"/>
    <w:rsid w:val="005370BD"/>
    <w:rsid w:val="00537B57"/>
    <w:rsid w:val="00537E2E"/>
    <w:rsid w:val="00540082"/>
    <w:rsid w:val="0054039B"/>
    <w:rsid w:val="00540413"/>
    <w:rsid w:val="00541136"/>
    <w:rsid w:val="00541503"/>
    <w:rsid w:val="0054150D"/>
    <w:rsid w:val="00541720"/>
    <w:rsid w:val="005417A7"/>
    <w:rsid w:val="00541BF7"/>
    <w:rsid w:val="00541C4E"/>
    <w:rsid w:val="00541F35"/>
    <w:rsid w:val="00541F5A"/>
    <w:rsid w:val="005423C0"/>
    <w:rsid w:val="00542665"/>
    <w:rsid w:val="005427B8"/>
    <w:rsid w:val="0054285E"/>
    <w:rsid w:val="00542AE2"/>
    <w:rsid w:val="00542E73"/>
    <w:rsid w:val="00542F99"/>
    <w:rsid w:val="005430B7"/>
    <w:rsid w:val="00543303"/>
    <w:rsid w:val="00543676"/>
    <w:rsid w:val="00543742"/>
    <w:rsid w:val="00543873"/>
    <w:rsid w:val="00543950"/>
    <w:rsid w:val="00543BCE"/>
    <w:rsid w:val="00543DFD"/>
    <w:rsid w:val="00543ED0"/>
    <w:rsid w:val="00543F93"/>
    <w:rsid w:val="00543FFF"/>
    <w:rsid w:val="0054430B"/>
    <w:rsid w:val="005447AD"/>
    <w:rsid w:val="00544C47"/>
    <w:rsid w:val="00544DD2"/>
    <w:rsid w:val="00545406"/>
    <w:rsid w:val="00545598"/>
    <w:rsid w:val="0054580C"/>
    <w:rsid w:val="00545D45"/>
    <w:rsid w:val="00545ED9"/>
    <w:rsid w:val="00545FB1"/>
    <w:rsid w:val="00546056"/>
    <w:rsid w:val="005462D7"/>
    <w:rsid w:val="00546A35"/>
    <w:rsid w:val="00546BD3"/>
    <w:rsid w:val="0054725F"/>
    <w:rsid w:val="00547309"/>
    <w:rsid w:val="005473BA"/>
    <w:rsid w:val="0054740E"/>
    <w:rsid w:val="00547661"/>
    <w:rsid w:val="0054780E"/>
    <w:rsid w:val="00547ADF"/>
    <w:rsid w:val="00550115"/>
    <w:rsid w:val="00550133"/>
    <w:rsid w:val="00550375"/>
    <w:rsid w:val="0055045E"/>
    <w:rsid w:val="00550472"/>
    <w:rsid w:val="005507EF"/>
    <w:rsid w:val="00550AFA"/>
    <w:rsid w:val="00550B1A"/>
    <w:rsid w:val="00550BE2"/>
    <w:rsid w:val="00550BFD"/>
    <w:rsid w:val="00550F9E"/>
    <w:rsid w:val="005515A4"/>
    <w:rsid w:val="005515F9"/>
    <w:rsid w:val="0055189B"/>
    <w:rsid w:val="005518C7"/>
    <w:rsid w:val="00551F57"/>
    <w:rsid w:val="005530A2"/>
    <w:rsid w:val="00553325"/>
    <w:rsid w:val="00553DAC"/>
    <w:rsid w:val="0055405A"/>
    <w:rsid w:val="005543A8"/>
    <w:rsid w:val="0055446B"/>
    <w:rsid w:val="00554545"/>
    <w:rsid w:val="005547C2"/>
    <w:rsid w:val="00554CBD"/>
    <w:rsid w:val="00554F8B"/>
    <w:rsid w:val="0055512F"/>
    <w:rsid w:val="0055522A"/>
    <w:rsid w:val="00555328"/>
    <w:rsid w:val="00555685"/>
    <w:rsid w:val="00555B86"/>
    <w:rsid w:val="00555E80"/>
    <w:rsid w:val="00556050"/>
    <w:rsid w:val="0055623E"/>
    <w:rsid w:val="0055665C"/>
    <w:rsid w:val="00556691"/>
    <w:rsid w:val="00556ACA"/>
    <w:rsid w:val="00556B43"/>
    <w:rsid w:val="005574D2"/>
    <w:rsid w:val="0055782B"/>
    <w:rsid w:val="005578A8"/>
    <w:rsid w:val="00557B8F"/>
    <w:rsid w:val="00557BD8"/>
    <w:rsid w:val="005601CA"/>
    <w:rsid w:val="00560446"/>
    <w:rsid w:val="0056089A"/>
    <w:rsid w:val="00560A36"/>
    <w:rsid w:val="00560E6E"/>
    <w:rsid w:val="00561563"/>
    <w:rsid w:val="005619B8"/>
    <w:rsid w:val="00561FBA"/>
    <w:rsid w:val="00562369"/>
    <w:rsid w:val="0056238C"/>
    <w:rsid w:val="005627CB"/>
    <w:rsid w:val="00562810"/>
    <w:rsid w:val="00562A12"/>
    <w:rsid w:val="00562A72"/>
    <w:rsid w:val="00562B0E"/>
    <w:rsid w:val="00562BAB"/>
    <w:rsid w:val="00562E3E"/>
    <w:rsid w:val="0056321E"/>
    <w:rsid w:val="00563510"/>
    <w:rsid w:val="005635FE"/>
    <w:rsid w:val="0056369A"/>
    <w:rsid w:val="005636D7"/>
    <w:rsid w:val="0056377C"/>
    <w:rsid w:val="00564028"/>
    <w:rsid w:val="0056419D"/>
    <w:rsid w:val="00564339"/>
    <w:rsid w:val="00564708"/>
    <w:rsid w:val="00564AB9"/>
    <w:rsid w:val="00564D2F"/>
    <w:rsid w:val="00564FFF"/>
    <w:rsid w:val="0056531D"/>
    <w:rsid w:val="005653C9"/>
    <w:rsid w:val="005657C5"/>
    <w:rsid w:val="00565B3A"/>
    <w:rsid w:val="0056637C"/>
    <w:rsid w:val="00566775"/>
    <w:rsid w:val="0056684D"/>
    <w:rsid w:val="00566B07"/>
    <w:rsid w:val="00567169"/>
    <w:rsid w:val="005673CA"/>
    <w:rsid w:val="005677AD"/>
    <w:rsid w:val="00567962"/>
    <w:rsid w:val="00567AB1"/>
    <w:rsid w:val="005700B1"/>
    <w:rsid w:val="00570793"/>
    <w:rsid w:val="005707A1"/>
    <w:rsid w:val="00570A0F"/>
    <w:rsid w:val="00570C22"/>
    <w:rsid w:val="00571514"/>
    <w:rsid w:val="0057185F"/>
    <w:rsid w:val="00572007"/>
    <w:rsid w:val="005724EF"/>
    <w:rsid w:val="00572966"/>
    <w:rsid w:val="005729CA"/>
    <w:rsid w:val="005731BD"/>
    <w:rsid w:val="005731C0"/>
    <w:rsid w:val="0057327C"/>
    <w:rsid w:val="005735A1"/>
    <w:rsid w:val="00573DEF"/>
    <w:rsid w:val="00573E79"/>
    <w:rsid w:val="005746C9"/>
    <w:rsid w:val="005754F8"/>
    <w:rsid w:val="005755D8"/>
    <w:rsid w:val="005756FE"/>
    <w:rsid w:val="005757E4"/>
    <w:rsid w:val="005758CF"/>
    <w:rsid w:val="00575BA0"/>
    <w:rsid w:val="00575E83"/>
    <w:rsid w:val="00576A5B"/>
    <w:rsid w:val="0057795A"/>
    <w:rsid w:val="0057796D"/>
    <w:rsid w:val="00577A69"/>
    <w:rsid w:val="00577F68"/>
    <w:rsid w:val="00580836"/>
    <w:rsid w:val="0058171F"/>
    <w:rsid w:val="00581A04"/>
    <w:rsid w:val="00581AAA"/>
    <w:rsid w:val="00582131"/>
    <w:rsid w:val="00582CA1"/>
    <w:rsid w:val="00582EAD"/>
    <w:rsid w:val="00582FAF"/>
    <w:rsid w:val="005833B6"/>
    <w:rsid w:val="005834FA"/>
    <w:rsid w:val="00583717"/>
    <w:rsid w:val="00583730"/>
    <w:rsid w:val="00583948"/>
    <w:rsid w:val="00583A86"/>
    <w:rsid w:val="00583C48"/>
    <w:rsid w:val="00583FB1"/>
    <w:rsid w:val="00583FCA"/>
    <w:rsid w:val="005840D0"/>
    <w:rsid w:val="0058411E"/>
    <w:rsid w:val="005841C4"/>
    <w:rsid w:val="00584443"/>
    <w:rsid w:val="0058474A"/>
    <w:rsid w:val="005847B3"/>
    <w:rsid w:val="00584C26"/>
    <w:rsid w:val="00584CA5"/>
    <w:rsid w:val="00584F5D"/>
    <w:rsid w:val="00585430"/>
    <w:rsid w:val="00585606"/>
    <w:rsid w:val="0058562B"/>
    <w:rsid w:val="00585890"/>
    <w:rsid w:val="00585E05"/>
    <w:rsid w:val="0058680A"/>
    <w:rsid w:val="005872F7"/>
    <w:rsid w:val="00587713"/>
    <w:rsid w:val="00587E6D"/>
    <w:rsid w:val="00590348"/>
    <w:rsid w:val="005903C4"/>
    <w:rsid w:val="00590A59"/>
    <w:rsid w:val="00590F66"/>
    <w:rsid w:val="00590F6C"/>
    <w:rsid w:val="00590FF3"/>
    <w:rsid w:val="0059123A"/>
    <w:rsid w:val="00591371"/>
    <w:rsid w:val="005918D9"/>
    <w:rsid w:val="00591B3F"/>
    <w:rsid w:val="00591C6A"/>
    <w:rsid w:val="00591F24"/>
    <w:rsid w:val="00591F27"/>
    <w:rsid w:val="00592123"/>
    <w:rsid w:val="0059223A"/>
    <w:rsid w:val="0059254E"/>
    <w:rsid w:val="0059270B"/>
    <w:rsid w:val="0059274A"/>
    <w:rsid w:val="005927AC"/>
    <w:rsid w:val="0059299F"/>
    <w:rsid w:val="00592C81"/>
    <w:rsid w:val="00592F1E"/>
    <w:rsid w:val="00592FCC"/>
    <w:rsid w:val="0059313E"/>
    <w:rsid w:val="0059338B"/>
    <w:rsid w:val="0059342E"/>
    <w:rsid w:val="00593737"/>
    <w:rsid w:val="00593B73"/>
    <w:rsid w:val="00593FAA"/>
    <w:rsid w:val="00594590"/>
    <w:rsid w:val="0059488B"/>
    <w:rsid w:val="00594DD4"/>
    <w:rsid w:val="00594EC0"/>
    <w:rsid w:val="00594EFD"/>
    <w:rsid w:val="0059508F"/>
    <w:rsid w:val="0059536A"/>
    <w:rsid w:val="00595BA0"/>
    <w:rsid w:val="00596214"/>
    <w:rsid w:val="00596358"/>
    <w:rsid w:val="00596529"/>
    <w:rsid w:val="005965F0"/>
    <w:rsid w:val="0059663D"/>
    <w:rsid w:val="00596C52"/>
    <w:rsid w:val="00596D1C"/>
    <w:rsid w:val="00596F52"/>
    <w:rsid w:val="00597025"/>
    <w:rsid w:val="00597135"/>
    <w:rsid w:val="005972E6"/>
    <w:rsid w:val="005973E0"/>
    <w:rsid w:val="0059766C"/>
    <w:rsid w:val="005976F7"/>
    <w:rsid w:val="00597D0F"/>
    <w:rsid w:val="00597F6C"/>
    <w:rsid w:val="005A0020"/>
    <w:rsid w:val="005A07AE"/>
    <w:rsid w:val="005A0A93"/>
    <w:rsid w:val="005A10FF"/>
    <w:rsid w:val="005A12B9"/>
    <w:rsid w:val="005A1965"/>
    <w:rsid w:val="005A1B5F"/>
    <w:rsid w:val="005A1B83"/>
    <w:rsid w:val="005A2611"/>
    <w:rsid w:val="005A2786"/>
    <w:rsid w:val="005A3A1B"/>
    <w:rsid w:val="005A3A96"/>
    <w:rsid w:val="005A3CE3"/>
    <w:rsid w:val="005A3FDC"/>
    <w:rsid w:val="005A4062"/>
    <w:rsid w:val="005A4626"/>
    <w:rsid w:val="005A49B9"/>
    <w:rsid w:val="005A49F3"/>
    <w:rsid w:val="005A4E4D"/>
    <w:rsid w:val="005A53B0"/>
    <w:rsid w:val="005A5E0D"/>
    <w:rsid w:val="005A5EBD"/>
    <w:rsid w:val="005A637F"/>
    <w:rsid w:val="005A6C7A"/>
    <w:rsid w:val="005A6E59"/>
    <w:rsid w:val="005A6E80"/>
    <w:rsid w:val="005A749C"/>
    <w:rsid w:val="005A75CB"/>
    <w:rsid w:val="005A763A"/>
    <w:rsid w:val="005A7715"/>
    <w:rsid w:val="005A77AA"/>
    <w:rsid w:val="005A7849"/>
    <w:rsid w:val="005A785D"/>
    <w:rsid w:val="005A7CE0"/>
    <w:rsid w:val="005A7F7E"/>
    <w:rsid w:val="005A7FB7"/>
    <w:rsid w:val="005A7FBE"/>
    <w:rsid w:val="005B0023"/>
    <w:rsid w:val="005B0165"/>
    <w:rsid w:val="005B0296"/>
    <w:rsid w:val="005B04F1"/>
    <w:rsid w:val="005B05B9"/>
    <w:rsid w:val="005B0BDD"/>
    <w:rsid w:val="005B0DD1"/>
    <w:rsid w:val="005B0F64"/>
    <w:rsid w:val="005B10FA"/>
    <w:rsid w:val="005B126B"/>
    <w:rsid w:val="005B1324"/>
    <w:rsid w:val="005B1348"/>
    <w:rsid w:val="005B13BD"/>
    <w:rsid w:val="005B14C8"/>
    <w:rsid w:val="005B1783"/>
    <w:rsid w:val="005B1EE0"/>
    <w:rsid w:val="005B2294"/>
    <w:rsid w:val="005B27D4"/>
    <w:rsid w:val="005B2B21"/>
    <w:rsid w:val="005B2E3B"/>
    <w:rsid w:val="005B3234"/>
    <w:rsid w:val="005B3773"/>
    <w:rsid w:val="005B3876"/>
    <w:rsid w:val="005B3B37"/>
    <w:rsid w:val="005B3CFD"/>
    <w:rsid w:val="005B47E3"/>
    <w:rsid w:val="005B4844"/>
    <w:rsid w:val="005B4C6B"/>
    <w:rsid w:val="005B4E9E"/>
    <w:rsid w:val="005B53EF"/>
    <w:rsid w:val="005B551C"/>
    <w:rsid w:val="005B5795"/>
    <w:rsid w:val="005B5F09"/>
    <w:rsid w:val="005B5F9B"/>
    <w:rsid w:val="005B6204"/>
    <w:rsid w:val="005B62F6"/>
    <w:rsid w:val="005B6363"/>
    <w:rsid w:val="005B68AD"/>
    <w:rsid w:val="005B6EF8"/>
    <w:rsid w:val="005B700F"/>
    <w:rsid w:val="005B7355"/>
    <w:rsid w:val="005B73FF"/>
    <w:rsid w:val="005B782F"/>
    <w:rsid w:val="005B795C"/>
    <w:rsid w:val="005B7BE5"/>
    <w:rsid w:val="005B7F74"/>
    <w:rsid w:val="005B7FDA"/>
    <w:rsid w:val="005C06D8"/>
    <w:rsid w:val="005C07E0"/>
    <w:rsid w:val="005C0B72"/>
    <w:rsid w:val="005C0BDC"/>
    <w:rsid w:val="005C0EA3"/>
    <w:rsid w:val="005C103B"/>
    <w:rsid w:val="005C1105"/>
    <w:rsid w:val="005C11A4"/>
    <w:rsid w:val="005C1636"/>
    <w:rsid w:val="005C167E"/>
    <w:rsid w:val="005C1907"/>
    <w:rsid w:val="005C1C2A"/>
    <w:rsid w:val="005C1D54"/>
    <w:rsid w:val="005C1F99"/>
    <w:rsid w:val="005C20F0"/>
    <w:rsid w:val="005C2107"/>
    <w:rsid w:val="005C22A5"/>
    <w:rsid w:val="005C2510"/>
    <w:rsid w:val="005C2C34"/>
    <w:rsid w:val="005C2E36"/>
    <w:rsid w:val="005C31C1"/>
    <w:rsid w:val="005C31DB"/>
    <w:rsid w:val="005C32CA"/>
    <w:rsid w:val="005C32E9"/>
    <w:rsid w:val="005C33DB"/>
    <w:rsid w:val="005C3581"/>
    <w:rsid w:val="005C3585"/>
    <w:rsid w:val="005C36F5"/>
    <w:rsid w:val="005C3712"/>
    <w:rsid w:val="005C3A10"/>
    <w:rsid w:val="005C3B09"/>
    <w:rsid w:val="005C3C1C"/>
    <w:rsid w:val="005C42BD"/>
    <w:rsid w:val="005C435C"/>
    <w:rsid w:val="005C4A45"/>
    <w:rsid w:val="005C5224"/>
    <w:rsid w:val="005C54D3"/>
    <w:rsid w:val="005C569D"/>
    <w:rsid w:val="005C5837"/>
    <w:rsid w:val="005C597A"/>
    <w:rsid w:val="005C5EA5"/>
    <w:rsid w:val="005C6054"/>
    <w:rsid w:val="005C6156"/>
    <w:rsid w:val="005C61A5"/>
    <w:rsid w:val="005C6214"/>
    <w:rsid w:val="005C63B9"/>
    <w:rsid w:val="005C6480"/>
    <w:rsid w:val="005C6DAD"/>
    <w:rsid w:val="005C6E7A"/>
    <w:rsid w:val="005C7026"/>
    <w:rsid w:val="005C72BF"/>
    <w:rsid w:val="005C733C"/>
    <w:rsid w:val="005C7A25"/>
    <w:rsid w:val="005C7F37"/>
    <w:rsid w:val="005C7FE6"/>
    <w:rsid w:val="005D008B"/>
    <w:rsid w:val="005D0222"/>
    <w:rsid w:val="005D08EE"/>
    <w:rsid w:val="005D0AA6"/>
    <w:rsid w:val="005D0B63"/>
    <w:rsid w:val="005D0EE3"/>
    <w:rsid w:val="005D1307"/>
    <w:rsid w:val="005D16BF"/>
    <w:rsid w:val="005D17D1"/>
    <w:rsid w:val="005D1959"/>
    <w:rsid w:val="005D1AF7"/>
    <w:rsid w:val="005D1BBC"/>
    <w:rsid w:val="005D1CE9"/>
    <w:rsid w:val="005D1D75"/>
    <w:rsid w:val="005D2250"/>
    <w:rsid w:val="005D251C"/>
    <w:rsid w:val="005D29B5"/>
    <w:rsid w:val="005D2A86"/>
    <w:rsid w:val="005D2EE3"/>
    <w:rsid w:val="005D3638"/>
    <w:rsid w:val="005D3666"/>
    <w:rsid w:val="005D3C51"/>
    <w:rsid w:val="005D3D38"/>
    <w:rsid w:val="005D418B"/>
    <w:rsid w:val="005D430C"/>
    <w:rsid w:val="005D4AF5"/>
    <w:rsid w:val="005D4BE6"/>
    <w:rsid w:val="005D4D75"/>
    <w:rsid w:val="005D4DF2"/>
    <w:rsid w:val="005D504F"/>
    <w:rsid w:val="005D50FD"/>
    <w:rsid w:val="005D53B1"/>
    <w:rsid w:val="005D53E8"/>
    <w:rsid w:val="005D62C6"/>
    <w:rsid w:val="005D6489"/>
    <w:rsid w:val="005D69E0"/>
    <w:rsid w:val="005D6AB4"/>
    <w:rsid w:val="005D6AD9"/>
    <w:rsid w:val="005D6AFC"/>
    <w:rsid w:val="005D6E3D"/>
    <w:rsid w:val="005D73F7"/>
    <w:rsid w:val="005D74BA"/>
    <w:rsid w:val="005D78AE"/>
    <w:rsid w:val="005D7ADF"/>
    <w:rsid w:val="005E01C4"/>
    <w:rsid w:val="005E04D4"/>
    <w:rsid w:val="005E073B"/>
    <w:rsid w:val="005E0AC4"/>
    <w:rsid w:val="005E0B63"/>
    <w:rsid w:val="005E0C48"/>
    <w:rsid w:val="005E0D0B"/>
    <w:rsid w:val="005E0F9F"/>
    <w:rsid w:val="005E105D"/>
    <w:rsid w:val="005E1389"/>
    <w:rsid w:val="005E175E"/>
    <w:rsid w:val="005E1866"/>
    <w:rsid w:val="005E2653"/>
    <w:rsid w:val="005E2833"/>
    <w:rsid w:val="005E28D3"/>
    <w:rsid w:val="005E2BC1"/>
    <w:rsid w:val="005E2C76"/>
    <w:rsid w:val="005E316B"/>
    <w:rsid w:val="005E33B7"/>
    <w:rsid w:val="005E3447"/>
    <w:rsid w:val="005E34CE"/>
    <w:rsid w:val="005E366A"/>
    <w:rsid w:val="005E382A"/>
    <w:rsid w:val="005E38E5"/>
    <w:rsid w:val="005E3CE4"/>
    <w:rsid w:val="005E3F6C"/>
    <w:rsid w:val="005E3F88"/>
    <w:rsid w:val="005E46F4"/>
    <w:rsid w:val="005E4887"/>
    <w:rsid w:val="005E505B"/>
    <w:rsid w:val="005E54BA"/>
    <w:rsid w:val="005E5624"/>
    <w:rsid w:val="005E56E3"/>
    <w:rsid w:val="005E57C7"/>
    <w:rsid w:val="005E5B13"/>
    <w:rsid w:val="005E5C50"/>
    <w:rsid w:val="005E5D3F"/>
    <w:rsid w:val="005E5D84"/>
    <w:rsid w:val="005E5DED"/>
    <w:rsid w:val="005E6309"/>
    <w:rsid w:val="005E660F"/>
    <w:rsid w:val="005E68ED"/>
    <w:rsid w:val="005E6A0D"/>
    <w:rsid w:val="005E6B27"/>
    <w:rsid w:val="005E6B7B"/>
    <w:rsid w:val="005E6FF1"/>
    <w:rsid w:val="005E796E"/>
    <w:rsid w:val="005F00B1"/>
    <w:rsid w:val="005F0131"/>
    <w:rsid w:val="005F01B1"/>
    <w:rsid w:val="005F0393"/>
    <w:rsid w:val="005F0598"/>
    <w:rsid w:val="005F0DBA"/>
    <w:rsid w:val="005F1103"/>
    <w:rsid w:val="005F11A5"/>
    <w:rsid w:val="005F1753"/>
    <w:rsid w:val="005F1D4F"/>
    <w:rsid w:val="005F2243"/>
    <w:rsid w:val="005F27BC"/>
    <w:rsid w:val="005F2894"/>
    <w:rsid w:val="005F296C"/>
    <w:rsid w:val="005F2A74"/>
    <w:rsid w:val="005F2BA2"/>
    <w:rsid w:val="005F301B"/>
    <w:rsid w:val="005F33CA"/>
    <w:rsid w:val="005F36E6"/>
    <w:rsid w:val="005F3740"/>
    <w:rsid w:val="005F393C"/>
    <w:rsid w:val="005F3956"/>
    <w:rsid w:val="005F3CDA"/>
    <w:rsid w:val="005F3EC0"/>
    <w:rsid w:val="005F4013"/>
    <w:rsid w:val="005F44D7"/>
    <w:rsid w:val="005F536D"/>
    <w:rsid w:val="005F56E0"/>
    <w:rsid w:val="005F59AB"/>
    <w:rsid w:val="005F5BDA"/>
    <w:rsid w:val="005F6704"/>
    <w:rsid w:val="005F6766"/>
    <w:rsid w:val="005F6D4E"/>
    <w:rsid w:val="005F7283"/>
    <w:rsid w:val="005F7286"/>
    <w:rsid w:val="005F7DC3"/>
    <w:rsid w:val="00600097"/>
    <w:rsid w:val="00600370"/>
    <w:rsid w:val="006006F5"/>
    <w:rsid w:val="00600ABC"/>
    <w:rsid w:val="00601344"/>
    <w:rsid w:val="006016FB"/>
    <w:rsid w:val="00601704"/>
    <w:rsid w:val="00601BAF"/>
    <w:rsid w:val="00601C30"/>
    <w:rsid w:val="00601D4A"/>
    <w:rsid w:val="0060229B"/>
    <w:rsid w:val="0060299E"/>
    <w:rsid w:val="00602B25"/>
    <w:rsid w:val="006031EA"/>
    <w:rsid w:val="00603261"/>
    <w:rsid w:val="0060368C"/>
    <w:rsid w:val="006043D9"/>
    <w:rsid w:val="00604436"/>
    <w:rsid w:val="00604987"/>
    <w:rsid w:val="00604CC2"/>
    <w:rsid w:val="00604F84"/>
    <w:rsid w:val="00605096"/>
    <w:rsid w:val="006050B6"/>
    <w:rsid w:val="00605120"/>
    <w:rsid w:val="00605205"/>
    <w:rsid w:val="006055F1"/>
    <w:rsid w:val="006056E7"/>
    <w:rsid w:val="00605BBA"/>
    <w:rsid w:val="00605C96"/>
    <w:rsid w:val="00605F81"/>
    <w:rsid w:val="006063E3"/>
    <w:rsid w:val="0060669B"/>
    <w:rsid w:val="006068DE"/>
    <w:rsid w:val="00606B2C"/>
    <w:rsid w:val="00606C31"/>
    <w:rsid w:val="00606D3D"/>
    <w:rsid w:val="00606D79"/>
    <w:rsid w:val="00606F95"/>
    <w:rsid w:val="00607048"/>
    <w:rsid w:val="00607115"/>
    <w:rsid w:val="0060719A"/>
    <w:rsid w:val="006071CF"/>
    <w:rsid w:val="00607400"/>
    <w:rsid w:val="00607779"/>
    <w:rsid w:val="006077F4"/>
    <w:rsid w:val="0060783A"/>
    <w:rsid w:val="00607DDC"/>
    <w:rsid w:val="006104F2"/>
    <w:rsid w:val="00610A15"/>
    <w:rsid w:val="00610B3A"/>
    <w:rsid w:val="00610E22"/>
    <w:rsid w:val="00610E68"/>
    <w:rsid w:val="00610FD8"/>
    <w:rsid w:val="00611447"/>
    <w:rsid w:val="00611528"/>
    <w:rsid w:val="00611905"/>
    <w:rsid w:val="00612130"/>
    <w:rsid w:val="0061256A"/>
    <w:rsid w:val="006128AA"/>
    <w:rsid w:val="00612B62"/>
    <w:rsid w:val="00612E18"/>
    <w:rsid w:val="00612F32"/>
    <w:rsid w:val="00612F3F"/>
    <w:rsid w:val="00612F58"/>
    <w:rsid w:val="00612FBB"/>
    <w:rsid w:val="006131BE"/>
    <w:rsid w:val="0061361D"/>
    <w:rsid w:val="00613875"/>
    <w:rsid w:val="006138AA"/>
    <w:rsid w:val="00613C20"/>
    <w:rsid w:val="00613CE9"/>
    <w:rsid w:val="0061427F"/>
    <w:rsid w:val="006142B6"/>
    <w:rsid w:val="006143DD"/>
    <w:rsid w:val="006146A6"/>
    <w:rsid w:val="0061474C"/>
    <w:rsid w:val="00614D19"/>
    <w:rsid w:val="006158BB"/>
    <w:rsid w:val="00616133"/>
    <w:rsid w:val="006168AB"/>
    <w:rsid w:val="00616902"/>
    <w:rsid w:val="00616F41"/>
    <w:rsid w:val="006170D7"/>
    <w:rsid w:val="00617121"/>
    <w:rsid w:val="0061729D"/>
    <w:rsid w:val="0061782A"/>
    <w:rsid w:val="006178DB"/>
    <w:rsid w:val="00617AFA"/>
    <w:rsid w:val="00617BE0"/>
    <w:rsid w:val="00617EFC"/>
    <w:rsid w:val="0062062C"/>
    <w:rsid w:val="0062074E"/>
    <w:rsid w:val="00620879"/>
    <w:rsid w:val="006208F7"/>
    <w:rsid w:val="00620F7A"/>
    <w:rsid w:val="00621176"/>
    <w:rsid w:val="006217DB"/>
    <w:rsid w:val="00622114"/>
    <w:rsid w:val="0062233C"/>
    <w:rsid w:val="006223B3"/>
    <w:rsid w:val="006226CC"/>
    <w:rsid w:val="00622770"/>
    <w:rsid w:val="00622ACA"/>
    <w:rsid w:val="0062356E"/>
    <w:rsid w:val="0062358B"/>
    <w:rsid w:val="00623CAC"/>
    <w:rsid w:val="0062410D"/>
    <w:rsid w:val="0062482E"/>
    <w:rsid w:val="00624B0D"/>
    <w:rsid w:val="00624F81"/>
    <w:rsid w:val="00625420"/>
    <w:rsid w:val="00625492"/>
    <w:rsid w:val="006256B8"/>
    <w:rsid w:val="0062597B"/>
    <w:rsid w:val="00625BA0"/>
    <w:rsid w:val="00625BEA"/>
    <w:rsid w:val="00625BEE"/>
    <w:rsid w:val="006261F3"/>
    <w:rsid w:val="0062634B"/>
    <w:rsid w:val="0062640B"/>
    <w:rsid w:val="006264AA"/>
    <w:rsid w:val="00626514"/>
    <w:rsid w:val="00626621"/>
    <w:rsid w:val="00626955"/>
    <w:rsid w:val="00626A77"/>
    <w:rsid w:val="00626CBE"/>
    <w:rsid w:val="00626CD4"/>
    <w:rsid w:val="00627966"/>
    <w:rsid w:val="00627C64"/>
    <w:rsid w:val="00627E00"/>
    <w:rsid w:val="006301B4"/>
    <w:rsid w:val="006303A3"/>
    <w:rsid w:val="006303F6"/>
    <w:rsid w:val="006305DF"/>
    <w:rsid w:val="0063067E"/>
    <w:rsid w:val="00630AA0"/>
    <w:rsid w:val="00630AE7"/>
    <w:rsid w:val="00630ED1"/>
    <w:rsid w:val="00630EE1"/>
    <w:rsid w:val="006315DE"/>
    <w:rsid w:val="006316BF"/>
    <w:rsid w:val="006318CD"/>
    <w:rsid w:val="006319D9"/>
    <w:rsid w:val="006327E2"/>
    <w:rsid w:val="00632E11"/>
    <w:rsid w:val="00632EE7"/>
    <w:rsid w:val="0063314C"/>
    <w:rsid w:val="0063370D"/>
    <w:rsid w:val="00633FD9"/>
    <w:rsid w:val="0063475B"/>
    <w:rsid w:val="00634EF3"/>
    <w:rsid w:val="006352E4"/>
    <w:rsid w:val="006352E6"/>
    <w:rsid w:val="006356F7"/>
    <w:rsid w:val="0063573D"/>
    <w:rsid w:val="00635766"/>
    <w:rsid w:val="00635792"/>
    <w:rsid w:val="00635890"/>
    <w:rsid w:val="00635A31"/>
    <w:rsid w:val="00635EB6"/>
    <w:rsid w:val="00636116"/>
    <w:rsid w:val="00636529"/>
    <w:rsid w:val="00636A27"/>
    <w:rsid w:val="00636B3A"/>
    <w:rsid w:val="00636BE9"/>
    <w:rsid w:val="00637418"/>
    <w:rsid w:val="00637751"/>
    <w:rsid w:val="00637785"/>
    <w:rsid w:val="00637948"/>
    <w:rsid w:val="00637B24"/>
    <w:rsid w:val="00637EED"/>
    <w:rsid w:val="00637F46"/>
    <w:rsid w:val="006405AE"/>
    <w:rsid w:val="00640AB9"/>
    <w:rsid w:val="00640B71"/>
    <w:rsid w:val="00640D1B"/>
    <w:rsid w:val="00640DDA"/>
    <w:rsid w:val="006412A2"/>
    <w:rsid w:val="006414D6"/>
    <w:rsid w:val="006415E9"/>
    <w:rsid w:val="00641BF4"/>
    <w:rsid w:val="0064260D"/>
    <w:rsid w:val="00642851"/>
    <w:rsid w:val="006429E5"/>
    <w:rsid w:val="00642D94"/>
    <w:rsid w:val="0064365E"/>
    <w:rsid w:val="00643769"/>
    <w:rsid w:val="006437A5"/>
    <w:rsid w:val="00643A11"/>
    <w:rsid w:val="006443ED"/>
    <w:rsid w:val="006444BD"/>
    <w:rsid w:val="00644527"/>
    <w:rsid w:val="00644BE0"/>
    <w:rsid w:val="00644D37"/>
    <w:rsid w:val="00644D58"/>
    <w:rsid w:val="00644E5C"/>
    <w:rsid w:val="00644F70"/>
    <w:rsid w:val="00645021"/>
    <w:rsid w:val="0064581D"/>
    <w:rsid w:val="0064600D"/>
    <w:rsid w:val="00646114"/>
    <w:rsid w:val="0064611D"/>
    <w:rsid w:val="006464F6"/>
    <w:rsid w:val="0064670E"/>
    <w:rsid w:val="00646999"/>
    <w:rsid w:val="00646B2C"/>
    <w:rsid w:val="00646D6C"/>
    <w:rsid w:val="00647072"/>
    <w:rsid w:val="006472F4"/>
    <w:rsid w:val="006473A6"/>
    <w:rsid w:val="0064745B"/>
    <w:rsid w:val="006474CD"/>
    <w:rsid w:val="006474EB"/>
    <w:rsid w:val="00647623"/>
    <w:rsid w:val="00647675"/>
    <w:rsid w:val="00647868"/>
    <w:rsid w:val="00647980"/>
    <w:rsid w:val="00647C56"/>
    <w:rsid w:val="00647CDC"/>
    <w:rsid w:val="00647DA0"/>
    <w:rsid w:val="00647DA4"/>
    <w:rsid w:val="00647FE0"/>
    <w:rsid w:val="00650206"/>
    <w:rsid w:val="00650759"/>
    <w:rsid w:val="006513A6"/>
    <w:rsid w:val="006516A4"/>
    <w:rsid w:val="00651B60"/>
    <w:rsid w:val="00651B62"/>
    <w:rsid w:val="006525E5"/>
    <w:rsid w:val="00652A3A"/>
    <w:rsid w:val="00652AB1"/>
    <w:rsid w:val="00652BBA"/>
    <w:rsid w:val="00652F8E"/>
    <w:rsid w:val="00653148"/>
    <w:rsid w:val="00653938"/>
    <w:rsid w:val="00653AA8"/>
    <w:rsid w:val="00653CEB"/>
    <w:rsid w:val="00653D45"/>
    <w:rsid w:val="006544D6"/>
    <w:rsid w:val="0065461B"/>
    <w:rsid w:val="00654749"/>
    <w:rsid w:val="00654954"/>
    <w:rsid w:val="00655048"/>
    <w:rsid w:val="006552D2"/>
    <w:rsid w:val="00655313"/>
    <w:rsid w:val="006553BC"/>
    <w:rsid w:val="00655472"/>
    <w:rsid w:val="00655482"/>
    <w:rsid w:val="0065552C"/>
    <w:rsid w:val="0065552E"/>
    <w:rsid w:val="00655556"/>
    <w:rsid w:val="006556A4"/>
    <w:rsid w:val="0065585D"/>
    <w:rsid w:val="00655871"/>
    <w:rsid w:val="00655896"/>
    <w:rsid w:val="0065596D"/>
    <w:rsid w:val="00655A12"/>
    <w:rsid w:val="00655AF3"/>
    <w:rsid w:val="00655FB9"/>
    <w:rsid w:val="006574B0"/>
    <w:rsid w:val="0065754C"/>
    <w:rsid w:val="006576D7"/>
    <w:rsid w:val="00657926"/>
    <w:rsid w:val="006602D4"/>
    <w:rsid w:val="006602EB"/>
    <w:rsid w:val="00660598"/>
    <w:rsid w:val="00660867"/>
    <w:rsid w:val="006608F5"/>
    <w:rsid w:val="00660A06"/>
    <w:rsid w:val="00660C0C"/>
    <w:rsid w:val="0066134D"/>
    <w:rsid w:val="006615CE"/>
    <w:rsid w:val="00661777"/>
    <w:rsid w:val="00661848"/>
    <w:rsid w:val="00661977"/>
    <w:rsid w:val="00661B83"/>
    <w:rsid w:val="00661CC0"/>
    <w:rsid w:val="0066206F"/>
    <w:rsid w:val="00662072"/>
    <w:rsid w:val="00662364"/>
    <w:rsid w:val="00662629"/>
    <w:rsid w:val="006627D9"/>
    <w:rsid w:val="00662840"/>
    <w:rsid w:val="00662883"/>
    <w:rsid w:val="00662B60"/>
    <w:rsid w:val="00662D68"/>
    <w:rsid w:val="006630D4"/>
    <w:rsid w:val="00663132"/>
    <w:rsid w:val="006638F5"/>
    <w:rsid w:val="00663A6E"/>
    <w:rsid w:val="00663BED"/>
    <w:rsid w:val="00663D7D"/>
    <w:rsid w:val="00663F7B"/>
    <w:rsid w:val="00664046"/>
    <w:rsid w:val="00664464"/>
    <w:rsid w:val="00664771"/>
    <w:rsid w:val="00664AD5"/>
    <w:rsid w:val="00664FD1"/>
    <w:rsid w:val="00665045"/>
    <w:rsid w:val="00665277"/>
    <w:rsid w:val="006652D9"/>
    <w:rsid w:val="00665622"/>
    <w:rsid w:val="0066581C"/>
    <w:rsid w:val="00665992"/>
    <w:rsid w:val="00665D7E"/>
    <w:rsid w:val="006665F5"/>
    <w:rsid w:val="0066666B"/>
    <w:rsid w:val="006666C7"/>
    <w:rsid w:val="0066697A"/>
    <w:rsid w:val="00666C00"/>
    <w:rsid w:val="00666E97"/>
    <w:rsid w:val="00666FE5"/>
    <w:rsid w:val="00667436"/>
    <w:rsid w:val="006674FB"/>
    <w:rsid w:val="0066776C"/>
    <w:rsid w:val="00667C6F"/>
    <w:rsid w:val="00667C88"/>
    <w:rsid w:val="00667CD5"/>
    <w:rsid w:val="006705EC"/>
    <w:rsid w:val="0067080C"/>
    <w:rsid w:val="00670F61"/>
    <w:rsid w:val="00670F75"/>
    <w:rsid w:val="00671153"/>
    <w:rsid w:val="0067140F"/>
    <w:rsid w:val="0067181B"/>
    <w:rsid w:val="00671B94"/>
    <w:rsid w:val="00671F5E"/>
    <w:rsid w:val="00672173"/>
    <w:rsid w:val="00672258"/>
    <w:rsid w:val="00672304"/>
    <w:rsid w:val="006725A7"/>
    <w:rsid w:val="0067262C"/>
    <w:rsid w:val="00672B9E"/>
    <w:rsid w:val="00672BD3"/>
    <w:rsid w:val="00672FBB"/>
    <w:rsid w:val="00672FCA"/>
    <w:rsid w:val="006731E6"/>
    <w:rsid w:val="00673549"/>
    <w:rsid w:val="006736B3"/>
    <w:rsid w:val="00673BB7"/>
    <w:rsid w:val="00673BF2"/>
    <w:rsid w:val="00673E87"/>
    <w:rsid w:val="0067441B"/>
    <w:rsid w:val="0067470D"/>
    <w:rsid w:val="00674C2F"/>
    <w:rsid w:val="006757BA"/>
    <w:rsid w:val="00675A98"/>
    <w:rsid w:val="00675D60"/>
    <w:rsid w:val="00675DB0"/>
    <w:rsid w:val="00676122"/>
    <w:rsid w:val="0067627E"/>
    <w:rsid w:val="00676C40"/>
    <w:rsid w:val="00676E1A"/>
    <w:rsid w:val="006773C2"/>
    <w:rsid w:val="00677B43"/>
    <w:rsid w:val="00677CB2"/>
    <w:rsid w:val="00677DC2"/>
    <w:rsid w:val="00680260"/>
    <w:rsid w:val="006806BB"/>
    <w:rsid w:val="00680DCD"/>
    <w:rsid w:val="0068102F"/>
    <w:rsid w:val="006811FE"/>
    <w:rsid w:val="00681257"/>
    <w:rsid w:val="006815C1"/>
    <w:rsid w:val="00681624"/>
    <w:rsid w:val="0068176F"/>
    <w:rsid w:val="006817D5"/>
    <w:rsid w:val="006818C1"/>
    <w:rsid w:val="00681944"/>
    <w:rsid w:val="00681987"/>
    <w:rsid w:val="00681E17"/>
    <w:rsid w:val="00681EB9"/>
    <w:rsid w:val="0068215A"/>
    <w:rsid w:val="006821E0"/>
    <w:rsid w:val="00682580"/>
    <w:rsid w:val="006825BD"/>
    <w:rsid w:val="006828C4"/>
    <w:rsid w:val="006828FD"/>
    <w:rsid w:val="00682D8C"/>
    <w:rsid w:val="00683FEC"/>
    <w:rsid w:val="00684419"/>
    <w:rsid w:val="0068535E"/>
    <w:rsid w:val="006853C9"/>
    <w:rsid w:val="006854C8"/>
    <w:rsid w:val="00685B6D"/>
    <w:rsid w:val="00685D87"/>
    <w:rsid w:val="0068611B"/>
    <w:rsid w:val="006863FD"/>
    <w:rsid w:val="00686409"/>
    <w:rsid w:val="00686B98"/>
    <w:rsid w:val="00686D92"/>
    <w:rsid w:val="00686FA7"/>
    <w:rsid w:val="006872CC"/>
    <w:rsid w:val="00687674"/>
    <w:rsid w:val="006879D7"/>
    <w:rsid w:val="00687AB1"/>
    <w:rsid w:val="006900E7"/>
    <w:rsid w:val="006901AD"/>
    <w:rsid w:val="00690B1B"/>
    <w:rsid w:val="00690B21"/>
    <w:rsid w:val="00691493"/>
    <w:rsid w:val="0069149A"/>
    <w:rsid w:val="0069169D"/>
    <w:rsid w:val="00691800"/>
    <w:rsid w:val="00692124"/>
    <w:rsid w:val="0069280F"/>
    <w:rsid w:val="00692972"/>
    <w:rsid w:val="00693038"/>
    <w:rsid w:val="00693323"/>
    <w:rsid w:val="0069344C"/>
    <w:rsid w:val="006935E2"/>
    <w:rsid w:val="00693732"/>
    <w:rsid w:val="00693758"/>
    <w:rsid w:val="0069375C"/>
    <w:rsid w:val="006937E6"/>
    <w:rsid w:val="00693D2C"/>
    <w:rsid w:val="00693E3E"/>
    <w:rsid w:val="00693F14"/>
    <w:rsid w:val="006940B7"/>
    <w:rsid w:val="006942D1"/>
    <w:rsid w:val="00694553"/>
    <w:rsid w:val="006947B1"/>
    <w:rsid w:val="00695342"/>
    <w:rsid w:val="006955E7"/>
    <w:rsid w:val="006957DA"/>
    <w:rsid w:val="00695C27"/>
    <w:rsid w:val="0069601A"/>
    <w:rsid w:val="0069650D"/>
    <w:rsid w:val="006967D8"/>
    <w:rsid w:val="00696AD4"/>
    <w:rsid w:val="006970E5"/>
    <w:rsid w:val="00697148"/>
    <w:rsid w:val="006971C0"/>
    <w:rsid w:val="00697341"/>
    <w:rsid w:val="006974A5"/>
    <w:rsid w:val="006978E2"/>
    <w:rsid w:val="00697AC4"/>
    <w:rsid w:val="00697E8A"/>
    <w:rsid w:val="006A0065"/>
    <w:rsid w:val="006A023D"/>
    <w:rsid w:val="006A0491"/>
    <w:rsid w:val="006A0519"/>
    <w:rsid w:val="006A06E0"/>
    <w:rsid w:val="006A0B3F"/>
    <w:rsid w:val="006A0E16"/>
    <w:rsid w:val="006A10CB"/>
    <w:rsid w:val="006A1162"/>
    <w:rsid w:val="006A1187"/>
    <w:rsid w:val="006A11EC"/>
    <w:rsid w:val="006A130B"/>
    <w:rsid w:val="006A1F15"/>
    <w:rsid w:val="006A26BA"/>
    <w:rsid w:val="006A275C"/>
    <w:rsid w:val="006A2878"/>
    <w:rsid w:val="006A2D90"/>
    <w:rsid w:val="006A313D"/>
    <w:rsid w:val="006A3397"/>
    <w:rsid w:val="006A348B"/>
    <w:rsid w:val="006A39FF"/>
    <w:rsid w:val="006A3CD3"/>
    <w:rsid w:val="006A423C"/>
    <w:rsid w:val="006A4506"/>
    <w:rsid w:val="006A4510"/>
    <w:rsid w:val="006A46CA"/>
    <w:rsid w:val="006A4B6F"/>
    <w:rsid w:val="006A55A9"/>
    <w:rsid w:val="006A5746"/>
    <w:rsid w:val="006A57F5"/>
    <w:rsid w:val="006A5A51"/>
    <w:rsid w:val="006A5B83"/>
    <w:rsid w:val="006A5ECA"/>
    <w:rsid w:val="006A64F1"/>
    <w:rsid w:val="006A66F3"/>
    <w:rsid w:val="006A6785"/>
    <w:rsid w:val="006A6BF9"/>
    <w:rsid w:val="006A6E5B"/>
    <w:rsid w:val="006A6EA1"/>
    <w:rsid w:val="006A6FA4"/>
    <w:rsid w:val="006A720C"/>
    <w:rsid w:val="006A7602"/>
    <w:rsid w:val="006A7C33"/>
    <w:rsid w:val="006B03A4"/>
    <w:rsid w:val="006B03F3"/>
    <w:rsid w:val="006B0626"/>
    <w:rsid w:val="006B0B7E"/>
    <w:rsid w:val="006B143B"/>
    <w:rsid w:val="006B14E1"/>
    <w:rsid w:val="006B1A93"/>
    <w:rsid w:val="006B1F4A"/>
    <w:rsid w:val="006B226E"/>
    <w:rsid w:val="006B24D5"/>
    <w:rsid w:val="006B2561"/>
    <w:rsid w:val="006B2982"/>
    <w:rsid w:val="006B2CC2"/>
    <w:rsid w:val="006B2DEF"/>
    <w:rsid w:val="006B3338"/>
    <w:rsid w:val="006B3476"/>
    <w:rsid w:val="006B3594"/>
    <w:rsid w:val="006B3920"/>
    <w:rsid w:val="006B4021"/>
    <w:rsid w:val="006B448F"/>
    <w:rsid w:val="006B4503"/>
    <w:rsid w:val="006B45CD"/>
    <w:rsid w:val="006B4F1A"/>
    <w:rsid w:val="006B4F95"/>
    <w:rsid w:val="006B57E7"/>
    <w:rsid w:val="006B5E7E"/>
    <w:rsid w:val="006B6E19"/>
    <w:rsid w:val="006B6E7A"/>
    <w:rsid w:val="006B6F09"/>
    <w:rsid w:val="006B7039"/>
    <w:rsid w:val="006B7066"/>
    <w:rsid w:val="006B717A"/>
    <w:rsid w:val="006B7AB1"/>
    <w:rsid w:val="006B7C34"/>
    <w:rsid w:val="006B7C46"/>
    <w:rsid w:val="006B8036"/>
    <w:rsid w:val="006C01AA"/>
    <w:rsid w:val="006C04DB"/>
    <w:rsid w:val="006C0BE7"/>
    <w:rsid w:val="006C1439"/>
    <w:rsid w:val="006C16BF"/>
    <w:rsid w:val="006C18D2"/>
    <w:rsid w:val="006C1B76"/>
    <w:rsid w:val="006C1BC0"/>
    <w:rsid w:val="006C1C76"/>
    <w:rsid w:val="006C1EDE"/>
    <w:rsid w:val="006C2DAD"/>
    <w:rsid w:val="006C2E75"/>
    <w:rsid w:val="006C3486"/>
    <w:rsid w:val="006C35A7"/>
    <w:rsid w:val="006C3F5A"/>
    <w:rsid w:val="006C42B2"/>
    <w:rsid w:val="006C4376"/>
    <w:rsid w:val="006C46DC"/>
    <w:rsid w:val="006C49B8"/>
    <w:rsid w:val="006C5043"/>
    <w:rsid w:val="006C52C8"/>
    <w:rsid w:val="006C558B"/>
    <w:rsid w:val="006C59F3"/>
    <w:rsid w:val="006C5A98"/>
    <w:rsid w:val="006C5B4E"/>
    <w:rsid w:val="006C5E16"/>
    <w:rsid w:val="006C5EAE"/>
    <w:rsid w:val="006C6187"/>
    <w:rsid w:val="006C6345"/>
    <w:rsid w:val="006C63E6"/>
    <w:rsid w:val="006C6840"/>
    <w:rsid w:val="006C6D5E"/>
    <w:rsid w:val="006C6E6E"/>
    <w:rsid w:val="006C706E"/>
    <w:rsid w:val="006C70F4"/>
    <w:rsid w:val="006C7360"/>
    <w:rsid w:val="006C750F"/>
    <w:rsid w:val="006C760D"/>
    <w:rsid w:val="006C7E75"/>
    <w:rsid w:val="006D04DF"/>
    <w:rsid w:val="006D058C"/>
    <w:rsid w:val="006D0909"/>
    <w:rsid w:val="006D09E6"/>
    <w:rsid w:val="006D0DE9"/>
    <w:rsid w:val="006D1358"/>
    <w:rsid w:val="006D1AC4"/>
    <w:rsid w:val="006D2286"/>
    <w:rsid w:val="006D2439"/>
    <w:rsid w:val="006D26DF"/>
    <w:rsid w:val="006D3024"/>
    <w:rsid w:val="006D3068"/>
    <w:rsid w:val="006D3438"/>
    <w:rsid w:val="006D34F9"/>
    <w:rsid w:val="006D3A8F"/>
    <w:rsid w:val="006D3C01"/>
    <w:rsid w:val="006D3DBC"/>
    <w:rsid w:val="006D3E7C"/>
    <w:rsid w:val="006D411F"/>
    <w:rsid w:val="006D438F"/>
    <w:rsid w:val="006D5744"/>
    <w:rsid w:val="006D583C"/>
    <w:rsid w:val="006D5B80"/>
    <w:rsid w:val="006D69AB"/>
    <w:rsid w:val="006D6BE5"/>
    <w:rsid w:val="006D6E15"/>
    <w:rsid w:val="006D6F45"/>
    <w:rsid w:val="006D7549"/>
    <w:rsid w:val="006D7FF9"/>
    <w:rsid w:val="006E0818"/>
    <w:rsid w:val="006E0FB8"/>
    <w:rsid w:val="006E105C"/>
    <w:rsid w:val="006E125D"/>
    <w:rsid w:val="006E1689"/>
    <w:rsid w:val="006E1729"/>
    <w:rsid w:val="006E17E3"/>
    <w:rsid w:val="006E1FF6"/>
    <w:rsid w:val="006E22BC"/>
    <w:rsid w:val="006E2301"/>
    <w:rsid w:val="006E26C4"/>
    <w:rsid w:val="006E2CAB"/>
    <w:rsid w:val="006E2CC4"/>
    <w:rsid w:val="006E31D1"/>
    <w:rsid w:val="006E31DE"/>
    <w:rsid w:val="006E36DF"/>
    <w:rsid w:val="006E3916"/>
    <w:rsid w:val="006E392C"/>
    <w:rsid w:val="006E3A6F"/>
    <w:rsid w:val="006E3B83"/>
    <w:rsid w:val="006E3D30"/>
    <w:rsid w:val="006E3EDD"/>
    <w:rsid w:val="006E3FA7"/>
    <w:rsid w:val="006E4104"/>
    <w:rsid w:val="006E4E2E"/>
    <w:rsid w:val="006E4E82"/>
    <w:rsid w:val="006E4F16"/>
    <w:rsid w:val="006E53E5"/>
    <w:rsid w:val="006E5C26"/>
    <w:rsid w:val="006E62B0"/>
    <w:rsid w:val="006E6369"/>
    <w:rsid w:val="006E67FD"/>
    <w:rsid w:val="006E69F3"/>
    <w:rsid w:val="006E6C71"/>
    <w:rsid w:val="006E77FD"/>
    <w:rsid w:val="006E78CE"/>
    <w:rsid w:val="006E7D0F"/>
    <w:rsid w:val="006E7DC7"/>
    <w:rsid w:val="006F01EC"/>
    <w:rsid w:val="006F02ED"/>
    <w:rsid w:val="006F065D"/>
    <w:rsid w:val="006F0E05"/>
    <w:rsid w:val="006F0FD2"/>
    <w:rsid w:val="006F128F"/>
    <w:rsid w:val="006F18C8"/>
    <w:rsid w:val="006F1B61"/>
    <w:rsid w:val="006F1C8B"/>
    <w:rsid w:val="006F1DAB"/>
    <w:rsid w:val="006F27E9"/>
    <w:rsid w:val="006F3A79"/>
    <w:rsid w:val="006F3C99"/>
    <w:rsid w:val="006F3DCC"/>
    <w:rsid w:val="006F3E13"/>
    <w:rsid w:val="006F4099"/>
    <w:rsid w:val="006F4966"/>
    <w:rsid w:val="006F4B12"/>
    <w:rsid w:val="006F4CD8"/>
    <w:rsid w:val="006F4E38"/>
    <w:rsid w:val="006F4F2A"/>
    <w:rsid w:val="006F4F95"/>
    <w:rsid w:val="006F557A"/>
    <w:rsid w:val="006F55C5"/>
    <w:rsid w:val="006F57B1"/>
    <w:rsid w:val="006F58F1"/>
    <w:rsid w:val="006F5941"/>
    <w:rsid w:val="006F5E46"/>
    <w:rsid w:val="006F6288"/>
    <w:rsid w:val="006F634A"/>
    <w:rsid w:val="006F6426"/>
    <w:rsid w:val="006F666E"/>
    <w:rsid w:val="006F6C0E"/>
    <w:rsid w:val="006F6D41"/>
    <w:rsid w:val="006F704B"/>
    <w:rsid w:val="006F7249"/>
    <w:rsid w:val="006F7830"/>
    <w:rsid w:val="006F7869"/>
    <w:rsid w:val="006F79C3"/>
    <w:rsid w:val="006F7F2A"/>
    <w:rsid w:val="00700449"/>
    <w:rsid w:val="00700712"/>
    <w:rsid w:val="00700783"/>
    <w:rsid w:val="00700E68"/>
    <w:rsid w:val="00701101"/>
    <w:rsid w:val="00701313"/>
    <w:rsid w:val="00701345"/>
    <w:rsid w:val="0070137B"/>
    <w:rsid w:val="007016B1"/>
    <w:rsid w:val="00702007"/>
    <w:rsid w:val="00702304"/>
    <w:rsid w:val="00702359"/>
    <w:rsid w:val="00702D07"/>
    <w:rsid w:val="007031EB"/>
    <w:rsid w:val="0070393A"/>
    <w:rsid w:val="00704B77"/>
    <w:rsid w:val="00704FCA"/>
    <w:rsid w:val="007053F2"/>
    <w:rsid w:val="007055AC"/>
    <w:rsid w:val="007056CA"/>
    <w:rsid w:val="00705918"/>
    <w:rsid w:val="00705AA1"/>
    <w:rsid w:val="0070635A"/>
    <w:rsid w:val="00706B13"/>
    <w:rsid w:val="00706B7D"/>
    <w:rsid w:val="00706C63"/>
    <w:rsid w:val="007079B5"/>
    <w:rsid w:val="00707F22"/>
    <w:rsid w:val="00710386"/>
    <w:rsid w:val="00710915"/>
    <w:rsid w:val="00710BB7"/>
    <w:rsid w:val="00710DA1"/>
    <w:rsid w:val="00710F3B"/>
    <w:rsid w:val="00711404"/>
    <w:rsid w:val="00711C17"/>
    <w:rsid w:val="00711C60"/>
    <w:rsid w:val="00711D25"/>
    <w:rsid w:val="00712D65"/>
    <w:rsid w:val="00712DD1"/>
    <w:rsid w:val="0071308F"/>
    <w:rsid w:val="007130F2"/>
    <w:rsid w:val="007139B9"/>
    <w:rsid w:val="00713AA2"/>
    <w:rsid w:val="00713AB9"/>
    <w:rsid w:val="00713B07"/>
    <w:rsid w:val="00713E72"/>
    <w:rsid w:val="007144F2"/>
    <w:rsid w:val="00714885"/>
    <w:rsid w:val="00714981"/>
    <w:rsid w:val="00714C01"/>
    <w:rsid w:val="00714CC0"/>
    <w:rsid w:val="00714F71"/>
    <w:rsid w:val="00715013"/>
    <w:rsid w:val="0071518E"/>
    <w:rsid w:val="007157CB"/>
    <w:rsid w:val="00715A47"/>
    <w:rsid w:val="00715BF2"/>
    <w:rsid w:val="00715FB3"/>
    <w:rsid w:val="00716376"/>
    <w:rsid w:val="0071643A"/>
    <w:rsid w:val="00716584"/>
    <w:rsid w:val="00716936"/>
    <w:rsid w:val="00716A9A"/>
    <w:rsid w:val="00716BED"/>
    <w:rsid w:val="00716D63"/>
    <w:rsid w:val="00717023"/>
    <w:rsid w:val="007170EE"/>
    <w:rsid w:val="0071719B"/>
    <w:rsid w:val="00717210"/>
    <w:rsid w:val="00717393"/>
    <w:rsid w:val="007173E9"/>
    <w:rsid w:val="007175A4"/>
    <w:rsid w:val="00717750"/>
    <w:rsid w:val="00717F47"/>
    <w:rsid w:val="00720418"/>
    <w:rsid w:val="00720DBD"/>
    <w:rsid w:val="00720E0D"/>
    <w:rsid w:val="00721120"/>
    <w:rsid w:val="007213CB"/>
    <w:rsid w:val="007215C9"/>
    <w:rsid w:val="00721694"/>
    <w:rsid w:val="007216A4"/>
    <w:rsid w:val="00721A13"/>
    <w:rsid w:val="00721A4C"/>
    <w:rsid w:val="00721B93"/>
    <w:rsid w:val="007220C0"/>
    <w:rsid w:val="007225E1"/>
    <w:rsid w:val="00722958"/>
    <w:rsid w:val="00722B7A"/>
    <w:rsid w:val="00722DBE"/>
    <w:rsid w:val="007230B4"/>
    <w:rsid w:val="0072315E"/>
    <w:rsid w:val="007232EA"/>
    <w:rsid w:val="00723702"/>
    <w:rsid w:val="007240C4"/>
    <w:rsid w:val="0072421C"/>
    <w:rsid w:val="007242CD"/>
    <w:rsid w:val="0072438F"/>
    <w:rsid w:val="007246F4"/>
    <w:rsid w:val="007246FD"/>
    <w:rsid w:val="0072472E"/>
    <w:rsid w:val="00724853"/>
    <w:rsid w:val="00724C14"/>
    <w:rsid w:val="00724D49"/>
    <w:rsid w:val="00724F5B"/>
    <w:rsid w:val="007252C5"/>
    <w:rsid w:val="00726064"/>
    <w:rsid w:val="0072634B"/>
    <w:rsid w:val="0072650F"/>
    <w:rsid w:val="0072692B"/>
    <w:rsid w:val="00726B97"/>
    <w:rsid w:val="00726FB2"/>
    <w:rsid w:val="00726FCE"/>
    <w:rsid w:val="00727148"/>
    <w:rsid w:val="0072721F"/>
    <w:rsid w:val="007272E2"/>
    <w:rsid w:val="00727533"/>
    <w:rsid w:val="0072761B"/>
    <w:rsid w:val="00727919"/>
    <w:rsid w:val="00727958"/>
    <w:rsid w:val="00727D46"/>
    <w:rsid w:val="00727EE8"/>
    <w:rsid w:val="007301F0"/>
    <w:rsid w:val="007303DD"/>
    <w:rsid w:val="0073083E"/>
    <w:rsid w:val="00730DB1"/>
    <w:rsid w:val="0073129F"/>
    <w:rsid w:val="00731532"/>
    <w:rsid w:val="00731572"/>
    <w:rsid w:val="007315A4"/>
    <w:rsid w:val="00731621"/>
    <w:rsid w:val="00731673"/>
    <w:rsid w:val="00731DFF"/>
    <w:rsid w:val="00731F53"/>
    <w:rsid w:val="00732138"/>
    <w:rsid w:val="00732606"/>
    <w:rsid w:val="00732708"/>
    <w:rsid w:val="00732803"/>
    <w:rsid w:val="0073311B"/>
    <w:rsid w:val="00733186"/>
    <w:rsid w:val="00733295"/>
    <w:rsid w:val="0073375D"/>
    <w:rsid w:val="00733E14"/>
    <w:rsid w:val="00733FC4"/>
    <w:rsid w:val="00734223"/>
    <w:rsid w:val="007344C7"/>
    <w:rsid w:val="0073470B"/>
    <w:rsid w:val="00734ACE"/>
    <w:rsid w:val="00734B8E"/>
    <w:rsid w:val="00734D28"/>
    <w:rsid w:val="00734D98"/>
    <w:rsid w:val="00734FDE"/>
    <w:rsid w:val="007354D6"/>
    <w:rsid w:val="00735927"/>
    <w:rsid w:val="00735B24"/>
    <w:rsid w:val="00736FED"/>
    <w:rsid w:val="0073721E"/>
    <w:rsid w:val="0073735C"/>
    <w:rsid w:val="007375C5"/>
    <w:rsid w:val="00737612"/>
    <w:rsid w:val="0073764E"/>
    <w:rsid w:val="00737711"/>
    <w:rsid w:val="00737882"/>
    <w:rsid w:val="00740AED"/>
    <w:rsid w:val="00740F52"/>
    <w:rsid w:val="00741602"/>
    <w:rsid w:val="00741701"/>
    <w:rsid w:val="007419B1"/>
    <w:rsid w:val="007419FF"/>
    <w:rsid w:val="00741BED"/>
    <w:rsid w:val="00741C9F"/>
    <w:rsid w:val="00741E8B"/>
    <w:rsid w:val="00741F2F"/>
    <w:rsid w:val="00742328"/>
    <w:rsid w:val="00742335"/>
    <w:rsid w:val="0074262F"/>
    <w:rsid w:val="007426A3"/>
    <w:rsid w:val="00742E68"/>
    <w:rsid w:val="0074301E"/>
    <w:rsid w:val="0074333A"/>
    <w:rsid w:val="00743A07"/>
    <w:rsid w:val="00743BEB"/>
    <w:rsid w:val="00743D27"/>
    <w:rsid w:val="00743E02"/>
    <w:rsid w:val="00743F26"/>
    <w:rsid w:val="00743F92"/>
    <w:rsid w:val="007444B4"/>
    <w:rsid w:val="007446D9"/>
    <w:rsid w:val="007447DF"/>
    <w:rsid w:val="00745062"/>
    <w:rsid w:val="007453B1"/>
    <w:rsid w:val="00745713"/>
    <w:rsid w:val="00745844"/>
    <w:rsid w:val="00745C71"/>
    <w:rsid w:val="00745D1F"/>
    <w:rsid w:val="00745D50"/>
    <w:rsid w:val="00745DE4"/>
    <w:rsid w:val="007460E9"/>
    <w:rsid w:val="007465F2"/>
    <w:rsid w:val="00746B5D"/>
    <w:rsid w:val="00746D14"/>
    <w:rsid w:val="00746D2D"/>
    <w:rsid w:val="007479E7"/>
    <w:rsid w:val="00747B18"/>
    <w:rsid w:val="00747B67"/>
    <w:rsid w:val="00747B93"/>
    <w:rsid w:val="00747FC1"/>
    <w:rsid w:val="007506B7"/>
    <w:rsid w:val="00750700"/>
    <w:rsid w:val="00750DEB"/>
    <w:rsid w:val="00750DF2"/>
    <w:rsid w:val="00750F37"/>
    <w:rsid w:val="007516B9"/>
    <w:rsid w:val="007516E8"/>
    <w:rsid w:val="00751AA1"/>
    <w:rsid w:val="007521EE"/>
    <w:rsid w:val="0075236E"/>
    <w:rsid w:val="00752533"/>
    <w:rsid w:val="0075277C"/>
    <w:rsid w:val="00752E26"/>
    <w:rsid w:val="00753082"/>
    <w:rsid w:val="00753114"/>
    <w:rsid w:val="0075342F"/>
    <w:rsid w:val="0075394C"/>
    <w:rsid w:val="00753DB2"/>
    <w:rsid w:val="00753E35"/>
    <w:rsid w:val="00753F12"/>
    <w:rsid w:val="00753F2F"/>
    <w:rsid w:val="007542B7"/>
    <w:rsid w:val="00754530"/>
    <w:rsid w:val="007545E0"/>
    <w:rsid w:val="0075484C"/>
    <w:rsid w:val="00754868"/>
    <w:rsid w:val="00754ADE"/>
    <w:rsid w:val="00754F22"/>
    <w:rsid w:val="0075509A"/>
    <w:rsid w:val="00755194"/>
    <w:rsid w:val="00755646"/>
    <w:rsid w:val="007556A8"/>
    <w:rsid w:val="007558FB"/>
    <w:rsid w:val="00755AD7"/>
    <w:rsid w:val="00755C67"/>
    <w:rsid w:val="007562FC"/>
    <w:rsid w:val="0075643F"/>
    <w:rsid w:val="007565D3"/>
    <w:rsid w:val="007566F0"/>
    <w:rsid w:val="0075684A"/>
    <w:rsid w:val="00756F38"/>
    <w:rsid w:val="00757014"/>
    <w:rsid w:val="007570AF"/>
    <w:rsid w:val="007571DF"/>
    <w:rsid w:val="00757273"/>
    <w:rsid w:val="0075765F"/>
    <w:rsid w:val="00757791"/>
    <w:rsid w:val="00757A37"/>
    <w:rsid w:val="00757DD8"/>
    <w:rsid w:val="00760082"/>
    <w:rsid w:val="007601F8"/>
    <w:rsid w:val="007606B8"/>
    <w:rsid w:val="00760BAB"/>
    <w:rsid w:val="00761064"/>
    <w:rsid w:val="00761206"/>
    <w:rsid w:val="007614FA"/>
    <w:rsid w:val="007617F1"/>
    <w:rsid w:val="00761D68"/>
    <w:rsid w:val="007622F4"/>
    <w:rsid w:val="00762347"/>
    <w:rsid w:val="007628A2"/>
    <w:rsid w:val="007629AA"/>
    <w:rsid w:val="0076333E"/>
    <w:rsid w:val="00763464"/>
    <w:rsid w:val="007634AA"/>
    <w:rsid w:val="00763AEA"/>
    <w:rsid w:val="00763D4D"/>
    <w:rsid w:val="00763E73"/>
    <w:rsid w:val="00764020"/>
    <w:rsid w:val="0076499D"/>
    <w:rsid w:val="00764A87"/>
    <w:rsid w:val="00764FFD"/>
    <w:rsid w:val="00765889"/>
    <w:rsid w:val="00765920"/>
    <w:rsid w:val="007662DF"/>
    <w:rsid w:val="0076636E"/>
    <w:rsid w:val="00766B5B"/>
    <w:rsid w:val="00766C8E"/>
    <w:rsid w:val="00766DC3"/>
    <w:rsid w:val="00766F28"/>
    <w:rsid w:val="007670D6"/>
    <w:rsid w:val="007671E1"/>
    <w:rsid w:val="00767610"/>
    <w:rsid w:val="00767941"/>
    <w:rsid w:val="00767D03"/>
    <w:rsid w:val="00767E35"/>
    <w:rsid w:val="0077015E"/>
    <w:rsid w:val="00770BA1"/>
    <w:rsid w:val="00770D51"/>
    <w:rsid w:val="00771169"/>
    <w:rsid w:val="00771FC4"/>
    <w:rsid w:val="0077211E"/>
    <w:rsid w:val="00772F44"/>
    <w:rsid w:val="00773867"/>
    <w:rsid w:val="00773AB8"/>
    <w:rsid w:val="00773D28"/>
    <w:rsid w:val="00774420"/>
    <w:rsid w:val="007745E2"/>
    <w:rsid w:val="00774726"/>
    <w:rsid w:val="00774CF8"/>
    <w:rsid w:val="00774F73"/>
    <w:rsid w:val="0077514A"/>
    <w:rsid w:val="00775310"/>
    <w:rsid w:val="00775355"/>
    <w:rsid w:val="00775681"/>
    <w:rsid w:val="00775708"/>
    <w:rsid w:val="00776022"/>
    <w:rsid w:val="00776235"/>
    <w:rsid w:val="00776498"/>
    <w:rsid w:val="007764E6"/>
    <w:rsid w:val="007767FB"/>
    <w:rsid w:val="00776890"/>
    <w:rsid w:val="00776EA7"/>
    <w:rsid w:val="00776F81"/>
    <w:rsid w:val="00777051"/>
    <w:rsid w:val="0077723C"/>
    <w:rsid w:val="00777674"/>
    <w:rsid w:val="00777786"/>
    <w:rsid w:val="007778E7"/>
    <w:rsid w:val="00777A4F"/>
    <w:rsid w:val="00777E24"/>
    <w:rsid w:val="007801A5"/>
    <w:rsid w:val="007801AC"/>
    <w:rsid w:val="0078027C"/>
    <w:rsid w:val="00780363"/>
    <w:rsid w:val="007803D9"/>
    <w:rsid w:val="00780474"/>
    <w:rsid w:val="007804B1"/>
    <w:rsid w:val="00780664"/>
    <w:rsid w:val="00780A9E"/>
    <w:rsid w:val="00780B1B"/>
    <w:rsid w:val="00780DB5"/>
    <w:rsid w:val="007811CE"/>
    <w:rsid w:val="0078147E"/>
    <w:rsid w:val="0078165F"/>
    <w:rsid w:val="00781E13"/>
    <w:rsid w:val="00781F67"/>
    <w:rsid w:val="00782018"/>
    <w:rsid w:val="00782166"/>
    <w:rsid w:val="007827F4"/>
    <w:rsid w:val="00782908"/>
    <w:rsid w:val="0078332D"/>
    <w:rsid w:val="0078366B"/>
    <w:rsid w:val="00783FBC"/>
    <w:rsid w:val="00784275"/>
    <w:rsid w:val="00784324"/>
    <w:rsid w:val="007846F0"/>
    <w:rsid w:val="00784766"/>
    <w:rsid w:val="00785329"/>
    <w:rsid w:val="0078566E"/>
    <w:rsid w:val="00785674"/>
    <w:rsid w:val="00785956"/>
    <w:rsid w:val="00785B6C"/>
    <w:rsid w:val="00786440"/>
    <w:rsid w:val="0078675E"/>
    <w:rsid w:val="00786B25"/>
    <w:rsid w:val="00786E34"/>
    <w:rsid w:val="00786EB1"/>
    <w:rsid w:val="007870E1"/>
    <w:rsid w:val="00787567"/>
    <w:rsid w:val="007875A5"/>
    <w:rsid w:val="00787775"/>
    <w:rsid w:val="00787789"/>
    <w:rsid w:val="00787965"/>
    <w:rsid w:val="00787A9E"/>
    <w:rsid w:val="00787C97"/>
    <w:rsid w:val="00787E54"/>
    <w:rsid w:val="00790B34"/>
    <w:rsid w:val="00790B7E"/>
    <w:rsid w:val="007911D9"/>
    <w:rsid w:val="0079155A"/>
    <w:rsid w:val="00791B8B"/>
    <w:rsid w:val="00792080"/>
    <w:rsid w:val="00792177"/>
    <w:rsid w:val="0079236D"/>
    <w:rsid w:val="0079248A"/>
    <w:rsid w:val="007929EF"/>
    <w:rsid w:val="00792AAF"/>
    <w:rsid w:val="00792E91"/>
    <w:rsid w:val="00792F80"/>
    <w:rsid w:val="0079341C"/>
    <w:rsid w:val="00793B0D"/>
    <w:rsid w:val="00793B2F"/>
    <w:rsid w:val="00793F9C"/>
    <w:rsid w:val="007942C3"/>
    <w:rsid w:val="007942F7"/>
    <w:rsid w:val="00794A41"/>
    <w:rsid w:val="00794D2B"/>
    <w:rsid w:val="00794DB8"/>
    <w:rsid w:val="00795E46"/>
    <w:rsid w:val="007963A0"/>
    <w:rsid w:val="007976D3"/>
    <w:rsid w:val="00797D09"/>
    <w:rsid w:val="00797F12"/>
    <w:rsid w:val="007A02A5"/>
    <w:rsid w:val="007A0482"/>
    <w:rsid w:val="007A0517"/>
    <w:rsid w:val="007A0C82"/>
    <w:rsid w:val="007A0DEA"/>
    <w:rsid w:val="007A0E9D"/>
    <w:rsid w:val="007A11BC"/>
    <w:rsid w:val="007A1272"/>
    <w:rsid w:val="007A1B9B"/>
    <w:rsid w:val="007A2187"/>
    <w:rsid w:val="007A2832"/>
    <w:rsid w:val="007A2894"/>
    <w:rsid w:val="007A29D0"/>
    <w:rsid w:val="007A29EB"/>
    <w:rsid w:val="007A2F8A"/>
    <w:rsid w:val="007A2FE3"/>
    <w:rsid w:val="007A32F0"/>
    <w:rsid w:val="007A3831"/>
    <w:rsid w:val="007A3AAB"/>
    <w:rsid w:val="007A3BF1"/>
    <w:rsid w:val="007A3FF8"/>
    <w:rsid w:val="007A425F"/>
    <w:rsid w:val="007A4391"/>
    <w:rsid w:val="007A44E5"/>
    <w:rsid w:val="007A48DE"/>
    <w:rsid w:val="007A4BCD"/>
    <w:rsid w:val="007A4E26"/>
    <w:rsid w:val="007A4FB9"/>
    <w:rsid w:val="007A5560"/>
    <w:rsid w:val="007A5AF7"/>
    <w:rsid w:val="007A5EEF"/>
    <w:rsid w:val="007A60EC"/>
    <w:rsid w:val="007A6AC7"/>
    <w:rsid w:val="007A71E3"/>
    <w:rsid w:val="007A733D"/>
    <w:rsid w:val="007A7823"/>
    <w:rsid w:val="007A7C09"/>
    <w:rsid w:val="007A7C48"/>
    <w:rsid w:val="007B0B2A"/>
    <w:rsid w:val="007B1115"/>
    <w:rsid w:val="007B1194"/>
    <w:rsid w:val="007B15A9"/>
    <w:rsid w:val="007B1841"/>
    <w:rsid w:val="007B2251"/>
    <w:rsid w:val="007B2423"/>
    <w:rsid w:val="007B24D0"/>
    <w:rsid w:val="007B2CA5"/>
    <w:rsid w:val="007B2D4F"/>
    <w:rsid w:val="007B3041"/>
    <w:rsid w:val="007B313C"/>
    <w:rsid w:val="007B319A"/>
    <w:rsid w:val="007B3A9B"/>
    <w:rsid w:val="007B40CA"/>
    <w:rsid w:val="007B450E"/>
    <w:rsid w:val="007B46CA"/>
    <w:rsid w:val="007B4BCD"/>
    <w:rsid w:val="007B502E"/>
    <w:rsid w:val="007B525F"/>
    <w:rsid w:val="007B5360"/>
    <w:rsid w:val="007B5390"/>
    <w:rsid w:val="007B5BFA"/>
    <w:rsid w:val="007B5E63"/>
    <w:rsid w:val="007B64A3"/>
    <w:rsid w:val="007B7959"/>
    <w:rsid w:val="007B7DDC"/>
    <w:rsid w:val="007B7F85"/>
    <w:rsid w:val="007C015B"/>
    <w:rsid w:val="007C090F"/>
    <w:rsid w:val="007C09C8"/>
    <w:rsid w:val="007C0C82"/>
    <w:rsid w:val="007C0CB7"/>
    <w:rsid w:val="007C0E37"/>
    <w:rsid w:val="007C12F5"/>
    <w:rsid w:val="007C1485"/>
    <w:rsid w:val="007C1560"/>
    <w:rsid w:val="007C1774"/>
    <w:rsid w:val="007C18EE"/>
    <w:rsid w:val="007C18FD"/>
    <w:rsid w:val="007C1AE8"/>
    <w:rsid w:val="007C2207"/>
    <w:rsid w:val="007C2274"/>
    <w:rsid w:val="007C26F4"/>
    <w:rsid w:val="007C2ACD"/>
    <w:rsid w:val="007C3018"/>
    <w:rsid w:val="007C301B"/>
    <w:rsid w:val="007C32DC"/>
    <w:rsid w:val="007C3417"/>
    <w:rsid w:val="007C3A85"/>
    <w:rsid w:val="007C3F2D"/>
    <w:rsid w:val="007C3F76"/>
    <w:rsid w:val="007C4165"/>
    <w:rsid w:val="007C45F2"/>
    <w:rsid w:val="007C4767"/>
    <w:rsid w:val="007C49E3"/>
    <w:rsid w:val="007C4C9A"/>
    <w:rsid w:val="007C511E"/>
    <w:rsid w:val="007C60FA"/>
    <w:rsid w:val="007C6504"/>
    <w:rsid w:val="007C6631"/>
    <w:rsid w:val="007C66FD"/>
    <w:rsid w:val="007C6C63"/>
    <w:rsid w:val="007C6E00"/>
    <w:rsid w:val="007C6FF1"/>
    <w:rsid w:val="007C7442"/>
    <w:rsid w:val="007C7581"/>
    <w:rsid w:val="007C7809"/>
    <w:rsid w:val="007C7F84"/>
    <w:rsid w:val="007D06C6"/>
    <w:rsid w:val="007D0946"/>
    <w:rsid w:val="007D0B82"/>
    <w:rsid w:val="007D0BA4"/>
    <w:rsid w:val="007D0C75"/>
    <w:rsid w:val="007D1079"/>
    <w:rsid w:val="007D1DD3"/>
    <w:rsid w:val="007D206B"/>
    <w:rsid w:val="007D23A7"/>
    <w:rsid w:val="007D24DA"/>
    <w:rsid w:val="007D27F7"/>
    <w:rsid w:val="007D281C"/>
    <w:rsid w:val="007D2966"/>
    <w:rsid w:val="007D2DBF"/>
    <w:rsid w:val="007D3138"/>
    <w:rsid w:val="007D3217"/>
    <w:rsid w:val="007D356D"/>
    <w:rsid w:val="007D3BE1"/>
    <w:rsid w:val="007D3BFB"/>
    <w:rsid w:val="007D3E83"/>
    <w:rsid w:val="007D4121"/>
    <w:rsid w:val="007D42D2"/>
    <w:rsid w:val="007D4961"/>
    <w:rsid w:val="007D526C"/>
    <w:rsid w:val="007D5487"/>
    <w:rsid w:val="007D57F5"/>
    <w:rsid w:val="007D588A"/>
    <w:rsid w:val="007D617B"/>
    <w:rsid w:val="007D62A6"/>
    <w:rsid w:val="007D6352"/>
    <w:rsid w:val="007D64CD"/>
    <w:rsid w:val="007D68C9"/>
    <w:rsid w:val="007D6DF4"/>
    <w:rsid w:val="007D6E83"/>
    <w:rsid w:val="007D6ECF"/>
    <w:rsid w:val="007D6F9D"/>
    <w:rsid w:val="007D6FB7"/>
    <w:rsid w:val="007D735D"/>
    <w:rsid w:val="007D7925"/>
    <w:rsid w:val="007D7A49"/>
    <w:rsid w:val="007D7E31"/>
    <w:rsid w:val="007E098E"/>
    <w:rsid w:val="007E0C92"/>
    <w:rsid w:val="007E115F"/>
    <w:rsid w:val="007E11E2"/>
    <w:rsid w:val="007E1261"/>
    <w:rsid w:val="007E13E0"/>
    <w:rsid w:val="007E1553"/>
    <w:rsid w:val="007E16E5"/>
    <w:rsid w:val="007E19AC"/>
    <w:rsid w:val="007E1B62"/>
    <w:rsid w:val="007E1C57"/>
    <w:rsid w:val="007E1E7B"/>
    <w:rsid w:val="007E23A6"/>
    <w:rsid w:val="007E27EA"/>
    <w:rsid w:val="007E282E"/>
    <w:rsid w:val="007E29E6"/>
    <w:rsid w:val="007E322C"/>
    <w:rsid w:val="007E329E"/>
    <w:rsid w:val="007E3461"/>
    <w:rsid w:val="007E3783"/>
    <w:rsid w:val="007E3A55"/>
    <w:rsid w:val="007E3B64"/>
    <w:rsid w:val="007E40E3"/>
    <w:rsid w:val="007E47B7"/>
    <w:rsid w:val="007E489A"/>
    <w:rsid w:val="007E4FE9"/>
    <w:rsid w:val="007E4FEE"/>
    <w:rsid w:val="007E5033"/>
    <w:rsid w:val="007E522D"/>
    <w:rsid w:val="007E55A2"/>
    <w:rsid w:val="007E567C"/>
    <w:rsid w:val="007E59A8"/>
    <w:rsid w:val="007E5BF4"/>
    <w:rsid w:val="007E5C0E"/>
    <w:rsid w:val="007E5D6F"/>
    <w:rsid w:val="007E66A6"/>
    <w:rsid w:val="007E6B7C"/>
    <w:rsid w:val="007E6D27"/>
    <w:rsid w:val="007E6EAD"/>
    <w:rsid w:val="007E6F40"/>
    <w:rsid w:val="007E70C9"/>
    <w:rsid w:val="007E70CD"/>
    <w:rsid w:val="007E766C"/>
    <w:rsid w:val="007E793A"/>
    <w:rsid w:val="007F0200"/>
    <w:rsid w:val="007F0375"/>
    <w:rsid w:val="007F03B0"/>
    <w:rsid w:val="007F046A"/>
    <w:rsid w:val="007F04A4"/>
    <w:rsid w:val="007F05A4"/>
    <w:rsid w:val="007F0DC1"/>
    <w:rsid w:val="007F0E9E"/>
    <w:rsid w:val="007F0F0C"/>
    <w:rsid w:val="007F0F66"/>
    <w:rsid w:val="007F13CC"/>
    <w:rsid w:val="007F1EBE"/>
    <w:rsid w:val="007F1EEF"/>
    <w:rsid w:val="007F1F3E"/>
    <w:rsid w:val="007F2403"/>
    <w:rsid w:val="007F240B"/>
    <w:rsid w:val="007F27DB"/>
    <w:rsid w:val="007F282F"/>
    <w:rsid w:val="007F2F12"/>
    <w:rsid w:val="007F3136"/>
    <w:rsid w:val="007F35DB"/>
    <w:rsid w:val="007F3B07"/>
    <w:rsid w:val="007F4419"/>
    <w:rsid w:val="007F4801"/>
    <w:rsid w:val="007F481A"/>
    <w:rsid w:val="007F4868"/>
    <w:rsid w:val="007F53BD"/>
    <w:rsid w:val="007F57E3"/>
    <w:rsid w:val="007F598A"/>
    <w:rsid w:val="007F5BD1"/>
    <w:rsid w:val="007F64C9"/>
    <w:rsid w:val="007F65BB"/>
    <w:rsid w:val="007F66D1"/>
    <w:rsid w:val="007F6E90"/>
    <w:rsid w:val="007F71F7"/>
    <w:rsid w:val="007F7224"/>
    <w:rsid w:val="007F7397"/>
    <w:rsid w:val="007F73DC"/>
    <w:rsid w:val="007F7490"/>
    <w:rsid w:val="007F7839"/>
    <w:rsid w:val="00800227"/>
    <w:rsid w:val="00800254"/>
    <w:rsid w:val="00800764"/>
    <w:rsid w:val="00800AE4"/>
    <w:rsid w:val="00800C4A"/>
    <w:rsid w:val="00800C9F"/>
    <w:rsid w:val="00800D91"/>
    <w:rsid w:val="00800DEC"/>
    <w:rsid w:val="00800E90"/>
    <w:rsid w:val="00800FA0"/>
    <w:rsid w:val="00800FCB"/>
    <w:rsid w:val="008011DE"/>
    <w:rsid w:val="00801315"/>
    <w:rsid w:val="0080138D"/>
    <w:rsid w:val="008013C2"/>
    <w:rsid w:val="008018F5"/>
    <w:rsid w:val="008021BC"/>
    <w:rsid w:val="008021F9"/>
    <w:rsid w:val="00802738"/>
    <w:rsid w:val="00802B24"/>
    <w:rsid w:val="00802FEE"/>
    <w:rsid w:val="0080321C"/>
    <w:rsid w:val="00803234"/>
    <w:rsid w:val="008035BE"/>
    <w:rsid w:val="008035E7"/>
    <w:rsid w:val="00803EB5"/>
    <w:rsid w:val="00803F7A"/>
    <w:rsid w:val="00804654"/>
    <w:rsid w:val="00804804"/>
    <w:rsid w:val="00804875"/>
    <w:rsid w:val="008048DE"/>
    <w:rsid w:val="00804910"/>
    <w:rsid w:val="00804BC8"/>
    <w:rsid w:val="00804E16"/>
    <w:rsid w:val="00804E70"/>
    <w:rsid w:val="00804EC7"/>
    <w:rsid w:val="0080550B"/>
    <w:rsid w:val="008057EA"/>
    <w:rsid w:val="00805ECF"/>
    <w:rsid w:val="008060E9"/>
    <w:rsid w:val="00806248"/>
    <w:rsid w:val="008063C6"/>
    <w:rsid w:val="008067E9"/>
    <w:rsid w:val="00806977"/>
    <w:rsid w:val="00806A01"/>
    <w:rsid w:val="008070C3"/>
    <w:rsid w:val="00807190"/>
    <w:rsid w:val="00807390"/>
    <w:rsid w:val="0080764E"/>
    <w:rsid w:val="00807AC7"/>
    <w:rsid w:val="00807C17"/>
    <w:rsid w:val="00807C22"/>
    <w:rsid w:val="00807D93"/>
    <w:rsid w:val="00807F02"/>
    <w:rsid w:val="00810085"/>
    <w:rsid w:val="0081030C"/>
    <w:rsid w:val="0081164B"/>
    <w:rsid w:val="008117A3"/>
    <w:rsid w:val="00811946"/>
    <w:rsid w:val="00811A45"/>
    <w:rsid w:val="00811BB1"/>
    <w:rsid w:val="0081266F"/>
    <w:rsid w:val="008127F8"/>
    <w:rsid w:val="00812BB5"/>
    <w:rsid w:val="00812DD4"/>
    <w:rsid w:val="00812EF5"/>
    <w:rsid w:val="0081353E"/>
    <w:rsid w:val="00813F7D"/>
    <w:rsid w:val="0081433B"/>
    <w:rsid w:val="008145EA"/>
    <w:rsid w:val="008146EA"/>
    <w:rsid w:val="008148A5"/>
    <w:rsid w:val="00814ECC"/>
    <w:rsid w:val="008150EA"/>
    <w:rsid w:val="008152C3"/>
    <w:rsid w:val="008153DF"/>
    <w:rsid w:val="008155B3"/>
    <w:rsid w:val="00815684"/>
    <w:rsid w:val="00815F72"/>
    <w:rsid w:val="00816189"/>
    <w:rsid w:val="008161F4"/>
    <w:rsid w:val="008163B6"/>
    <w:rsid w:val="00816815"/>
    <w:rsid w:val="00816B0E"/>
    <w:rsid w:val="00816B87"/>
    <w:rsid w:val="00816EB6"/>
    <w:rsid w:val="0081755D"/>
    <w:rsid w:val="00817587"/>
    <w:rsid w:val="00817C5F"/>
    <w:rsid w:val="00817CFF"/>
    <w:rsid w:val="00817FDE"/>
    <w:rsid w:val="00820084"/>
    <w:rsid w:val="008201F1"/>
    <w:rsid w:val="00820423"/>
    <w:rsid w:val="00820768"/>
    <w:rsid w:val="00820A0A"/>
    <w:rsid w:val="00820C42"/>
    <w:rsid w:val="00820D65"/>
    <w:rsid w:val="00820DAA"/>
    <w:rsid w:val="00820DCD"/>
    <w:rsid w:val="00820F8D"/>
    <w:rsid w:val="00820FFD"/>
    <w:rsid w:val="00821132"/>
    <w:rsid w:val="00821283"/>
    <w:rsid w:val="008212A3"/>
    <w:rsid w:val="00821BD5"/>
    <w:rsid w:val="0082245D"/>
    <w:rsid w:val="0082256A"/>
    <w:rsid w:val="0082288E"/>
    <w:rsid w:val="0082292E"/>
    <w:rsid w:val="00822CA4"/>
    <w:rsid w:val="00822D2A"/>
    <w:rsid w:val="00823021"/>
    <w:rsid w:val="00823035"/>
    <w:rsid w:val="008232B0"/>
    <w:rsid w:val="00823470"/>
    <w:rsid w:val="00823564"/>
    <w:rsid w:val="00823698"/>
    <w:rsid w:val="00823725"/>
    <w:rsid w:val="00823733"/>
    <w:rsid w:val="00823770"/>
    <w:rsid w:val="00823A4A"/>
    <w:rsid w:val="00823E55"/>
    <w:rsid w:val="00824326"/>
    <w:rsid w:val="00824396"/>
    <w:rsid w:val="0082468B"/>
    <w:rsid w:val="008248C5"/>
    <w:rsid w:val="00824B26"/>
    <w:rsid w:val="00824BB8"/>
    <w:rsid w:val="00824D89"/>
    <w:rsid w:val="00824FF5"/>
    <w:rsid w:val="008257E4"/>
    <w:rsid w:val="00825AE8"/>
    <w:rsid w:val="00826005"/>
    <w:rsid w:val="008261E1"/>
    <w:rsid w:val="0082667D"/>
    <w:rsid w:val="00826759"/>
    <w:rsid w:val="00826C47"/>
    <w:rsid w:val="00826C94"/>
    <w:rsid w:val="00827221"/>
    <w:rsid w:val="008279F4"/>
    <w:rsid w:val="00827C79"/>
    <w:rsid w:val="00827CA2"/>
    <w:rsid w:val="00827EE5"/>
    <w:rsid w:val="00827F22"/>
    <w:rsid w:val="0083025E"/>
    <w:rsid w:val="00830268"/>
    <w:rsid w:val="0083029F"/>
    <w:rsid w:val="0083053A"/>
    <w:rsid w:val="00830650"/>
    <w:rsid w:val="00830908"/>
    <w:rsid w:val="00830AD4"/>
    <w:rsid w:val="00830C2C"/>
    <w:rsid w:val="00830C5D"/>
    <w:rsid w:val="008310FF"/>
    <w:rsid w:val="008311E5"/>
    <w:rsid w:val="00831285"/>
    <w:rsid w:val="00831319"/>
    <w:rsid w:val="00831812"/>
    <w:rsid w:val="00831A10"/>
    <w:rsid w:val="00831E3B"/>
    <w:rsid w:val="00831EA4"/>
    <w:rsid w:val="008321AB"/>
    <w:rsid w:val="008321CE"/>
    <w:rsid w:val="008325DC"/>
    <w:rsid w:val="0083272E"/>
    <w:rsid w:val="0083280A"/>
    <w:rsid w:val="00832D73"/>
    <w:rsid w:val="00832E66"/>
    <w:rsid w:val="00832F8B"/>
    <w:rsid w:val="008335E9"/>
    <w:rsid w:val="00833A76"/>
    <w:rsid w:val="00833F65"/>
    <w:rsid w:val="008340BF"/>
    <w:rsid w:val="008340C8"/>
    <w:rsid w:val="008342C5"/>
    <w:rsid w:val="008344A1"/>
    <w:rsid w:val="00834A19"/>
    <w:rsid w:val="00834B88"/>
    <w:rsid w:val="00834BB3"/>
    <w:rsid w:val="00835277"/>
    <w:rsid w:val="00835462"/>
    <w:rsid w:val="00835837"/>
    <w:rsid w:val="008358F6"/>
    <w:rsid w:val="00835CCD"/>
    <w:rsid w:val="00835E12"/>
    <w:rsid w:val="00836065"/>
    <w:rsid w:val="00836181"/>
    <w:rsid w:val="008361D0"/>
    <w:rsid w:val="0083634C"/>
    <w:rsid w:val="0083679C"/>
    <w:rsid w:val="008369AF"/>
    <w:rsid w:val="008378C2"/>
    <w:rsid w:val="00837AB3"/>
    <w:rsid w:val="00837C64"/>
    <w:rsid w:val="00837CFA"/>
    <w:rsid w:val="00840208"/>
    <w:rsid w:val="00840494"/>
    <w:rsid w:val="00840618"/>
    <w:rsid w:val="00840B49"/>
    <w:rsid w:val="008416AF"/>
    <w:rsid w:val="008417FC"/>
    <w:rsid w:val="00841920"/>
    <w:rsid w:val="00841C26"/>
    <w:rsid w:val="00841FF0"/>
    <w:rsid w:val="008422C3"/>
    <w:rsid w:val="0084266A"/>
    <w:rsid w:val="008429C8"/>
    <w:rsid w:val="00842F21"/>
    <w:rsid w:val="0084312C"/>
    <w:rsid w:val="008435A8"/>
    <w:rsid w:val="008439E2"/>
    <w:rsid w:val="00843D42"/>
    <w:rsid w:val="00843EAB"/>
    <w:rsid w:val="008449BF"/>
    <w:rsid w:val="0084537D"/>
    <w:rsid w:val="00845A16"/>
    <w:rsid w:val="00845A23"/>
    <w:rsid w:val="00845A63"/>
    <w:rsid w:val="00845C08"/>
    <w:rsid w:val="00845D12"/>
    <w:rsid w:val="008460EE"/>
    <w:rsid w:val="00846CB1"/>
    <w:rsid w:val="00847354"/>
    <w:rsid w:val="00847B0E"/>
    <w:rsid w:val="00850333"/>
    <w:rsid w:val="0085068F"/>
    <w:rsid w:val="00850988"/>
    <w:rsid w:val="00850B01"/>
    <w:rsid w:val="00850CD8"/>
    <w:rsid w:val="00850CFF"/>
    <w:rsid w:val="008515E5"/>
    <w:rsid w:val="00851979"/>
    <w:rsid w:val="008520A7"/>
    <w:rsid w:val="00852424"/>
    <w:rsid w:val="00852542"/>
    <w:rsid w:val="008526CC"/>
    <w:rsid w:val="00852792"/>
    <w:rsid w:val="008527F0"/>
    <w:rsid w:val="00852D37"/>
    <w:rsid w:val="00852E5B"/>
    <w:rsid w:val="00853069"/>
    <w:rsid w:val="00853563"/>
    <w:rsid w:val="00853632"/>
    <w:rsid w:val="00853729"/>
    <w:rsid w:val="00854002"/>
    <w:rsid w:val="0085402B"/>
    <w:rsid w:val="008543C4"/>
    <w:rsid w:val="00854890"/>
    <w:rsid w:val="00854A0E"/>
    <w:rsid w:val="00854AEE"/>
    <w:rsid w:val="00854E7C"/>
    <w:rsid w:val="008551AA"/>
    <w:rsid w:val="0085520B"/>
    <w:rsid w:val="008554F9"/>
    <w:rsid w:val="008556E8"/>
    <w:rsid w:val="008556FC"/>
    <w:rsid w:val="008557CA"/>
    <w:rsid w:val="00855AAD"/>
    <w:rsid w:val="00855B72"/>
    <w:rsid w:val="00856516"/>
    <w:rsid w:val="0085695A"/>
    <w:rsid w:val="00856B66"/>
    <w:rsid w:val="00856C01"/>
    <w:rsid w:val="008575E6"/>
    <w:rsid w:val="00857AB9"/>
    <w:rsid w:val="00860490"/>
    <w:rsid w:val="008607AE"/>
    <w:rsid w:val="008607B8"/>
    <w:rsid w:val="00860849"/>
    <w:rsid w:val="008608C4"/>
    <w:rsid w:val="00860A3C"/>
    <w:rsid w:val="00860B1F"/>
    <w:rsid w:val="00860FD0"/>
    <w:rsid w:val="00861564"/>
    <w:rsid w:val="00861B0F"/>
    <w:rsid w:val="008621D8"/>
    <w:rsid w:val="00862343"/>
    <w:rsid w:val="0086243D"/>
    <w:rsid w:val="008625F0"/>
    <w:rsid w:val="008626D7"/>
    <w:rsid w:val="00862850"/>
    <w:rsid w:val="00862E25"/>
    <w:rsid w:val="00863487"/>
    <w:rsid w:val="0086377E"/>
    <w:rsid w:val="008638B0"/>
    <w:rsid w:val="00864046"/>
    <w:rsid w:val="0086410A"/>
    <w:rsid w:val="00864254"/>
    <w:rsid w:val="00864A87"/>
    <w:rsid w:val="00865180"/>
    <w:rsid w:val="008652ED"/>
    <w:rsid w:val="008653CF"/>
    <w:rsid w:val="0086550A"/>
    <w:rsid w:val="0086578F"/>
    <w:rsid w:val="00866033"/>
    <w:rsid w:val="008668BB"/>
    <w:rsid w:val="00866911"/>
    <w:rsid w:val="0086696F"/>
    <w:rsid w:val="00866B06"/>
    <w:rsid w:val="00866D57"/>
    <w:rsid w:val="00866D86"/>
    <w:rsid w:val="0086714C"/>
    <w:rsid w:val="008674BE"/>
    <w:rsid w:val="0086777E"/>
    <w:rsid w:val="008677AE"/>
    <w:rsid w:val="00867B4A"/>
    <w:rsid w:val="00867C0C"/>
    <w:rsid w:val="00867EB5"/>
    <w:rsid w:val="00870296"/>
    <w:rsid w:val="0087033F"/>
    <w:rsid w:val="00870A7A"/>
    <w:rsid w:val="00870EBC"/>
    <w:rsid w:val="00870FBF"/>
    <w:rsid w:val="008714A0"/>
    <w:rsid w:val="00871845"/>
    <w:rsid w:val="00871892"/>
    <w:rsid w:val="00871B59"/>
    <w:rsid w:val="00871FA2"/>
    <w:rsid w:val="008721E2"/>
    <w:rsid w:val="0087324C"/>
    <w:rsid w:val="00873629"/>
    <w:rsid w:val="008737BE"/>
    <w:rsid w:val="00873902"/>
    <w:rsid w:val="00873BAD"/>
    <w:rsid w:val="00873DE3"/>
    <w:rsid w:val="00874054"/>
    <w:rsid w:val="00874BC8"/>
    <w:rsid w:val="00874C5F"/>
    <w:rsid w:val="00874E28"/>
    <w:rsid w:val="0087500F"/>
    <w:rsid w:val="008754C4"/>
    <w:rsid w:val="00875592"/>
    <w:rsid w:val="008756A5"/>
    <w:rsid w:val="0087589E"/>
    <w:rsid w:val="00875A9C"/>
    <w:rsid w:val="00876672"/>
    <w:rsid w:val="008766C1"/>
    <w:rsid w:val="00876736"/>
    <w:rsid w:val="00876B69"/>
    <w:rsid w:val="00876EC7"/>
    <w:rsid w:val="0087760C"/>
    <w:rsid w:val="0087766C"/>
    <w:rsid w:val="0087773D"/>
    <w:rsid w:val="00877A8E"/>
    <w:rsid w:val="00877D51"/>
    <w:rsid w:val="00877F57"/>
    <w:rsid w:val="00877F77"/>
    <w:rsid w:val="0088044C"/>
    <w:rsid w:val="0088061D"/>
    <w:rsid w:val="00880635"/>
    <w:rsid w:val="0088096D"/>
    <w:rsid w:val="0088101F"/>
    <w:rsid w:val="0088108E"/>
    <w:rsid w:val="00881460"/>
    <w:rsid w:val="0088160E"/>
    <w:rsid w:val="008818CD"/>
    <w:rsid w:val="00881984"/>
    <w:rsid w:val="00881C89"/>
    <w:rsid w:val="00881D97"/>
    <w:rsid w:val="0088268E"/>
    <w:rsid w:val="00882906"/>
    <w:rsid w:val="00882E74"/>
    <w:rsid w:val="00883037"/>
    <w:rsid w:val="0088342B"/>
    <w:rsid w:val="00883501"/>
    <w:rsid w:val="008837D3"/>
    <w:rsid w:val="00883CA0"/>
    <w:rsid w:val="008840B9"/>
    <w:rsid w:val="0088419E"/>
    <w:rsid w:val="00884264"/>
    <w:rsid w:val="0088449B"/>
    <w:rsid w:val="008846F0"/>
    <w:rsid w:val="008847AD"/>
    <w:rsid w:val="00884A05"/>
    <w:rsid w:val="00884D19"/>
    <w:rsid w:val="00885011"/>
    <w:rsid w:val="0088524C"/>
    <w:rsid w:val="008854EA"/>
    <w:rsid w:val="008855E8"/>
    <w:rsid w:val="0088566B"/>
    <w:rsid w:val="008857C8"/>
    <w:rsid w:val="008859CD"/>
    <w:rsid w:val="00885A27"/>
    <w:rsid w:val="00885A8A"/>
    <w:rsid w:val="00885F82"/>
    <w:rsid w:val="008860FB"/>
    <w:rsid w:val="00886568"/>
    <w:rsid w:val="00886A33"/>
    <w:rsid w:val="0088718A"/>
    <w:rsid w:val="00887606"/>
    <w:rsid w:val="0088766A"/>
    <w:rsid w:val="00890011"/>
    <w:rsid w:val="0089066D"/>
    <w:rsid w:val="00890A4D"/>
    <w:rsid w:val="008917D2"/>
    <w:rsid w:val="0089197A"/>
    <w:rsid w:val="00891B0C"/>
    <w:rsid w:val="00891C70"/>
    <w:rsid w:val="0089294C"/>
    <w:rsid w:val="008930BF"/>
    <w:rsid w:val="0089317B"/>
    <w:rsid w:val="0089333E"/>
    <w:rsid w:val="00893778"/>
    <w:rsid w:val="0089386B"/>
    <w:rsid w:val="00893B0F"/>
    <w:rsid w:val="00893C64"/>
    <w:rsid w:val="00893CBE"/>
    <w:rsid w:val="00893EFD"/>
    <w:rsid w:val="008941BD"/>
    <w:rsid w:val="00894AAD"/>
    <w:rsid w:val="00894F9D"/>
    <w:rsid w:val="0089555E"/>
    <w:rsid w:val="00895804"/>
    <w:rsid w:val="0089591A"/>
    <w:rsid w:val="00895983"/>
    <w:rsid w:val="00895DDF"/>
    <w:rsid w:val="00896682"/>
    <w:rsid w:val="00896BD6"/>
    <w:rsid w:val="00897126"/>
    <w:rsid w:val="00897842"/>
    <w:rsid w:val="00897F00"/>
    <w:rsid w:val="008A0005"/>
    <w:rsid w:val="008A0269"/>
    <w:rsid w:val="008A039A"/>
    <w:rsid w:val="008A05AB"/>
    <w:rsid w:val="008A0674"/>
    <w:rsid w:val="008A0BDD"/>
    <w:rsid w:val="008A0E6B"/>
    <w:rsid w:val="008A0ED7"/>
    <w:rsid w:val="008A0EF3"/>
    <w:rsid w:val="008A1062"/>
    <w:rsid w:val="008A157B"/>
    <w:rsid w:val="008A1B3F"/>
    <w:rsid w:val="008A1B73"/>
    <w:rsid w:val="008A1DFC"/>
    <w:rsid w:val="008A1E93"/>
    <w:rsid w:val="008A2DC1"/>
    <w:rsid w:val="008A3168"/>
    <w:rsid w:val="008A327F"/>
    <w:rsid w:val="008A35BB"/>
    <w:rsid w:val="008A35DE"/>
    <w:rsid w:val="008A366E"/>
    <w:rsid w:val="008A370F"/>
    <w:rsid w:val="008A396A"/>
    <w:rsid w:val="008A3A43"/>
    <w:rsid w:val="008A3BB5"/>
    <w:rsid w:val="008A3D6F"/>
    <w:rsid w:val="008A4096"/>
    <w:rsid w:val="008A4268"/>
    <w:rsid w:val="008A431C"/>
    <w:rsid w:val="008A444E"/>
    <w:rsid w:val="008A45D0"/>
    <w:rsid w:val="008A46E2"/>
    <w:rsid w:val="008A4892"/>
    <w:rsid w:val="008A48E5"/>
    <w:rsid w:val="008A4D1E"/>
    <w:rsid w:val="008A53EA"/>
    <w:rsid w:val="008A5744"/>
    <w:rsid w:val="008A5A95"/>
    <w:rsid w:val="008A5B68"/>
    <w:rsid w:val="008A5E7B"/>
    <w:rsid w:val="008A5E95"/>
    <w:rsid w:val="008A6139"/>
    <w:rsid w:val="008A6335"/>
    <w:rsid w:val="008A65C1"/>
    <w:rsid w:val="008A6A05"/>
    <w:rsid w:val="008A6F79"/>
    <w:rsid w:val="008A7038"/>
    <w:rsid w:val="008A723E"/>
    <w:rsid w:val="008A729F"/>
    <w:rsid w:val="008A7675"/>
    <w:rsid w:val="008A7696"/>
    <w:rsid w:val="008A7F66"/>
    <w:rsid w:val="008B0418"/>
    <w:rsid w:val="008B0968"/>
    <w:rsid w:val="008B0ABA"/>
    <w:rsid w:val="008B0BAD"/>
    <w:rsid w:val="008B0D23"/>
    <w:rsid w:val="008B0E24"/>
    <w:rsid w:val="008B11BF"/>
    <w:rsid w:val="008B1BCA"/>
    <w:rsid w:val="008B1C49"/>
    <w:rsid w:val="008B1CE1"/>
    <w:rsid w:val="008B1DD8"/>
    <w:rsid w:val="008B1F0D"/>
    <w:rsid w:val="008B21CA"/>
    <w:rsid w:val="008B21FF"/>
    <w:rsid w:val="008B241F"/>
    <w:rsid w:val="008B2D53"/>
    <w:rsid w:val="008B2FDD"/>
    <w:rsid w:val="008B330F"/>
    <w:rsid w:val="008B359C"/>
    <w:rsid w:val="008B3714"/>
    <w:rsid w:val="008B3D64"/>
    <w:rsid w:val="008B46EC"/>
    <w:rsid w:val="008B4BF6"/>
    <w:rsid w:val="008B4FCF"/>
    <w:rsid w:val="008B563B"/>
    <w:rsid w:val="008B56C0"/>
    <w:rsid w:val="008B5AEA"/>
    <w:rsid w:val="008B5CC5"/>
    <w:rsid w:val="008B5CE2"/>
    <w:rsid w:val="008B5CF1"/>
    <w:rsid w:val="008B5D31"/>
    <w:rsid w:val="008B5F0D"/>
    <w:rsid w:val="008B60A7"/>
    <w:rsid w:val="008B626E"/>
    <w:rsid w:val="008B6AAD"/>
    <w:rsid w:val="008B6B41"/>
    <w:rsid w:val="008B6D27"/>
    <w:rsid w:val="008B6E2B"/>
    <w:rsid w:val="008B6FF6"/>
    <w:rsid w:val="008B750C"/>
    <w:rsid w:val="008B7A96"/>
    <w:rsid w:val="008B7DFA"/>
    <w:rsid w:val="008C00E6"/>
    <w:rsid w:val="008C020A"/>
    <w:rsid w:val="008C0266"/>
    <w:rsid w:val="008C026D"/>
    <w:rsid w:val="008C02D0"/>
    <w:rsid w:val="008C0759"/>
    <w:rsid w:val="008C0781"/>
    <w:rsid w:val="008C0988"/>
    <w:rsid w:val="008C09BB"/>
    <w:rsid w:val="008C0B0D"/>
    <w:rsid w:val="008C0DAB"/>
    <w:rsid w:val="008C0F1D"/>
    <w:rsid w:val="008C0F4D"/>
    <w:rsid w:val="008C103E"/>
    <w:rsid w:val="008C154E"/>
    <w:rsid w:val="008C2B3A"/>
    <w:rsid w:val="008C2C64"/>
    <w:rsid w:val="008C2F48"/>
    <w:rsid w:val="008C3140"/>
    <w:rsid w:val="008C37BE"/>
    <w:rsid w:val="008C3AD1"/>
    <w:rsid w:val="008C3BEA"/>
    <w:rsid w:val="008C41C6"/>
    <w:rsid w:val="008C4328"/>
    <w:rsid w:val="008C45B9"/>
    <w:rsid w:val="008C4C9A"/>
    <w:rsid w:val="008C5556"/>
    <w:rsid w:val="008C5650"/>
    <w:rsid w:val="008C572B"/>
    <w:rsid w:val="008C5856"/>
    <w:rsid w:val="008C59AB"/>
    <w:rsid w:val="008C5A7B"/>
    <w:rsid w:val="008C5DBF"/>
    <w:rsid w:val="008C5E76"/>
    <w:rsid w:val="008C6220"/>
    <w:rsid w:val="008C62FF"/>
    <w:rsid w:val="008C63D5"/>
    <w:rsid w:val="008C6455"/>
    <w:rsid w:val="008C64E0"/>
    <w:rsid w:val="008C6567"/>
    <w:rsid w:val="008C666C"/>
    <w:rsid w:val="008C68EF"/>
    <w:rsid w:val="008C6AC5"/>
    <w:rsid w:val="008C6ECB"/>
    <w:rsid w:val="008C754F"/>
    <w:rsid w:val="008C773F"/>
    <w:rsid w:val="008C7C08"/>
    <w:rsid w:val="008D00E9"/>
    <w:rsid w:val="008D044C"/>
    <w:rsid w:val="008D08B7"/>
    <w:rsid w:val="008D126D"/>
    <w:rsid w:val="008D18DB"/>
    <w:rsid w:val="008D1975"/>
    <w:rsid w:val="008D19E4"/>
    <w:rsid w:val="008D1A85"/>
    <w:rsid w:val="008D1EBB"/>
    <w:rsid w:val="008D252F"/>
    <w:rsid w:val="008D2B82"/>
    <w:rsid w:val="008D2B9E"/>
    <w:rsid w:val="008D2F28"/>
    <w:rsid w:val="008D30F6"/>
    <w:rsid w:val="008D330A"/>
    <w:rsid w:val="008D3754"/>
    <w:rsid w:val="008D3CA6"/>
    <w:rsid w:val="008D3F52"/>
    <w:rsid w:val="008D4013"/>
    <w:rsid w:val="008D4172"/>
    <w:rsid w:val="008D4961"/>
    <w:rsid w:val="008D4AD1"/>
    <w:rsid w:val="008D4BE9"/>
    <w:rsid w:val="008D4C78"/>
    <w:rsid w:val="008D4DC8"/>
    <w:rsid w:val="008D508C"/>
    <w:rsid w:val="008D5298"/>
    <w:rsid w:val="008D5384"/>
    <w:rsid w:val="008D53BE"/>
    <w:rsid w:val="008D546F"/>
    <w:rsid w:val="008D5774"/>
    <w:rsid w:val="008D59F0"/>
    <w:rsid w:val="008D5B7A"/>
    <w:rsid w:val="008D612D"/>
    <w:rsid w:val="008D6477"/>
    <w:rsid w:val="008D6957"/>
    <w:rsid w:val="008D6A9B"/>
    <w:rsid w:val="008D70B0"/>
    <w:rsid w:val="008D72D7"/>
    <w:rsid w:val="008D74AC"/>
    <w:rsid w:val="008D7639"/>
    <w:rsid w:val="008E05A9"/>
    <w:rsid w:val="008E08DA"/>
    <w:rsid w:val="008E09D4"/>
    <w:rsid w:val="008E1496"/>
    <w:rsid w:val="008E160F"/>
    <w:rsid w:val="008E16F7"/>
    <w:rsid w:val="008E1BDC"/>
    <w:rsid w:val="008E1FAB"/>
    <w:rsid w:val="008E2078"/>
    <w:rsid w:val="008E2774"/>
    <w:rsid w:val="008E282D"/>
    <w:rsid w:val="008E2A1D"/>
    <w:rsid w:val="008E2D4B"/>
    <w:rsid w:val="008E2F80"/>
    <w:rsid w:val="008E34FA"/>
    <w:rsid w:val="008E37CA"/>
    <w:rsid w:val="008E3AE3"/>
    <w:rsid w:val="008E3EB0"/>
    <w:rsid w:val="008E4043"/>
    <w:rsid w:val="008E424E"/>
    <w:rsid w:val="008E42CF"/>
    <w:rsid w:val="008E45D9"/>
    <w:rsid w:val="008E460C"/>
    <w:rsid w:val="008E4A4A"/>
    <w:rsid w:val="008E53BF"/>
    <w:rsid w:val="008E546E"/>
    <w:rsid w:val="008E5483"/>
    <w:rsid w:val="008E5914"/>
    <w:rsid w:val="008E59C4"/>
    <w:rsid w:val="008E5A31"/>
    <w:rsid w:val="008E5B59"/>
    <w:rsid w:val="008E5B8D"/>
    <w:rsid w:val="008E5FF8"/>
    <w:rsid w:val="008E6317"/>
    <w:rsid w:val="008E6431"/>
    <w:rsid w:val="008E66D5"/>
    <w:rsid w:val="008E699F"/>
    <w:rsid w:val="008E7058"/>
    <w:rsid w:val="008E770C"/>
    <w:rsid w:val="008E7923"/>
    <w:rsid w:val="008F001D"/>
    <w:rsid w:val="008F00D3"/>
    <w:rsid w:val="008F0818"/>
    <w:rsid w:val="008F0FEE"/>
    <w:rsid w:val="008F18FD"/>
    <w:rsid w:val="008F19AB"/>
    <w:rsid w:val="008F19FD"/>
    <w:rsid w:val="008F2010"/>
    <w:rsid w:val="008F22D6"/>
    <w:rsid w:val="008F2600"/>
    <w:rsid w:val="008F2B43"/>
    <w:rsid w:val="008F2C3E"/>
    <w:rsid w:val="008F2CC7"/>
    <w:rsid w:val="008F30A9"/>
    <w:rsid w:val="008F3416"/>
    <w:rsid w:val="008F3670"/>
    <w:rsid w:val="008F382D"/>
    <w:rsid w:val="008F38F9"/>
    <w:rsid w:val="008F3968"/>
    <w:rsid w:val="008F3DF4"/>
    <w:rsid w:val="008F3FD0"/>
    <w:rsid w:val="008F42F8"/>
    <w:rsid w:val="008F4303"/>
    <w:rsid w:val="008F4402"/>
    <w:rsid w:val="008F4670"/>
    <w:rsid w:val="008F472D"/>
    <w:rsid w:val="008F4769"/>
    <w:rsid w:val="008F4B18"/>
    <w:rsid w:val="008F4C55"/>
    <w:rsid w:val="008F4C67"/>
    <w:rsid w:val="008F4D4A"/>
    <w:rsid w:val="008F5019"/>
    <w:rsid w:val="008F559D"/>
    <w:rsid w:val="008F5645"/>
    <w:rsid w:val="008F5741"/>
    <w:rsid w:val="008F5834"/>
    <w:rsid w:val="008F5A14"/>
    <w:rsid w:val="008F5C04"/>
    <w:rsid w:val="008F5C91"/>
    <w:rsid w:val="008F5CD4"/>
    <w:rsid w:val="008F61B0"/>
    <w:rsid w:val="008F6515"/>
    <w:rsid w:val="008F6527"/>
    <w:rsid w:val="008F6550"/>
    <w:rsid w:val="008F65FD"/>
    <w:rsid w:val="008F662E"/>
    <w:rsid w:val="008F6B4D"/>
    <w:rsid w:val="008F7651"/>
    <w:rsid w:val="008F7966"/>
    <w:rsid w:val="008F7B52"/>
    <w:rsid w:val="00900606"/>
    <w:rsid w:val="0090063E"/>
    <w:rsid w:val="00900AD8"/>
    <w:rsid w:val="00900BC4"/>
    <w:rsid w:val="00900E96"/>
    <w:rsid w:val="009014F4"/>
    <w:rsid w:val="00901BA4"/>
    <w:rsid w:val="00901CAA"/>
    <w:rsid w:val="00901DE9"/>
    <w:rsid w:val="009024B6"/>
    <w:rsid w:val="0090260B"/>
    <w:rsid w:val="00902CAB"/>
    <w:rsid w:val="00902CD8"/>
    <w:rsid w:val="00902F60"/>
    <w:rsid w:val="00903066"/>
    <w:rsid w:val="0090376F"/>
    <w:rsid w:val="009049CC"/>
    <w:rsid w:val="009058C8"/>
    <w:rsid w:val="0090599F"/>
    <w:rsid w:val="00905DAA"/>
    <w:rsid w:val="0090642D"/>
    <w:rsid w:val="00906C1A"/>
    <w:rsid w:val="00906CD5"/>
    <w:rsid w:val="00906D25"/>
    <w:rsid w:val="00906DAE"/>
    <w:rsid w:val="009070AC"/>
    <w:rsid w:val="00907563"/>
    <w:rsid w:val="009075C4"/>
    <w:rsid w:val="00907C0C"/>
    <w:rsid w:val="00910019"/>
    <w:rsid w:val="00910086"/>
    <w:rsid w:val="0091040E"/>
    <w:rsid w:val="00910621"/>
    <w:rsid w:val="009108B2"/>
    <w:rsid w:val="00910A48"/>
    <w:rsid w:val="00910B46"/>
    <w:rsid w:val="00910C9A"/>
    <w:rsid w:val="009110CB"/>
    <w:rsid w:val="009111D6"/>
    <w:rsid w:val="00911439"/>
    <w:rsid w:val="00911849"/>
    <w:rsid w:val="00911F66"/>
    <w:rsid w:val="00912665"/>
    <w:rsid w:val="00912730"/>
    <w:rsid w:val="00912A3F"/>
    <w:rsid w:val="00912DB5"/>
    <w:rsid w:val="00913281"/>
    <w:rsid w:val="009136B3"/>
    <w:rsid w:val="009137FA"/>
    <w:rsid w:val="0091390B"/>
    <w:rsid w:val="00913D43"/>
    <w:rsid w:val="00913DAC"/>
    <w:rsid w:val="00913DE7"/>
    <w:rsid w:val="009140D5"/>
    <w:rsid w:val="0091420A"/>
    <w:rsid w:val="00914261"/>
    <w:rsid w:val="00914AE2"/>
    <w:rsid w:val="00914CBB"/>
    <w:rsid w:val="00914EAE"/>
    <w:rsid w:val="009150CF"/>
    <w:rsid w:val="009151E9"/>
    <w:rsid w:val="00915714"/>
    <w:rsid w:val="00915A62"/>
    <w:rsid w:val="00915B0D"/>
    <w:rsid w:val="00915E13"/>
    <w:rsid w:val="00915F65"/>
    <w:rsid w:val="0091665C"/>
    <w:rsid w:val="00916749"/>
    <w:rsid w:val="00916C12"/>
    <w:rsid w:val="00916CFC"/>
    <w:rsid w:val="00916EDB"/>
    <w:rsid w:val="00917043"/>
    <w:rsid w:val="0091711B"/>
    <w:rsid w:val="00917170"/>
    <w:rsid w:val="0091743F"/>
    <w:rsid w:val="009174C6"/>
    <w:rsid w:val="00917820"/>
    <w:rsid w:val="00917940"/>
    <w:rsid w:val="00917A00"/>
    <w:rsid w:val="00917C8C"/>
    <w:rsid w:val="00917E61"/>
    <w:rsid w:val="009202D0"/>
    <w:rsid w:val="0092049F"/>
    <w:rsid w:val="00920503"/>
    <w:rsid w:val="00920531"/>
    <w:rsid w:val="00920632"/>
    <w:rsid w:val="00920FEF"/>
    <w:rsid w:val="00921250"/>
    <w:rsid w:val="00921339"/>
    <w:rsid w:val="00921CDE"/>
    <w:rsid w:val="00921D0C"/>
    <w:rsid w:val="00921E6E"/>
    <w:rsid w:val="009222D5"/>
    <w:rsid w:val="00922D53"/>
    <w:rsid w:val="00922F54"/>
    <w:rsid w:val="00922FE7"/>
    <w:rsid w:val="00923A4C"/>
    <w:rsid w:val="00923BB4"/>
    <w:rsid w:val="00923C69"/>
    <w:rsid w:val="00923E17"/>
    <w:rsid w:val="00923ED2"/>
    <w:rsid w:val="00923F42"/>
    <w:rsid w:val="00923F9B"/>
    <w:rsid w:val="00924230"/>
    <w:rsid w:val="009249BA"/>
    <w:rsid w:val="0092535E"/>
    <w:rsid w:val="009255DF"/>
    <w:rsid w:val="00925BDE"/>
    <w:rsid w:val="00926586"/>
    <w:rsid w:val="0092695C"/>
    <w:rsid w:val="00926C48"/>
    <w:rsid w:val="00926ED3"/>
    <w:rsid w:val="00927073"/>
    <w:rsid w:val="0092722E"/>
    <w:rsid w:val="00927358"/>
    <w:rsid w:val="00927454"/>
    <w:rsid w:val="009279DC"/>
    <w:rsid w:val="00927CEA"/>
    <w:rsid w:val="00930058"/>
    <w:rsid w:val="0093011F"/>
    <w:rsid w:val="00930265"/>
    <w:rsid w:val="00930663"/>
    <w:rsid w:val="00930695"/>
    <w:rsid w:val="009308A2"/>
    <w:rsid w:val="00930B76"/>
    <w:rsid w:val="009316E7"/>
    <w:rsid w:val="00931D3C"/>
    <w:rsid w:val="00932052"/>
    <w:rsid w:val="009321D4"/>
    <w:rsid w:val="009327C7"/>
    <w:rsid w:val="0093299B"/>
    <w:rsid w:val="00932CAB"/>
    <w:rsid w:val="00933136"/>
    <w:rsid w:val="009331A0"/>
    <w:rsid w:val="0093320E"/>
    <w:rsid w:val="009333D8"/>
    <w:rsid w:val="00933477"/>
    <w:rsid w:val="00933753"/>
    <w:rsid w:val="009339E9"/>
    <w:rsid w:val="00933A71"/>
    <w:rsid w:val="00933CDF"/>
    <w:rsid w:val="00934107"/>
    <w:rsid w:val="0093418E"/>
    <w:rsid w:val="0093423C"/>
    <w:rsid w:val="0093437D"/>
    <w:rsid w:val="0093466B"/>
    <w:rsid w:val="00934B37"/>
    <w:rsid w:val="00934CBA"/>
    <w:rsid w:val="00934EBC"/>
    <w:rsid w:val="009355E9"/>
    <w:rsid w:val="00935B98"/>
    <w:rsid w:val="00935BC1"/>
    <w:rsid w:val="00935BD4"/>
    <w:rsid w:val="00935DD5"/>
    <w:rsid w:val="009361FC"/>
    <w:rsid w:val="0093644E"/>
    <w:rsid w:val="009367F5"/>
    <w:rsid w:val="00936D7F"/>
    <w:rsid w:val="00936DA5"/>
    <w:rsid w:val="009370BB"/>
    <w:rsid w:val="009373A0"/>
    <w:rsid w:val="0093744D"/>
    <w:rsid w:val="009377C7"/>
    <w:rsid w:val="00937D64"/>
    <w:rsid w:val="00937E2C"/>
    <w:rsid w:val="00937F6D"/>
    <w:rsid w:val="00937FB1"/>
    <w:rsid w:val="00940246"/>
    <w:rsid w:val="00940323"/>
    <w:rsid w:val="009404A0"/>
    <w:rsid w:val="009404B4"/>
    <w:rsid w:val="0094092C"/>
    <w:rsid w:val="00940937"/>
    <w:rsid w:val="00940F2F"/>
    <w:rsid w:val="0094161A"/>
    <w:rsid w:val="009418EB"/>
    <w:rsid w:val="00941B4B"/>
    <w:rsid w:val="00941E2C"/>
    <w:rsid w:val="009421B7"/>
    <w:rsid w:val="00942459"/>
    <w:rsid w:val="0094266D"/>
    <w:rsid w:val="0094277C"/>
    <w:rsid w:val="009429FD"/>
    <w:rsid w:val="00942B16"/>
    <w:rsid w:val="00942B80"/>
    <w:rsid w:val="00942C6B"/>
    <w:rsid w:val="00942C7F"/>
    <w:rsid w:val="00942E54"/>
    <w:rsid w:val="00942E8F"/>
    <w:rsid w:val="00942EE8"/>
    <w:rsid w:val="00942F05"/>
    <w:rsid w:val="00942F11"/>
    <w:rsid w:val="00942FCB"/>
    <w:rsid w:val="00942FEE"/>
    <w:rsid w:val="009430BA"/>
    <w:rsid w:val="0094365E"/>
    <w:rsid w:val="009436F0"/>
    <w:rsid w:val="00943701"/>
    <w:rsid w:val="009439DE"/>
    <w:rsid w:val="00943B4D"/>
    <w:rsid w:val="00943D88"/>
    <w:rsid w:val="0094415E"/>
    <w:rsid w:val="0094417F"/>
    <w:rsid w:val="009443C4"/>
    <w:rsid w:val="0094497A"/>
    <w:rsid w:val="00945239"/>
    <w:rsid w:val="0094546F"/>
    <w:rsid w:val="0094569A"/>
    <w:rsid w:val="00945827"/>
    <w:rsid w:val="009459BB"/>
    <w:rsid w:val="00945A67"/>
    <w:rsid w:val="00945AFE"/>
    <w:rsid w:val="00945BD9"/>
    <w:rsid w:val="00945F4C"/>
    <w:rsid w:val="00946265"/>
    <w:rsid w:val="0094629B"/>
    <w:rsid w:val="00946333"/>
    <w:rsid w:val="00946427"/>
    <w:rsid w:val="009464C8"/>
    <w:rsid w:val="00946824"/>
    <w:rsid w:val="0094692E"/>
    <w:rsid w:val="00946D0A"/>
    <w:rsid w:val="00946F42"/>
    <w:rsid w:val="0094788F"/>
    <w:rsid w:val="00947B36"/>
    <w:rsid w:val="00947BF3"/>
    <w:rsid w:val="009507CF"/>
    <w:rsid w:val="0095083D"/>
    <w:rsid w:val="0095097D"/>
    <w:rsid w:val="00950BCE"/>
    <w:rsid w:val="00950D62"/>
    <w:rsid w:val="0095138D"/>
    <w:rsid w:val="00951411"/>
    <w:rsid w:val="00951590"/>
    <w:rsid w:val="00951845"/>
    <w:rsid w:val="00951910"/>
    <w:rsid w:val="00951F91"/>
    <w:rsid w:val="009522AA"/>
    <w:rsid w:val="00952317"/>
    <w:rsid w:val="009523EA"/>
    <w:rsid w:val="009527E4"/>
    <w:rsid w:val="00952870"/>
    <w:rsid w:val="00952CFE"/>
    <w:rsid w:val="0095317F"/>
    <w:rsid w:val="009533F2"/>
    <w:rsid w:val="00953478"/>
    <w:rsid w:val="00953AA9"/>
    <w:rsid w:val="00953BC6"/>
    <w:rsid w:val="00953FC2"/>
    <w:rsid w:val="009544C3"/>
    <w:rsid w:val="00954693"/>
    <w:rsid w:val="009546B9"/>
    <w:rsid w:val="00954B1B"/>
    <w:rsid w:val="00954B74"/>
    <w:rsid w:val="00954F75"/>
    <w:rsid w:val="009551C8"/>
    <w:rsid w:val="00955535"/>
    <w:rsid w:val="00955622"/>
    <w:rsid w:val="00955D5C"/>
    <w:rsid w:val="00956305"/>
    <w:rsid w:val="00956B83"/>
    <w:rsid w:val="00956BE9"/>
    <w:rsid w:val="00956C4F"/>
    <w:rsid w:val="00956DDF"/>
    <w:rsid w:val="009573F4"/>
    <w:rsid w:val="0095741D"/>
    <w:rsid w:val="009577F9"/>
    <w:rsid w:val="00957872"/>
    <w:rsid w:val="00957933"/>
    <w:rsid w:val="00957C85"/>
    <w:rsid w:val="00960049"/>
    <w:rsid w:val="00960642"/>
    <w:rsid w:val="00960DAD"/>
    <w:rsid w:val="0096103C"/>
    <w:rsid w:val="0096141B"/>
    <w:rsid w:val="0096183D"/>
    <w:rsid w:val="00961BF7"/>
    <w:rsid w:val="00961D8E"/>
    <w:rsid w:val="00961DA2"/>
    <w:rsid w:val="0096231C"/>
    <w:rsid w:val="00962368"/>
    <w:rsid w:val="00962955"/>
    <w:rsid w:val="00962A7F"/>
    <w:rsid w:val="00962D39"/>
    <w:rsid w:val="00962E5D"/>
    <w:rsid w:val="00962EA9"/>
    <w:rsid w:val="00963138"/>
    <w:rsid w:val="009632E9"/>
    <w:rsid w:val="00963DCA"/>
    <w:rsid w:val="009641C6"/>
    <w:rsid w:val="00964306"/>
    <w:rsid w:val="0096431E"/>
    <w:rsid w:val="009646E6"/>
    <w:rsid w:val="00964EAC"/>
    <w:rsid w:val="009653D1"/>
    <w:rsid w:val="009653E6"/>
    <w:rsid w:val="0096547C"/>
    <w:rsid w:val="00965A68"/>
    <w:rsid w:val="00965D06"/>
    <w:rsid w:val="00966197"/>
    <w:rsid w:val="0096637D"/>
    <w:rsid w:val="009666CE"/>
    <w:rsid w:val="009667D9"/>
    <w:rsid w:val="00966B0D"/>
    <w:rsid w:val="00966FC6"/>
    <w:rsid w:val="00967475"/>
    <w:rsid w:val="00967EED"/>
    <w:rsid w:val="00970941"/>
    <w:rsid w:val="00970DBA"/>
    <w:rsid w:val="00970E64"/>
    <w:rsid w:val="0097118B"/>
    <w:rsid w:val="009711B9"/>
    <w:rsid w:val="009714E8"/>
    <w:rsid w:val="00971B02"/>
    <w:rsid w:val="00972673"/>
    <w:rsid w:val="009727D0"/>
    <w:rsid w:val="00972D05"/>
    <w:rsid w:val="009732BE"/>
    <w:rsid w:val="0097336A"/>
    <w:rsid w:val="0097339D"/>
    <w:rsid w:val="0097382E"/>
    <w:rsid w:val="00973BD4"/>
    <w:rsid w:val="00974239"/>
    <w:rsid w:val="0097498C"/>
    <w:rsid w:val="00974B5D"/>
    <w:rsid w:val="00974CFA"/>
    <w:rsid w:val="00974E55"/>
    <w:rsid w:val="00975338"/>
    <w:rsid w:val="009755A4"/>
    <w:rsid w:val="00975858"/>
    <w:rsid w:val="00975A92"/>
    <w:rsid w:val="00975D79"/>
    <w:rsid w:val="00975E08"/>
    <w:rsid w:val="00976CA4"/>
    <w:rsid w:val="0097716A"/>
    <w:rsid w:val="0097761E"/>
    <w:rsid w:val="009777B1"/>
    <w:rsid w:val="00977828"/>
    <w:rsid w:val="00977B71"/>
    <w:rsid w:val="009801FA"/>
    <w:rsid w:val="00980368"/>
    <w:rsid w:val="00980452"/>
    <w:rsid w:val="009804C2"/>
    <w:rsid w:val="00980638"/>
    <w:rsid w:val="00980B7B"/>
    <w:rsid w:val="009811A0"/>
    <w:rsid w:val="00981407"/>
    <w:rsid w:val="0098235D"/>
    <w:rsid w:val="00982BE3"/>
    <w:rsid w:val="009830E2"/>
    <w:rsid w:val="00983174"/>
    <w:rsid w:val="009833E4"/>
    <w:rsid w:val="009836A7"/>
    <w:rsid w:val="0098381D"/>
    <w:rsid w:val="00983A9C"/>
    <w:rsid w:val="00983C31"/>
    <w:rsid w:val="00984014"/>
    <w:rsid w:val="00984309"/>
    <w:rsid w:val="0098445C"/>
    <w:rsid w:val="00984609"/>
    <w:rsid w:val="009852BC"/>
    <w:rsid w:val="00985355"/>
    <w:rsid w:val="00985665"/>
    <w:rsid w:val="00985944"/>
    <w:rsid w:val="00985993"/>
    <w:rsid w:val="00985C5B"/>
    <w:rsid w:val="00985FD7"/>
    <w:rsid w:val="00986086"/>
    <w:rsid w:val="00986190"/>
    <w:rsid w:val="009868C3"/>
    <w:rsid w:val="009869B6"/>
    <w:rsid w:val="00986FFF"/>
    <w:rsid w:val="00987003"/>
    <w:rsid w:val="009873AB"/>
    <w:rsid w:val="00987627"/>
    <w:rsid w:val="0098765E"/>
    <w:rsid w:val="00987EC2"/>
    <w:rsid w:val="00990172"/>
    <w:rsid w:val="009901B0"/>
    <w:rsid w:val="00990421"/>
    <w:rsid w:val="0099069D"/>
    <w:rsid w:val="009907A8"/>
    <w:rsid w:val="0099091E"/>
    <w:rsid w:val="0099119E"/>
    <w:rsid w:val="00991AEF"/>
    <w:rsid w:val="00991B5F"/>
    <w:rsid w:val="00991E76"/>
    <w:rsid w:val="009925AC"/>
    <w:rsid w:val="00992C05"/>
    <w:rsid w:val="00992DEC"/>
    <w:rsid w:val="0099319C"/>
    <w:rsid w:val="00993480"/>
    <w:rsid w:val="00994185"/>
    <w:rsid w:val="00994E70"/>
    <w:rsid w:val="00994FB4"/>
    <w:rsid w:val="00994FDA"/>
    <w:rsid w:val="009951E3"/>
    <w:rsid w:val="009953CB"/>
    <w:rsid w:val="00995491"/>
    <w:rsid w:val="00995BBA"/>
    <w:rsid w:val="00995BBE"/>
    <w:rsid w:val="00995C85"/>
    <w:rsid w:val="00995CAF"/>
    <w:rsid w:val="0099658A"/>
    <w:rsid w:val="009968E7"/>
    <w:rsid w:val="00996C3A"/>
    <w:rsid w:val="009974A5"/>
    <w:rsid w:val="009974E2"/>
    <w:rsid w:val="009976EE"/>
    <w:rsid w:val="00997BFD"/>
    <w:rsid w:val="00997DBE"/>
    <w:rsid w:val="00997F6E"/>
    <w:rsid w:val="00997FB5"/>
    <w:rsid w:val="009A001D"/>
    <w:rsid w:val="009A0336"/>
    <w:rsid w:val="009A056A"/>
    <w:rsid w:val="009A091A"/>
    <w:rsid w:val="009A0B4C"/>
    <w:rsid w:val="009A0C2C"/>
    <w:rsid w:val="009A0FD8"/>
    <w:rsid w:val="009A1971"/>
    <w:rsid w:val="009A1A6C"/>
    <w:rsid w:val="009A1BAE"/>
    <w:rsid w:val="009A1BF1"/>
    <w:rsid w:val="009A272C"/>
    <w:rsid w:val="009A2DE5"/>
    <w:rsid w:val="009A33BF"/>
    <w:rsid w:val="009A34E4"/>
    <w:rsid w:val="009A3623"/>
    <w:rsid w:val="009A3D65"/>
    <w:rsid w:val="009A4C69"/>
    <w:rsid w:val="009A4CE3"/>
    <w:rsid w:val="009A4D97"/>
    <w:rsid w:val="009A50EB"/>
    <w:rsid w:val="009A55A0"/>
    <w:rsid w:val="009A55C2"/>
    <w:rsid w:val="009A5622"/>
    <w:rsid w:val="009A5A26"/>
    <w:rsid w:val="009A5D79"/>
    <w:rsid w:val="009A5E4E"/>
    <w:rsid w:val="009A5E69"/>
    <w:rsid w:val="009A636D"/>
    <w:rsid w:val="009A67D9"/>
    <w:rsid w:val="009A6F1D"/>
    <w:rsid w:val="009A75B7"/>
    <w:rsid w:val="009A7889"/>
    <w:rsid w:val="009B0ADC"/>
    <w:rsid w:val="009B0D1A"/>
    <w:rsid w:val="009B10BC"/>
    <w:rsid w:val="009B10F8"/>
    <w:rsid w:val="009B13D7"/>
    <w:rsid w:val="009B18D4"/>
    <w:rsid w:val="009B2521"/>
    <w:rsid w:val="009B2640"/>
    <w:rsid w:val="009B2D66"/>
    <w:rsid w:val="009B2D85"/>
    <w:rsid w:val="009B2E0B"/>
    <w:rsid w:val="009B2F72"/>
    <w:rsid w:val="009B2FDC"/>
    <w:rsid w:val="009B316C"/>
    <w:rsid w:val="009B34A6"/>
    <w:rsid w:val="009B357E"/>
    <w:rsid w:val="009B39ED"/>
    <w:rsid w:val="009B3A3C"/>
    <w:rsid w:val="009B3AB1"/>
    <w:rsid w:val="009B3B19"/>
    <w:rsid w:val="009B3F67"/>
    <w:rsid w:val="009B4481"/>
    <w:rsid w:val="009B46EC"/>
    <w:rsid w:val="009B495E"/>
    <w:rsid w:val="009B4978"/>
    <w:rsid w:val="009B4D78"/>
    <w:rsid w:val="009B510B"/>
    <w:rsid w:val="009B527E"/>
    <w:rsid w:val="009B54A2"/>
    <w:rsid w:val="009B5717"/>
    <w:rsid w:val="009B5B40"/>
    <w:rsid w:val="009B5C81"/>
    <w:rsid w:val="009B5D4C"/>
    <w:rsid w:val="009B61E1"/>
    <w:rsid w:val="009B6370"/>
    <w:rsid w:val="009B63D5"/>
    <w:rsid w:val="009B661A"/>
    <w:rsid w:val="009B679A"/>
    <w:rsid w:val="009B67B6"/>
    <w:rsid w:val="009B6811"/>
    <w:rsid w:val="009B6987"/>
    <w:rsid w:val="009B6AAF"/>
    <w:rsid w:val="009B6B08"/>
    <w:rsid w:val="009B6DC6"/>
    <w:rsid w:val="009B6ECC"/>
    <w:rsid w:val="009B726D"/>
    <w:rsid w:val="009B77C6"/>
    <w:rsid w:val="009C0126"/>
    <w:rsid w:val="009C03AC"/>
    <w:rsid w:val="009C05AC"/>
    <w:rsid w:val="009C0C79"/>
    <w:rsid w:val="009C10E8"/>
    <w:rsid w:val="009C149E"/>
    <w:rsid w:val="009C1606"/>
    <w:rsid w:val="009C1665"/>
    <w:rsid w:val="009C18AA"/>
    <w:rsid w:val="009C23C3"/>
    <w:rsid w:val="009C292C"/>
    <w:rsid w:val="009C336F"/>
    <w:rsid w:val="009C33DE"/>
    <w:rsid w:val="009C33E3"/>
    <w:rsid w:val="009C41E4"/>
    <w:rsid w:val="009C43BA"/>
    <w:rsid w:val="009C4882"/>
    <w:rsid w:val="009C4B61"/>
    <w:rsid w:val="009C51DC"/>
    <w:rsid w:val="009C5387"/>
    <w:rsid w:val="009C5661"/>
    <w:rsid w:val="009C5DD3"/>
    <w:rsid w:val="009C5FCA"/>
    <w:rsid w:val="009C60BC"/>
    <w:rsid w:val="009C62DB"/>
    <w:rsid w:val="009C6413"/>
    <w:rsid w:val="009C66CA"/>
    <w:rsid w:val="009C6BE6"/>
    <w:rsid w:val="009C6BFC"/>
    <w:rsid w:val="009C6C41"/>
    <w:rsid w:val="009C7235"/>
    <w:rsid w:val="009C73DF"/>
    <w:rsid w:val="009C76E1"/>
    <w:rsid w:val="009C781A"/>
    <w:rsid w:val="009C7B13"/>
    <w:rsid w:val="009C7B91"/>
    <w:rsid w:val="009C7C4C"/>
    <w:rsid w:val="009C7E38"/>
    <w:rsid w:val="009D00F9"/>
    <w:rsid w:val="009D03F7"/>
    <w:rsid w:val="009D08D7"/>
    <w:rsid w:val="009D0947"/>
    <w:rsid w:val="009D09C6"/>
    <w:rsid w:val="009D0C17"/>
    <w:rsid w:val="009D1070"/>
    <w:rsid w:val="009D10DE"/>
    <w:rsid w:val="009D11FE"/>
    <w:rsid w:val="009D1223"/>
    <w:rsid w:val="009D1401"/>
    <w:rsid w:val="009D1EDD"/>
    <w:rsid w:val="009D1F25"/>
    <w:rsid w:val="009D1FBB"/>
    <w:rsid w:val="009D2289"/>
    <w:rsid w:val="009D28C0"/>
    <w:rsid w:val="009D2B89"/>
    <w:rsid w:val="009D2D1F"/>
    <w:rsid w:val="009D2FD5"/>
    <w:rsid w:val="009D3151"/>
    <w:rsid w:val="009D3163"/>
    <w:rsid w:val="009D330B"/>
    <w:rsid w:val="009D3E8B"/>
    <w:rsid w:val="009D3EF3"/>
    <w:rsid w:val="009D49DA"/>
    <w:rsid w:val="009D4BAE"/>
    <w:rsid w:val="009D4DC6"/>
    <w:rsid w:val="009D4DEE"/>
    <w:rsid w:val="009D4EA3"/>
    <w:rsid w:val="009D4F95"/>
    <w:rsid w:val="009D52A3"/>
    <w:rsid w:val="009D53A6"/>
    <w:rsid w:val="009D53E7"/>
    <w:rsid w:val="009D5958"/>
    <w:rsid w:val="009D5F8A"/>
    <w:rsid w:val="009D6287"/>
    <w:rsid w:val="009D63E2"/>
    <w:rsid w:val="009D65C9"/>
    <w:rsid w:val="009D68AB"/>
    <w:rsid w:val="009D6D2D"/>
    <w:rsid w:val="009D6E3A"/>
    <w:rsid w:val="009D72A9"/>
    <w:rsid w:val="009D76B7"/>
    <w:rsid w:val="009D7765"/>
    <w:rsid w:val="009D78DB"/>
    <w:rsid w:val="009D7B0E"/>
    <w:rsid w:val="009E0758"/>
    <w:rsid w:val="009E07C0"/>
    <w:rsid w:val="009E08C7"/>
    <w:rsid w:val="009E08FA"/>
    <w:rsid w:val="009E0E50"/>
    <w:rsid w:val="009E1289"/>
    <w:rsid w:val="009E13B5"/>
    <w:rsid w:val="009E148E"/>
    <w:rsid w:val="009E18F0"/>
    <w:rsid w:val="009E19B6"/>
    <w:rsid w:val="009E1EF7"/>
    <w:rsid w:val="009E24B8"/>
    <w:rsid w:val="009E2601"/>
    <w:rsid w:val="009E2709"/>
    <w:rsid w:val="009E2CAA"/>
    <w:rsid w:val="009E34BE"/>
    <w:rsid w:val="009E36D3"/>
    <w:rsid w:val="009E3B50"/>
    <w:rsid w:val="009E3BA9"/>
    <w:rsid w:val="009E3DF3"/>
    <w:rsid w:val="009E3F46"/>
    <w:rsid w:val="009E413A"/>
    <w:rsid w:val="009E415E"/>
    <w:rsid w:val="009E42CD"/>
    <w:rsid w:val="009E445E"/>
    <w:rsid w:val="009E4767"/>
    <w:rsid w:val="009E4B1B"/>
    <w:rsid w:val="009E518B"/>
    <w:rsid w:val="009E53D1"/>
    <w:rsid w:val="009E54C8"/>
    <w:rsid w:val="009E56F8"/>
    <w:rsid w:val="009E58A4"/>
    <w:rsid w:val="009E59B5"/>
    <w:rsid w:val="009E5BCA"/>
    <w:rsid w:val="009E6015"/>
    <w:rsid w:val="009E69AE"/>
    <w:rsid w:val="009E6B8C"/>
    <w:rsid w:val="009E7E95"/>
    <w:rsid w:val="009F040A"/>
    <w:rsid w:val="009F06C3"/>
    <w:rsid w:val="009F07DC"/>
    <w:rsid w:val="009F084D"/>
    <w:rsid w:val="009F0890"/>
    <w:rsid w:val="009F093A"/>
    <w:rsid w:val="009F098A"/>
    <w:rsid w:val="009F13DB"/>
    <w:rsid w:val="009F142D"/>
    <w:rsid w:val="009F17BC"/>
    <w:rsid w:val="009F17E7"/>
    <w:rsid w:val="009F1C2D"/>
    <w:rsid w:val="009F1E88"/>
    <w:rsid w:val="009F1EDF"/>
    <w:rsid w:val="009F2230"/>
    <w:rsid w:val="009F2405"/>
    <w:rsid w:val="009F2A32"/>
    <w:rsid w:val="009F3263"/>
    <w:rsid w:val="009F41B9"/>
    <w:rsid w:val="009F424E"/>
    <w:rsid w:val="009F44FA"/>
    <w:rsid w:val="009F4550"/>
    <w:rsid w:val="009F4685"/>
    <w:rsid w:val="009F4749"/>
    <w:rsid w:val="009F4809"/>
    <w:rsid w:val="009F4E74"/>
    <w:rsid w:val="009F59B2"/>
    <w:rsid w:val="009F5ABD"/>
    <w:rsid w:val="009F5E86"/>
    <w:rsid w:val="009F5ED3"/>
    <w:rsid w:val="009F5FEB"/>
    <w:rsid w:val="009F61A6"/>
    <w:rsid w:val="009F6347"/>
    <w:rsid w:val="009F6408"/>
    <w:rsid w:val="009F672B"/>
    <w:rsid w:val="009F6958"/>
    <w:rsid w:val="009F69C6"/>
    <w:rsid w:val="009F6B60"/>
    <w:rsid w:val="009F6BE6"/>
    <w:rsid w:val="009F6C2F"/>
    <w:rsid w:val="009F6E18"/>
    <w:rsid w:val="009F6E9A"/>
    <w:rsid w:val="009F6FB9"/>
    <w:rsid w:val="009F7827"/>
    <w:rsid w:val="009F7901"/>
    <w:rsid w:val="009F7ADE"/>
    <w:rsid w:val="009F7E8A"/>
    <w:rsid w:val="009F7FB5"/>
    <w:rsid w:val="00A0060D"/>
    <w:rsid w:val="00A00D06"/>
    <w:rsid w:val="00A00DE5"/>
    <w:rsid w:val="00A00DF7"/>
    <w:rsid w:val="00A00FD3"/>
    <w:rsid w:val="00A01016"/>
    <w:rsid w:val="00A01292"/>
    <w:rsid w:val="00A01347"/>
    <w:rsid w:val="00A013A5"/>
    <w:rsid w:val="00A01546"/>
    <w:rsid w:val="00A01A04"/>
    <w:rsid w:val="00A02202"/>
    <w:rsid w:val="00A023B5"/>
    <w:rsid w:val="00A02517"/>
    <w:rsid w:val="00A0293D"/>
    <w:rsid w:val="00A02B61"/>
    <w:rsid w:val="00A02ED0"/>
    <w:rsid w:val="00A037C0"/>
    <w:rsid w:val="00A0385F"/>
    <w:rsid w:val="00A039F8"/>
    <w:rsid w:val="00A040B4"/>
    <w:rsid w:val="00A04135"/>
    <w:rsid w:val="00A04370"/>
    <w:rsid w:val="00A044DA"/>
    <w:rsid w:val="00A049F7"/>
    <w:rsid w:val="00A04A55"/>
    <w:rsid w:val="00A04AF8"/>
    <w:rsid w:val="00A04C5D"/>
    <w:rsid w:val="00A04C6C"/>
    <w:rsid w:val="00A05227"/>
    <w:rsid w:val="00A05247"/>
    <w:rsid w:val="00A05491"/>
    <w:rsid w:val="00A0585D"/>
    <w:rsid w:val="00A05CEB"/>
    <w:rsid w:val="00A06798"/>
    <w:rsid w:val="00A06825"/>
    <w:rsid w:val="00A072E4"/>
    <w:rsid w:val="00A074AC"/>
    <w:rsid w:val="00A07AF3"/>
    <w:rsid w:val="00A07BC7"/>
    <w:rsid w:val="00A101E2"/>
    <w:rsid w:val="00A104B9"/>
    <w:rsid w:val="00A1060E"/>
    <w:rsid w:val="00A10639"/>
    <w:rsid w:val="00A108D1"/>
    <w:rsid w:val="00A10AE3"/>
    <w:rsid w:val="00A10AF0"/>
    <w:rsid w:val="00A10ECD"/>
    <w:rsid w:val="00A11188"/>
    <w:rsid w:val="00A11203"/>
    <w:rsid w:val="00A1154B"/>
    <w:rsid w:val="00A11625"/>
    <w:rsid w:val="00A118F0"/>
    <w:rsid w:val="00A11947"/>
    <w:rsid w:val="00A11ADC"/>
    <w:rsid w:val="00A11E23"/>
    <w:rsid w:val="00A122BB"/>
    <w:rsid w:val="00A1267A"/>
    <w:rsid w:val="00A130A6"/>
    <w:rsid w:val="00A13211"/>
    <w:rsid w:val="00A13356"/>
    <w:rsid w:val="00A13C60"/>
    <w:rsid w:val="00A14670"/>
    <w:rsid w:val="00A146C2"/>
    <w:rsid w:val="00A14A9D"/>
    <w:rsid w:val="00A14B46"/>
    <w:rsid w:val="00A150A2"/>
    <w:rsid w:val="00A153E6"/>
    <w:rsid w:val="00A1582E"/>
    <w:rsid w:val="00A15843"/>
    <w:rsid w:val="00A15C23"/>
    <w:rsid w:val="00A15D23"/>
    <w:rsid w:val="00A1642A"/>
    <w:rsid w:val="00A16682"/>
    <w:rsid w:val="00A16793"/>
    <w:rsid w:val="00A168DD"/>
    <w:rsid w:val="00A16AC1"/>
    <w:rsid w:val="00A16B70"/>
    <w:rsid w:val="00A16FAA"/>
    <w:rsid w:val="00A171FA"/>
    <w:rsid w:val="00A17484"/>
    <w:rsid w:val="00A175B4"/>
    <w:rsid w:val="00A178D9"/>
    <w:rsid w:val="00A17DFB"/>
    <w:rsid w:val="00A17DFC"/>
    <w:rsid w:val="00A17F3D"/>
    <w:rsid w:val="00A200EA"/>
    <w:rsid w:val="00A201C9"/>
    <w:rsid w:val="00A20465"/>
    <w:rsid w:val="00A20AAF"/>
    <w:rsid w:val="00A20B46"/>
    <w:rsid w:val="00A20C0F"/>
    <w:rsid w:val="00A20F2C"/>
    <w:rsid w:val="00A21022"/>
    <w:rsid w:val="00A21273"/>
    <w:rsid w:val="00A2161D"/>
    <w:rsid w:val="00A2194B"/>
    <w:rsid w:val="00A21E00"/>
    <w:rsid w:val="00A221DD"/>
    <w:rsid w:val="00A22221"/>
    <w:rsid w:val="00A2242B"/>
    <w:rsid w:val="00A22433"/>
    <w:rsid w:val="00A2296C"/>
    <w:rsid w:val="00A229EE"/>
    <w:rsid w:val="00A22C84"/>
    <w:rsid w:val="00A22DF0"/>
    <w:rsid w:val="00A231DE"/>
    <w:rsid w:val="00A231F0"/>
    <w:rsid w:val="00A23296"/>
    <w:rsid w:val="00A234A7"/>
    <w:rsid w:val="00A2365A"/>
    <w:rsid w:val="00A23765"/>
    <w:rsid w:val="00A23815"/>
    <w:rsid w:val="00A23B87"/>
    <w:rsid w:val="00A23BE8"/>
    <w:rsid w:val="00A2412B"/>
    <w:rsid w:val="00A2420D"/>
    <w:rsid w:val="00A24AA4"/>
    <w:rsid w:val="00A24D37"/>
    <w:rsid w:val="00A26132"/>
    <w:rsid w:val="00A26759"/>
    <w:rsid w:val="00A2696D"/>
    <w:rsid w:val="00A26CC6"/>
    <w:rsid w:val="00A272F7"/>
    <w:rsid w:val="00A27309"/>
    <w:rsid w:val="00A27961"/>
    <w:rsid w:val="00A279BE"/>
    <w:rsid w:val="00A27A4C"/>
    <w:rsid w:val="00A27C00"/>
    <w:rsid w:val="00A27F1A"/>
    <w:rsid w:val="00A27F23"/>
    <w:rsid w:val="00A27FA9"/>
    <w:rsid w:val="00A27FCB"/>
    <w:rsid w:val="00A3036E"/>
    <w:rsid w:val="00A305D5"/>
    <w:rsid w:val="00A30FA1"/>
    <w:rsid w:val="00A30FFA"/>
    <w:rsid w:val="00A31002"/>
    <w:rsid w:val="00A311D6"/>
    <w:rsid w:val="00A315F1"/>
    <w:rsid w:val="00A31D3E"/>
    <w:rsid w:val="00A3207C"/>
    <w:rsid w:val="00A32313"/>
    <w:rsid w:val="00A32350"/>
    <w:rsid w:val="00A32E19"/>
    <w:rsid w:val="00A32FAF"/>
    <w:rsid w:val="00A33190"/>
    <w:rsid w:val="00A33238"/>
    <w:rsid w:val="00A333DD"/>
    <w:rsid w:val="00A3342A"/>
    <w:rsid w:val="00A3344E"/>
    <w:rsid w:val="00A33475"/>
    <w:rsid w:val="00A338EF"/>
    <w:rsid w:val="00A33DC9"/>
    <w:rsid w:val="00A33EB5"/>
    <w:rsid w:val="00A33FC1"/>
    <w:rsid w:val="00A34611"/>
    <w:rsid w:val="00A34CC4"/>
    <w:rsid w:val="00A354E6"/>
    <w:rsid w:val="00A3566E"/>
    <w:rsid w:val="00A3590E"/>
    <w:rsid w:val="00A35A56"/>
    <w:rsid w:val="00A35FE9"/>
    <w:rsid w:val="00A36026"/>
    <w:rsid w:val="00A36401"/>
    <w:rsid w:val="00A36F6B"/>
    <w:rsid w:val="00A37795"/>
    <w:rsid w:val="00A37A0B"/>
    <w:rsid w:val="00A37CD9"/>
    <w:rsid w:val="00A37F9B"/>
    <w:rsid w:val="00A40022"/>
    <w:rsid w:val="00A40054"/>
    <w:rsid w:val="00A41339"/>
    <w:rsid w:val="00A413B4"/>
    <w:rsid w:val="00A41443"/>
    <w:rsid w:val="00A41668"/>
    <w:rsid w:val="00A418FA"/>
    <w:rsid w:val="00A41AEA"/>
    <w:rsid w:val="00A41C70"/>
    <w:rsid w:val="00A41E53"/>
    <w:rsid w:val="00A420F3"/>
    <w:rsid w:val="00A4215C"/>
    <w:rsid w:val="00A426D8"/>
    <w:rsid w:val="00A42AF5"/>
    <w:rsid w:val="00A42B65"/>
    <w:rsid w:val="00A42C12"/>
    <w:rsid w:val="00A43066"/>
    <w:rsid w:val="00A4332A"/>
    <w:rsid w:val="00A43332"/>
    <w:rsid w:val="00A43505"/>
    <w:rsid w:val="00A43738"/>
    <w:rsid w:val="00A43748"/>
    <w:rsid w:val="00A439BC"/>
    <w:rsid w:val="00A439F2"/>
    <w:rsid w:val="00A43F25"/>
    <w:rsid w:val="00A43F53"/>
    <w:rsid w:val="00A44159"/>
    <w:rsid w:val="00A441BF"/>
    <w:rsid w:val="00A44333"/>
    <w:rsid w:val="00A44523"/>
    <w:rsid w:val="00A44683"/>
    <w:rsid w:val="00A44794"/>
    <w:rsid w:val="00A44863"/>
    <w:rsid w:val="00A448E0"/>
    <w:rsid w:val="00A44CD6"/>
    <w:rsid w:val="00A4533E"/>
    <w:rsid w:val="00A4547F"/>
    <w:rsid w:val="00A4584F"/>
    <w:rsid w:val="00A45A52"/>
    <w:rsid w:val="00A45BF4"/>
    <w:rsid w:val="00A45C4B"/>
    <w:rsid w:val="00A45C4F"/>
    <w:rsid w:val="00A45D65"/>
    <w:rsid w:val="00A4620F"/>
    <w:rsid w:val="00A466DC"/>
    <w:rsid w:val="00A4677A"/>
    <w:rsid w:val="00A46823"/>
    <w:rsid w:val="00A46ECA"/>
    <w:rsid w:val="00A47082"/>
    <w:rsid w:val="00A470F1"/>
    <w:rsid w:val="00A477E5"/>
    <w:rsid w:val="00A47A53"/>
    <w:rsid w:val="00A47D04"/>
    <w:rsid w:val="00A5065A"/>
    <w:rsid w:val="00A50759"/>
    <w:rsid w:val="00A50FA2"/>
    <w:rsid w:val="00A5192E"/>
    <w:rsid w:val="00A51A63"/>
    <w:rsid w:val="00A51CBE"/>
    <w:rsid w:val="00A5222D"/>
    <w:rsid w:val="00A5278E"/>
    <w:rsid w:val="00A52A1C"/>
    <w:rsid w:val="00A52CAA"/>
    <w:rsid w:val="00A52CD6"/>
    <w:rsid w:val="00A52EC7"/>
    <w:rsid w:val="00A52EFE"/>
    <w:rsid w:val="00A533C0"/>
    <w:rsid w:val="00A533EE"/>
    <w:rsid w:val="00A53492"/>
    <w:rsid w:val="00A5363A"/>
    <w:rsid w:val="00A53676"/>
    <w:rsid w:val="00A5393E"/>
    <w:rsid w:val="00A53DBB"/>
    <w:rsid w:val="00A53E72"/>
    <w:rsid w:val="00A54028"/>
    <w:rsid w:val="00A54538"/>
    <w:rsid w:val="00A5459F"/>
    <w:rsid w:val="00A54D31"/>
    <w:rsid w:val="00A55055"/>
    <w:rsid w:val="00A5506C"/>
    <w:rsid w:val="00A5509D"/>
    <w:rsid w:val="00A551D0"/>
    <w:rsid w:val="00A55434"/>
    <w:rsid w:val="00A55554"/>
    <w:rsid w:val="00A557C5"/>
    <w:rsid w:val="00A559AF"/>
    <w:rsid w:val="00A55C9B"/>
    <w:rsid w:val="00A55E86"/>
    <w:rsid w:val="00A55FFD"/>
    <w:rsid w:val="00A5629E"/>
    <w:rsid w:val="00A56322"/>
    <w:rsid w:val="00A56711"/>
    <w:rsid w:val="00A56F3B"/>
    <w:rsid w:val="00A56F4B"/>
    <w:rsid w:val="00A572C8"/>
    <w:rsid w:val="00A57503"/>
    <w:rsid w:val="00A576D5"/>
    <w:rsid w:val="00A57A66"/>
    <w:rsid w:val="00A57F7E"/>
    <w:rsid w:val="00A601DC"/>
    <w:rsid w:val="00A602DA"/>
    <w:rsid w:val="00A6068E"/>
    <w:rsid w:val="00A60728"/>
    <w:rsid w:val="00A6073B"/>
    <w:rsid w:val="00A60838"/>
    <w:rsid w:val="00A60AA8"/>
    <w:rsid w:val="00A60C05"/>
    <w:rsid w:val="00A613D0"/>
    <w:rsid w:val="00A61CEF"/>
    <w:rsid w:val="00A62068"/>
    <w:rsid w:val="00A620CD"/>
    <w:rsid w:val="00A621FE"/>
    <w:rsid w:val="00A6240C"/>
    <w:rsid w:val="00A626A5"/>
    <w:rsid w:val="00A6281E"/>
    <w:rsid w:val="00A62C00"/>
    <w:rsid w:val="00A63043"/>
    <w:rsid w:val="00A63ADA"/>
    <w:rsid w:val="00A6429E"/>
    <w:rsid w:val="00A642F6"/>
    <w:rsid w:val="00A647D3"/>
    <w:rsid w:val="00A648E1"/>
    <w:rsid w:val="00A64A8C"/>
    <w:rsid w:val="00A64B8A"/>
    <w:rsid w:val="00A650DB"/>
    <w:rsid w:val="00A656C2"/>
    <w:rsid w:val="00A6570E"/>
    <w:rsid w:val="00A65908"/>
    <w:rsid w:val="00A65B43"/>
    <w:rsid w:val="00A66196"/>
    <w:rsid w:val="00A662D6"/>
    <w:rsid w:val="00A66306"/>
    <w:rsid w:val="00A663B0"/>
    <w:rsid w:val="00A66673"/>
    <w:rsid w:val="00A6687C"/>
    <w:rsid w:val="00A66A4C"/>
    <w:rsid w:val="00A66EDC"/>
    <w:rsid w:val="00A67204"/>
    <w:rsid w:val="00A672BB"/>
    <w:rsid w:val="00A6738C"/>
    <w:rsid w:val="00A678BA"/>
    <w:rsid w:val="00A67B8C"/>
    <w:rsid w:val="00A67D7C"/>
    <w:rsid w:val="00A70361"/>
    <w:rsid w:val="00A70720"/>
    <w:rsid w:val="00A711AC"/>
    <w:rsid w:val="00A7169C"/>
    <w:rsid w:val="00A71899"/>
    <w:rsid w:val="00A718FE"/>
    <w:rsid w:val="00A71A22"/>
    <w:rsid w:val="00A71C03"/>
    <w:rsid w:val="00A71C29"/>
    <w:rsid w:val="00A71D16"/>
    <w:rsid w:val="00A7219F"/>
    <w:rsid w:val="00A72239"/>
    <w:rsid w:val="00A72819"/>
    <w:rsid w:val="00A72A63"/>
    <w:rsid w:val="00A72ABD"/>
    <w:rsid w:val="00A72B8C"/>
    <w:rsid w:val="00A72EA6"/>
    <w:rsid w:val="00A73098"/>
    <w:rsid w:val="00A739A9"/>
    <w:rsid w:val="00A73BA4"/>
    <w:rsid w:val="00A73D3E"/>
    <w:rsid w:val="00A74302"/>
    <w:rsid w:val="00A74741"/>
    <w:rsid w:val="00A7482C"/>
    <w:rsid w:val="00A74895"/>
    <w:rsid w:val="00A74917"/>
    <w:rsid w:val="00A74B00"/>
    <w:rsid w:val="00A74B63"/>
    <w:rsid w:val="00A74E20"/>
    <w:rsid w:val="00A750BE"/>
    <w:rsid w:val="00A75AB7"/>
    <w:rsid w:val="00A75CC8"/>
    <w:rsid w:val="00A75E42"/>
    <w:rsid w:val="00A75E94"/>
    <w:rsid w:val="00A76372"/>
    <w:rsid w:val="00A76BE3"/>
    <w:rsid w:val="00A76FD6"/>
    <w:rsid w:val="00A77496"/>
    <w:rsid w:val="00A7773A"/>
    <w:rsid w:val="00A778F2"/>
    <w:rsid w:val="00A779B0"/>
    <w:rsid w:val="00A77DFA"/>
    <w:rsid w:val="00A77E7A"/>
    <w:rsid w:val="00A8003D"/>
    <w:rsid w:val="00A8005E"/>
    <w:rsid w:val="00A8015D"/>
    <w:rsid w:val="00A80BC1"/>
    <w:rsid w:val="00A80CDB"/>
    <w:rsid w:val="00A80F48"/>
    <w:rsid w:val="00A81288"/>
    <w:rsid w:val="00A8133C"/>
    <w:rsid w:val="00A81609"/>
    <w:rsid w:val="00A816B9"/>
    <w:rsid w:val="00A818F1"/>
    <w:rsid w:val="00A81DA1"/>
    <w:rsid w:val="00A81DED"/>
    <w:rsid w:val="00A822E8"/>
    <w:rsid w:val="00A82364"/>
    <w:rsid w:val="00A82397"/>
    <w:rsid w:val="00A82654"/>
    <w:rsid w:val="00A82A25"/>
    <w:rsid w:val="00A82A3C"/>
    <w:rsid w:val="00A831CF"/>
    <w:rsid w:val="00A832BB"/>
    <w:rsid w:val="00A837CF"/>
    <w:rsid w:val="00A83ACD"/>
    <w:rsid w:val="00A84073"/>
    <w:rsid w:val="00A84496"/>
    <w:rsid w:val="00A847EC"/>
    <w:rsid w:val="00A848E5"/>
    <w:rsid w:val="00A848E6"/>
    <w:rsid w:val="00A84A4C"/>
    <w:rsid w:val="00A84DC2"/>
    <w:rsid w:val="00A84E97"/>
    <w:rsid w:val="00A85069"/>
    <w:rsid w:val="00A8518F"/>
    <w:rsid w:val="00A855BD"/>
    <w:rsid w:val="00A85AF6"/>
    <w:rsid w:val="00A85D1D"/>
    <w:rsid w:val="00A86275"/>
    <w:rsid w:val="00A86A45"/>
    <w:rsid w:val="00A86A8E"/>
    <w:rsid w:val="00A86B0F"/>
    <w:rsid w:val="00A86BA1"/>
    <w:rsid w:val="00A86FDE"/>
    <w:rsid w:val="00A871C6"/>
    <w:rsid w:val="00A87431"/>
    <w:rsid w:val="00A8749B"/>
    <w:rsid w:val="00A87C17"/>
    <w:rsid w:val="00A87E10"/>
    <w:rsid w:val="00A901C1"/>
    <w:rsid w:val="00A90509"/>
    <w:rsid w:val="00A90528"/>
    <w:rsid w:val="00A90843"/>
    <w:rsid w:val="00A90AB1"/>
    <w:rsid w:val="00A90C60"/>
    <w:rsid w:val="00A90DBF"/>
    <w:rsid w:val="00A91008"/>
    <w:rsid w:val="00A916CA"/>
    <w:rsid w:val="00A916D0"/>
    <w:rsid w:val="00A91C0B"/>
    <w:rsid w:val="00A9211B"/>
    <w:rsid w:val="00A9211D"/>
    <w:rsid w:val="00A92123"/>
    <w:rsid w:val="00A92150"/>
    <w:rsid w:val="00A92577"/>
    <w:rsid w:val="00A925A4"/>
    <w:rsid w:val="00A92733"/>
    <w:rsid w:val="00A929AB"/>
    <w:rsid w:val="00A92A73"/>
    <w:rsid w:val="00A92BF3"/>
    <w:rsid w:val="00A93239"/>
    <w:rsid w:val="00A933DE"/>
    <w:rsid w:val="00A934A8"/>
    <w:rsid w:val="00A93569"/>
    <w:rsid w:val="00A9373E"/>
    <w:rsid w:val="00A93C4F"/>
    <w:rsid w:val="00A941E9"/>
    <w:rsid w:val="00A943A3"/>
    <w:rsid w:val="00A945E7"/>
    <w:rsid w:val="00A9491A"/>
    <w:rsid w:val="00A95537"/>
    <w:rsid w:val="00A956A6"/>
    <w:rsid w:val="00A95866"/>
    <w:rsid w:val="00A96737"/>
    <w:rsid w:val="00A96829"/>
    <w:rsid w:val="00A96924"/>
    <w:rsid w:val="00A96B6A"/>
    <w:rsid w:val="00A96BE4"/>
    <w:rsid w:val="00A97533"/>
    <w:rsid w:val="00A975B8"/>
    <w:rsid w:val="00A97AEB"/>
    <w:rsid w:val="00A97B83"/>
    <w:rsid w:val="00A97DC4"/>
    <w:rsid w:val="00AA0461"/>
    <w:rsid w:val="00AA0973"/>
    <w:rsid w:val="00AA0B53"/>
    <w:rsid w:val="00AA0E0C"/>
    <w:rsid w:val="00AA1330"/>
    <w:rsid w:val="00AA14F9"/>
    <w:rsid w:val="00AA1C4E"/>
    <w:rsid w:val="00AA1D65"/>
    <w:rsid w:val="00AA1DE0"/>
    <w:rsid w:val="00AA1E9B"/>
    <w:rsid w:val="00AA1EBA"/>
    <w:rsid w:val="00AA2061"/>
    <w:rsid w:val="00AA2528"/>
    <w:rsid w:val="00AA25C8"/>
    <w:rsid w:val="00AA2718"/>
    <w:rsid w:val="00AA27B3"/>
    <w:rsid w:val="00AA2B84"/>
    <w:rsid w:val="00AA2CCB"/>
    <w:rsid w:val="00AA2D4C"/>
    <w:rsid w:val="00AA2DC0"/>
    <w:rsid w:val="00AA2E60"/>
    <w:rsid w:val="00AA31EA"/>
    <w:rsid w:val="00AA356A"/>
    <w:rsid w:val="00AA3D50"/>
    <w:rsid w:val="00AA401B"/>
    <w:rsid w:val="00AA425F"/>
    <w:rsid w:val="00AA42A5"/>
    <w:rsid w:val="00AA4495"/>
    <w:rsid w:val="00AA4C6C"/>
    <w:rsid w:val="00AA4F0F"/>
    <w:rsid w:val="00AA540A"/>
    <w:rsid w:val="00AA58E7"/>
    <w:rsid w:val="00AA5952"/>
    <w:rsid w:val="00AA5A23"/>
    <w:rsid w:val="00AA6022"/>
    <w:rsid w:val="00AA6233"/>
    <w:rsid w:val="00AA6509"/>
    <w:rsid w:val="00AA66F0"/>
    <w:rsid w:val="00AA66FA"/>
    <w:rsid w:val="00AA6996"/>
    <w:rsid w:val="00AA6F70"/>
    <w:rsid w:val="00AA71DF"/>
    <w:rsid w:val="00AA72BA"/>
    <w:rsid w:val="00AA7396"/>
    <w:rsid w:val="00AA748A"/>
    <w:rsid w:val="00AA7700"/>
    <w:rsid w:val="00AA7966"/>
    <w:rsid w:val="00AB008E"/>
    <w:rsid w:val="00AB019F"/>
    <w:rsid w:val="00AB0AB5"/>
    <w:rsid w:val="00AB0DD9"/>
    <w:rsid w:val="00AB100D"/>
    <w:rsid w:val="00AB11C6"/>
    <w:rsid w:val="00AB125F"/>
    <w:rsid w:val="00AB19C0"/>
    <w:rsid w:val="00AB1FB9"/>
    <w:rsid w:val="00AB2096"/>
    <w:rsid w:val="00AB2113"/>
    <w:rsid w:val="00AB2A98"/>
    <w:rsid w:val="00AB2DF1"/>
    <w:rsid w:val="00AB3F32"/>
    <w:rsid w:val="00AB3FC5"/>
    <w:rsid w:val="00AB4138"/>
    <w:rsid w:val="00AB435F"/>
    <w:rsid w:val="00AB47D1"/>
    <w:rsid w:val="00AB49F6"/>
    <w:rsid w:val="00AB4CBE"/>
    <w:rsid w:val="00AB4E90"/>
    <w:rsid w:val="00AB51E1"/>
    <w:rsid w:val="00AB5276"/>
    <w:rsid w:val="00AB5639"/>
    <w:rsid w:val="00AB5B1E"/>
    <w:rsid w:val="00AB6168"/>
    <w:rsid w:val="00AB6428"/>
    <w:rsid w:val="00AB6570"/>
    <w:rsid w:val="00AB6703"/>
    <w:rsid w:val="00AB69A1"/>
    <w:rsid w:val="00AB6A3C"/>
    <w:rsid w:val="00AB6A9C"/>
    <w:rsid w:val="00AB6B87"/>
    <w:rsid w:val="00AB6EFC"/>
    <w:rsid w:val="00AB71F6"/>
    <w:rsid w:val="00AB76FF"/>
    <w:rsid w:val="00AB7E53"/>
    <w:rsid w:val="00AB7F16"/>
    <w:rsid w:val="00AC0182"/>
    <w:rsid w:val="00AC06BE"/>
    <w:rsid w:val="00AC09FB"/>
    <w:rsid w:val="00AC10A6"/>
    <w:rsid w:val="00AC1147"/>
    <w:rsid w:val="00AC168E"/>
    <w:rsid w:val="00AC186D"/>
    <w:rsid w:val="00AC1BD9"/>
    <w:rsid w:val="00AC214A"/>
    <w:rsid w:val="00AC22A4"/>
    <w:rsid w:val="00AC2562"/>
    <w:rsid w:val="00AC2952"/>
    <w:rsid w:val="00AC2A69"/>
    <w:rsid w:val="00AC2AF1"/>
    <w:rsid w:val="00AC2F49"/>
    <w:rsid w:val="00AC2F72"/>
    <w:rsid w:val="00AC32B8"/>
    <w:rsid w:val="00AC3624"/>
    <w:rsid w:val="00AC36B4"/>
    <w:rsid w:val="00AC37B9"/>
    <w:rsid w:val="00AC46B2"/>
    <w:rsid w:val="00AC48C7"/>
    <w:rsid w:val="00AC4AC1"/>
    <w:rsid w:val="00AC4AD3"/>
    <w:rsid w:val="00AC4C38"/>
    <w:rsid w:val="00AC50E8"/>
    <w:rsid w:val="00AC51D2"/>
    <w:rsid w:val="00AC530E"/>
    <w:rsid w:val="00AC556D"/>
    <w:rsid w:val="00AC5B7A"/>
    <w:rsid w:val="00AC6564"/>
    <w:rsid w:val="00AC6855"/>
    <w:rsid w:val="00AC706A"/>
    <w:rsid w:val="00AC70AF"/>
    <w:rsid w:val="00AC73C8"/>
    <w:rsid w:val="00AC74FC"/>
    <w:rsid w:val="00AD0006"/>
    <w:rsid w:val="00AD036F"/>
    <w:rsid w:val="00AD0386"/>
    <w:rsid w:val="00AD06BF"/>
    <w:rsid w:val="00AD0801"/>
    <w:rsid w:val="00AD0922"/>
    <w:rsid w:val="00AD0973"/>
    <w:rsid w:val="00AD099F"/>
    <w:rsid w:val="00AD0AF2"/>
    <w:rsid w:val="00AD0C7F"/>
    <w:rsid w:val="00AD0D6D"/>
    <w:rsid w:val="00AD0F89"/>
    <w:rsid w:val="00AD1428"/>
    <w:rsid w:val="00AD1DD1"/>
    <w:rsid w:val="00AD1F20"/>
    <w:rsid w:val="00AD2049"/>
    <w:rsid w:val="00AD2077"/>
    <w:rsid w:val="00AD24E6"/>
    <w:rsid w:val="00AD2B4F"/>
    <w:rsid w:val="00AD2D62"/>
    <w:rsid w:val="00AD2F1A"/>
    <w:rsid w:val="00AD315E"/>
    <w:rsid w:val="00AD3217"/>
    <w:rsid w:val="00AD338F"/>
    <w:rsid w:val="00AD390E"/>
    <w:rsid w:val="00AD3955"/>
    <w:rsid w:val="00AD3DC9"/>
    <w:rsid w:val="00AD3E88"/>
    <w:rsid w:val="00AD405C"/>
    <w:rsid w:val="00AD4219"/>
    <w:rsid w:val="00AD42B2"/>
    <w:rsid w:val="00AD42B9"/>
    <w:rsid w:val="00AD43AF"/>
    <w:rsid w:val="00AD470A"/>
    <w:rsid w:val="00AD474B"/>
    <w:rsid w:val="00AD47FA"/>
    <w:rsid w:val="00AD4E3A"/>
    <w:rsid w:val="00AD4FCD"/>
    <w:rsid w:val="00AD5B07"/>
    <w:rsid w:val="00AD5CD4"/>
    <w:rsid w:val="00AD6184"/>
    <w:rsid w:val="00AD61DC"/>
    <w:rsid w:val="00AD625E"/>
    <w:rsid w:val="00AD629B"/>
    <w:rsid w:val="00AD68BD"/>
    <w:rsid w:val="00AD696D"/>
    <w:rsid w:val="00AD6B19"/>
    <w:rsid w:val="00AD6B53"/>
    <w:rsid w:val="00AD6BC2"/>
    <w:rsid w:val="00AD745A"/>
    <w:rsid w:val="00AD773E"/>
    <w:rsid w:val="00AD7AE1"/>
    <w:rsid w:val="00AD7D66"/>
    <w:rsid w:val="00AE00F9"/>
    <w:rsid w:val="00AE0167"/>
    <w:rsid w:val="00AE070A"/>
    <w:rsid w:val="00AE1074"/>
    <w:rsid w:val="00AE10FE"/>
    <w:rsid w:val="00AE1127"/>
    <w:rsid w:val="00AE119F"/>
    <w:rsid w:val="00AE16E1"/>
    <w:rsid w:val="00AE1A6D"/>
    <w:rsid w:val="00AE1C9C"/>
    <w:rsid w:val="00AE1EA2"/>
    <w:rsid w:val="00AE1ED6"/>
    <w:rsid w:val="00AE1FC5"/>
    <w:rsid w:val="00AE225F"/>
    <w:rsid w:val="00AE2527"/>
    <w:rsid w:val="00AE2A71"/>
    <w:rsid w:val="00AE2AA9"/>
    <w:rsid w:val="00AE2CCD"/>
    <w:rsid w:val="00AE30AC"/>
    <w:rsid w:val="00AE3174"/>
    <w:rsid w:val="00AE340C"/>
    <w:rsid w:val="00AE3AA7"/>
    <w:rsid w:val="00AE3F33"/>
    <w:rsid w:val="00AE3F5B"/>
    <w:rsid w:val="00AE40EB"/>
    <w:rsid w:val="00AE41AF"/>
    <w:rsid w:val="00AE4481"/>
    <w:rsid w:val="00AE45A8"/>
    <w:rsid w:val="00AE465C"/>
    <w:rsid w:val="00AE472B"/>
    <w:rsid w:val="00AE487D"/>
    <w:rsid w:val="00AE4898"/>
    <w:rsid w:val="00AE5015"/>
    <w:rsid w:val="00AE501F"/>
    <w:rsid w:val="00AE57DE"/>
    <w:rsid w:val="00AE5A60"/>
    <w:rsid w:val="00AE5E80"/>
    <w:rsid w:val="00AE5FA8"/>
    <w:rsid w:val="00AE6544"/>
    <w:rsid w:val="00AE65AE"/>
    <w:rsid w:val="00AE669E"/>
    <w:rsid w:val="00AE694A"/>
    <w:rsid w:val="00AE6B24"/>
    <w:rsid w:val="00AE6C12"/>
    <w:rsid w:val="00AE6C76"/>
    <w:rsid w:val="00AE6F76"/>
    <w:rsid w:val="00AE73E6"/>
    <w:rsid w:val="00AE7443"/>
    <w:rsid w:val="00AE74DF"/>
    <w:rsid w:val="00AE7513"/>
    <w:rsid w:val="00AE76A5"/>
    <w:rsid w:val="00AE7853"/>
    <w:rsid w:val="00AE7AB9"/>
    <w:rsid w:val="00AE7FFE"/>
    <w:rsid w:val="00AF08DA"/>
    <w:rsid w:val="00AF0B0F"/>
    <w:rsid w:val="00AF0BB1"/>
    <w:rsid w:val="00AF0DF7"/>
    <w:rsid w:val="00AF0F13"/>
    <w:rsid w:val="00AF12D1"/>
    <w:rsid w:val="00AF140F"/>
    <w:rsid w:val="00AF1A3A"/>
    <w:rsid w:val="00AF2183"/>
    <w:rsid w:val="00AF2611"/>
    <w:rsid w:val="00AF270C"/>
    <w:rsid w:val="00AF2A87"/>
    <w:rsid w:val="00AF2BD9"/>
    <w:rsid w:val="00AF301B"/>
    <w:rsid w:val="00AF3223"/>
    <w:rsid w:val="00AF3226"/>
    <w:rsid w:val="00AF342B"/>
    <w:rsid w:val="00AF362B"/>
    <w:rsid w:val="00AF3973"/>
    <w:rsid w:val="00AF3F74"/>
    <w:rsid w:val="00AF3FDC"/>
    <w:rsid w:val="00AF427E"/>
    <w:rsid w:val="00AF436C"/>
    <w:rsid w:val="00AF4407"/>
    <w:rsid w:val="00AF448F"/>
    <w:rsid w:val="00AF4540"/>
    <w:rsid w:val="00AF45CC"/>
    <w:rsid w:val="00AF49BE"/>
    <w:rsid w:val="00AF4DF3"/>
    <w:rsid w:val="00AF4E2E"/>
    <w:rsid w:val="00AF4EE0"/>
    <w:rsid w:val="00AF5062"/>
    <w:rsid w:val="00AF51A8"/>
    <w:rsid w:val="00AF524A"/>
    <w:rsid w:val="00AF52CF"/>
    <w:rsid w:val="00AF559B"/>
    <w:rsid w:val="00AF5C73"/>
    <w:rsid w:val="00AF623A"/>
    <w:rsid w:val="00AF63DD"/>
    <w:rsid w:val="00AF674C"/>
    <w:rsid w:val="00AF6984"/>
    <w:rsid w:val="00AF6D31"/>
    <w:rsid w:val="00AF701B"/>
    <w:rsid w:val="00AF728F"/>
    <w:rsid w:val="00AF773F"/>
    <w:rsid w:val="00AF78D5"/>
    <w:rsid w:val="00B00281"/>
    <w:rsid w:val="00B00535"/>
    <w:rsid w:val="00B0088F"/>
    <w:rsid w:val="00B00901"/>
    <w:rsid w:val="00B00A84"/>
    <w:rsid w:val="00B00AF2"/>
    <w:rsid w:val="00B00C8F"/>
    <w:rsid w:val="00B00EDB"/>
    <w:rsid w:val="00B00F9C"/>
    <w:rsid w:val="00B01056"/>
    <w:rsid w:val="00B01326"/>
    <w:rsid w:val="00B013EB"/>
    <w:rsid w:val="00B014B2"/>
    <w:rsid w:val="00B015D9"/>
    <w:rsid w:val="00B01EC9"/>
    <w:rsid w:val="00B021AF"/>
    <w:rsid w:val="00B027B2"/>
    <w:rsid w:val="00B0283B"/>
    <w:rsid w:val="00B02977"/>
    <w:rsid w:val="00B02A3A"/>
    <w:rsid w:val="00B02EAB"/>
    <w:rsid w:val="00B0309F"/>
    <w:rsid w:val="00B0350D"/>
    <w:rsid w:val="00B0358F"/>
    <w:rsid w:val="00B038CB"/>
    <w:rsid w:val="00B03BDC"/>
    <w:rsid w:val="00B03D18"/>
    <w:rsid w:val="00B03EEC"/>
    <w:rsid w:val="00B041F9"/>
    <w:rsid w:val="00B0489F"/>
    <w:rsid w:val="00B0493F"/>
    <w:rsid w:val="00B04985"/>
    <w:rsid w:val="00B04FC1"/>
    <w:rsid w:val="00B0552F"/>
    <w:rsid w:val="00B06453"/>
    <w:rsid w:val="00B066F2"/>
    <w:rsid w:val="00B07035"/>
    <w:rsid w:val="00B07049"/>
    <w:rsid w:val="00B076D7"/>
    <w:rsid w:val="00B0779A"/>
    <w:rsid w:val="00B077B6"/>
    <w:rsid w:val="00B079D5"/>
    <w:rsid w:val="00B07B76"/>
    <w:rsid w:val="00B10468"/>
    <w:rsid w:val="00B1049A"/>
    <w:rsid w:val="00B10516"/>
    <w:rsid w:val="00B10EF4"/>
    <w:rsid w:val="00B111F3"/>
    <w:rsid w:val="00B11278"/>
    <w:rsid w:val="00B11317"/>
    <w:rsid w:val="00B113D5"/>
    <w:rsid w:val="00B119FB"/>
    <w:rsid w:val="00B11DE9"/>
    <w:rsid w:val="00B11FFB"/>
    <w:rsid w:val="00B12501"/>
    <w:rsid w:val="00B12951"/>
    <w:rsid w:val="00B1359A"/>
    <w:rsid w:val="00B13886"/>
    <w:rsid w:val="00B13B3F"/>
    <w:rsid w:val="00B13CA5"/>
    <w:rsid w:val="00B14032"/>
    <w:rsid w:val="00B1406F"/>
    <w:rsid w:val="00B140E7"/>
    <w:rsid w:val="00B142AC"/>
    <w:rsid w:val="00B143A8"/>
    <w:rsid w:val="00B14405"/>
    <w:rsid w:val="00B144E7"/>
    <w:rsid w:val="00B14602"/>
    <w:rsid w:val="00B14926"/>
    <w:rsid w:val="00B1517A"/>
    <w:rsid w:val="00B153B9"/>
    <w:rsid w:val="00B155BA"/>
    <w:rsid w:val="00B1561B"/>
    <w:rsid w:val="00B15DC1"/>
    <w:rsid w:val="00B15F24"/>
    <w:rsid w:val="00B1658E"/>
    <w:rsid w:val="00B16D68"/>
    <w:rsid w:val="00B173CB"/>
    <w:rsid w:val="00B17ACD"/>
    <w:rsid w:val="00B17BF9"/>
    <w:rsid w:val="00B20057"/>
    <w:rsid w:val="00B203E8"/>
    <w:rsid w:val="00B20630"/>
    <w:rsid w:val="00B20B12"/>
    <w:rsid w:val="00B21144"/>
    <w:rsid w:val="00B21185"/>
    <w:rsid w:val="00B2137F"/>
    <w:rsid w:val="00B21958"/>
    <w:rsid w:val="00B21C60"/>
    <w:rsid w:val="00B222FC"/>
    <w:rsid w:val="00B22788"/>
    <w:rsid w:val="00B2295C"/>
    <w:rsid w:val="00B22A1E"/>
    <w:rsid w:val="00B22DE2"/>
    <w:rsid w:val="00B22DFE"/>
    <w:rsid w:val="00B230A5"/>
    <w:rsid w:val="00B230C8"/>
    <w:rsid w:val="00B2350E"/>
    <w:rsid w:val="00B23751"/>
    <w:rsid w:val="00B23A03"/>
    <w:rsid w:val="00B23BC4"/>
    <w:rsid w:val="00B241D0"/>
    <w:rsid w:val="00B2441A"/>
    <w:rsid w:val="00B245DC"/>
    <w:rsid w:val="00B24A88"/>
    <w:rsid w:val="00B24D37"/>
    <w:rsid w:val="00B25153"/>
    <w:rsid w:val="00B2538A"/>
    <w:rsid w:val="00B256FD"/>
    <w:rsid w:val="00B25B26"/>
    <w:rsid w:val="00B25C0F"/>
    <w:rsid w:val="00B25E0B"/>
    <w:rsid w:val="00B262EE"/>
    <w:rsid w:val="00B26493"/>
    <w:rsid w:val="00B26622"/>
    <w:rsid w:val="00B26969"/>
    <w:rsid w:val="00B26C48"/>
    <w:rsid w:val="00B26F1C"/>
    <w:rsid w:val="00B27025"/>
    <w:rsid w:val="00B27249"/>
    <w:rsid w:val="00B27510"/>
    <w:rsid w:val="00B2784E"/>
    <w:rsid w:val="00B2791D"/>
    <w:rsid w:val="00B27C4C"/>
    <w:rsid w:val="00B27DB3"/>
    <w:rsid w:val="00B27F5F"/>
    <w:rsid w:val="00B3092B"/>
    <w:rsid w:val="00B30BED"/>
    <w:rsid w:val="00B30E0A"/>
    <w:rsid w:val="00B31A85"/>
    <w:rsid w:val="00B32291"/>
    <w:rsid w:val="00B3288F"/>
    <w:rsid w:val="00B32ECD"/>
    <w:rsid w:val="00B333B1"/>
    <w:rsid w:val="00B333C5"/>
    <w:rsid w:val="00B337A3"/>
    <w:rsid w:val="00B33BC0"/>
    <w:rsid w:val="00B33BEA"/>
    <w:rsid w:val="00B33FE7"/>
    <w:rsid w:val="00B340FF"/>
    <w:rsid w:val="00B3410A"/>
    <w:rsid w:val="00B34549"/>
    <w:rsid w:val="00B3495F"/>
    <w:rsid w:val="00B34B70"/>
    <w:rsid w:val="00B34E69"/>
    <w:rsid w:val="00B34EA3"/>
    <w:rsid w:val="00B35255"/>
    <w:rsid w:val="00B352D3"/>
    <w:rsid w:val="00B35C6E"/>
    <w:rsid w:val="00B35DA4"/>
    <w:rsid w:val="00B360C6"/>
    <w:rsid w:val="00B36B8E"/>
    <w:rsid w:val="00B36D60"/>
    <w:rsid w:val="00B36E16"/>
    <w:rsid w:val="00B36EB1"/>
    <w:rsid w:val="00B36F09"/>
    <w:rsid w:val="00B36F37"/>
    <w:rsid w:val="00B37052"/>
    <w:rsid w:val="00B370FF"/>
    <w:rsid w:val="00B37445"/>
    <w:rsid w:val="00B376CF"/>
    <w:rsid w:val="00B377BD"/>
    <w:rsid w:val="00B40023"/>
    <w:rsid w:val="00B400C8"/>
    <w:rsid w:val="00B40627"/>
    <w:rsid w:val="00B40935"/>
    <w:rsid w:val="00B40B33"/>
    <w:rsid w:val="00B40FD8"/>
    <w:rsid w:val="00B41284"/>
    <w:rsid w:val="00B4169B"/>
    <w:rsid w:val="00B417D7"/>
    <w:rsid w:val="00B41F97"/>
    <w:rsid w:val="00B42273"/>
    <w:rsid w:val="00B424AD"/>
    <w:rsid w:val="00B427F1"/>
    <w:rsid w:val="00B42A40"/>
    <w:rsid w:val="00B42A47"/>
    <w:rsid w:val="00B43224"/>
    <w:rsid w:val="00B43280"/>
    <w:rsid w:val="00B43352"/>
    <w:rsid w:val="00B43874"/>
    <w:rsid w:val="00B439D4"/>
    <w:rsid w:val="00B43D0D"/>
    <w:rsid w:val="00B4448A"/>
    <w:rsid w:val="00B45280"/>
    <w:rsid w:val="00B45501"/>
    <w:rsid w:val="00B4570E"/>
    <w:rsid w:val="00B45843"/>
    <w:rsid w:val="00B45CD1"/>
    <w:rsid w:val="00B45EC9"/>
    <w:rsid w:val="00B45ED0"/>
    <w:rsid w:val="00B4642B"/>
    <w:rsid w:val="00B4662B"/>
    <w:rsid w:val="00B470F2"/>
    <w:rsid w:val="00B4711E"/>
    <w:rsid w:val="00B4717E"/>
    <w:rsid w:val="00B47463"/>
    <w:rsid w:val="00B4772D"/>
    <w:rsid w:val="00B47C08"/>
    <w:rsid w:val="00B47F58"/>
    <w:rsid w:val="00B50407"/>
    <w:rsid w:val="00B5061A"/>
    <w:rsid w:val="00B50AC2"/>
    <w:rsid w:val="00B50F00"/>
    <w:rsid w:val="00B5106D"/>
    <w:rsid w:val="00B51351"/>
    <w:rsid w:val="00B51909"/>
    <w:rsid w:val="00B5198A"/>
    <w:rsid w:val="00B51CE8"/>
    <w:rsid w:val="00B5231B"/>
    <w:rsid w:val="00B5251D"/>
    <w:rsid w:val="00B5271A"/>
    <w:rsid w:val="00B528C5"/>
    <w:rsid w:val="00B528E0"/>
    <w:rsid w:val="00B529F3"/>
    <w:rsid w:val="00B52C63"/>
    <w:rsid w:val="00B53052"/>
    <w:rsid w:val="00B534B5"/>
    <w:rsid w:val="00B53535"/>
    <w:rsid w:val="00B53549"/>
    <w:rsid w:val="00B53585"/>
    <w:rsid w:val="00B53852"/>
    <w:rsid w:val="00B53882"/>
    <w:rsid w:val="00B53A53"/>
    <w:rsid w:val="00B53B13"/>
    <w:rsid w:val="00B53BC2"/>
    <w:rsid w:val="00B53BF8"/>
    <w:rsid w:val="00B53D3A"/>
    <w:rsid w:val="00B5401E"/>
    <w:rsid w:val="00B54203"/>
    <w:rsid w:val="00B54297"/>
    <w:rsid w:val="00B54329"/>
    <w:rsid w:val="00B5448B"/>
    <w:rsid w:val="00B54C6E"/>
    <w:rsid w:val="00B54E58"/>
    <w:rsid w:val="00B55340"/>
    <w:rsid w:val="00B55464"/>
    <w:rsid w:val="00B55545"/>
    <w:rsid w:val="00B55773"/>
    <w:rsid w:val="00B5597E"/>
    <w:rsid w:val="00B55ED8"/>
    <w:rsid w:val="00B56A21"/>
    <w:rsid w:val="00B56C42"/>
    <w:rsid w:val="00B57421"/>
    <w:rsid w:val="00B57425"/>
    <w:rsid w:val="00B57667"/>
    <w:rsid w:val="00B577B8"/>
    <w:rsid w:val="00B578ED"/>
    <w:rsid w:val="00B57AF6"/>
    <w:rsid w:val="00B60D99"/>
    <w:rsid w:val="00B60E31"/>
    <w:rsid w:val="00B60EEE"/>
    <w:rsid w:val="00B61097"/>
    <w:rsid w:val="00B611A7"/>
    <w:rsid w:val="00B6138F"/>
    <w:rsid w:val="00B61545"/>
    <w:rsid w:val="00B6159A"/>
    <w:rsid w:val="00B6178E"/>
    <w:rsid w:val="00B618A8"/>
    <w:rsid w:val="00B61930"/>
    <w:rsid w:val="00B621B4"/>
    <w:rsid w:val="00B628D3"/>
    <w:rsid w:val="00B62A89"/>
    <w:rsid w:val="00B62DC1"/>
    <w:rsid w:val="00B62FD0"/>
    <w:rsid w:val="00B63041"/>
    <w:rsid w:val="00B631D9"/>
    <w:rsid w:val="00B632D3"/>
    <w:rsid w:val="00B6359C"/>
    <w:rsid w:val="00B635EB"/>
    <w:rsid w:val="00B63705"/>
    <w:rsid w:val="00B639F5"/>
    <w:rsid w:val="00B63B6F"/>
    <w:rsid w:val="00B63B7D"/>
    <w:rsid w:val="00B63C1E"/>
    <w:rsid w:val="00B63D6D"/>
    <w:rsid w:val="00B63EF8"/>
    <w:rsid w:val="00B64020"/>
    <w:rsid w:val="00B644F4"/>
    <w:rsid w:val="00B645B8"/>
    <w:rsid w:val="00B646AE"/>
    <w:rsid w:val="00B649F4"/>
    <w:rsid w:val="00B64A5C"/>
    <w:rsid w:val="00B64AF8"/>
    <w:rsid w:val="00B64B2C"/>
    <w:rsid w:val="00B64C7B"/>
    <w:rsid w:val="00B64F54"/>
    <w:rsid w:val="00B65444"/>
    <w:rsid w:val="00B658F6"/>
    <w:rsid w:val="00B659F6"/>
    <w:rsid w:val="00B65A67"/>
    <w:rsid w:val="00B65B34"/>
    <w:rsid w:val="00B65E8B"/>
    <w:rsid w:val="00B65F5A"/>
    <w:rsid w:val="00B665B4"/>
    <w:rsid w:val="00B66941"/>
    <w:rsid w:val="00B66B45"/>
    <w:rsid w:val="00B66BE0"/>
    <w:rsid w:val="00B66DD1"/>
    <w:rsid w:val="00B66FE6"/>
    <w:rsid w:val="00B670A5"/>
    <w:rsid w:val="00B67695"/>
    <w:rsid w:val="00B67850"/>
    <w:rsid w:val="00B678B5"/>
    <w:rsid w:val="00B67901"/>
    <w:rsid w:val="00B67BDF"/>
    <w:rsid w:val="00B67E48"/>
    <w:rsid w:val="00B70347"/>
    <w:rsid w:val="00B70788"/>
    <w:rsid w:val="00B7092D"/>
    <w:rsid w:val="00B713DC"/>
    <w:rsid w:val="00B719FB"/>
    <w:rsid w:val="00B71E78"/>
    <w:rsid w:val="00B723F6"/>
    <w:rsid w:val="00B72472"/>
    <w:rsid w:val="00B72479"/>
    <w:rsid w:val="00B7293A"/>
    <w:rsid w:val="00B72C45"/>
    <w:rsid w:val="00B73016"/>
    <w:rsid w:val="00B73084"/>
    <w:rsid w:val="00B7329D"/>
    <w:rsid w:val="00B733AB"/>
    <w:rsid w:val="00B7390F"/>
    <w:rsid w:val="00B73C71"/>
    <w:rsid w:val="00B73E26"/>
    <w:rsid w:val="00B740E6"/>
    <w:rsid w:val="00B741B3"/>
    <w:rsid w:val="00B74349"/>
    <w:rsid w:val="00B744B2"/>
    <w:rsid w:val="00B7495A"/>
    <w:rsid w:val="00B749C5"/>
    <w:rsid w:val="00B74B2D"/>
    <w:rsid w:val="00B74C89"/>
    <w:rsid w:val="00B7550B"/>
    <w:rsid w:val="00B75AD6"/>
    <w:rsid w:val="00B75DBC"/>
    <w:rsid w:val="00B75F1E"/>
    <w:rsid w:val="00B7603D"/>
    <w:rsid w:val="00B760EE"/>
    <w:rsid w:val="00B762E1"/>
    <w:rsid w:val="00B76580"/>
    <w:rsid w:val="00B7666A"/>
    <w:rsid w:val="00B76728"/>
    <w:rsid w:val="00B76932"/>
    <w:rsid w:val="00B76EFF"/>
    <w:rsid w:val="00B76F1D"/>
    <w:rsid w:val="00B77384"/>
    <w:rsid w:val="00B7748D"/>
    <w:rsid w:val="00B778E8"/>
    <w:rsid w:val="00B7797F"/>
    <w:rsid w:val="00B77CD4"/>
    <w:rsid w:val="00B8036A"/>
    <w:rsid w:val="00B8068E"/>
    <w:rsid w:val="00B80A7A"/>
    <w:rsid w:val="00B80B34"/>
    <w:rsid w:val="00B80CA3"/>
    <w:rsid w:val="00B80D21"/>
    <w:rsid w:val="00B81015"/>
    <w:rsid w:val="00B814C6"/>
    <w:rsid w:val="00B8153B"/>
    <w:rsid w:val="00B8170F"/>
    <w:rsid w:val="00B819D4"/>
    <w:rsid w:val="00B81A25"/>
    <w:rsid w:val="00B81B70"/>
    <w:rsid w:val="00B81D66"/>
    <w:rsid w:val="00B81DCD"/>
    <w:rsid w:val="00B81E7A"/>
    <w:rsid w:val="00B81F79"/>
    <w:rsid w:val="00B821B5"/>
    <w:rsid w:val="00B8240F"/>
    <w:rsid w:val="00B8255A"/>
    <w:rsid w:val="00B829D3"/>
    <w:rsid w:val="00B82A60"/>
    <w:rsid w:val="00B82C22"/>
    <w:rsid w:val="00B82F7D"/>
    <w:rsid w:val="00B833C7"/>
    <w:rsid w:val="00B8356F"/>
    <w:rsid w:val="00B837BC"/>
    <w:rsid w:val="00B83B53"/>
    <w:rsid w:val="00B84199"/>
    <w:rsid w:val="00B84312"/>
    <w:rsid w:val="00B84686"/>
    <w:rsid w:val="00B84CC8"/>
    <w:rsid w:val="00B84E63"/>
    <w:rsid w:val="00B85095"/>
    <w:rsid w:val="00B85340"/>
    <w:rsid w:val="00B854B0"/>
    <w:rsid w:val="00B856D1"/>
    <w:rsid w:val="00B85AFD"/>
    <w:rsid w:val="00B86659"/>
    <w:rsid w:val="00B8686A"/>
    <w:rsid w:val="00B86B14"/>
    <w:rsid w:val="00B86DFE"/>
    <w:rsid w:val="00B86E0A"/>
    <w:rsid w:val="00B87071"/>
    <w:rsid w:val="00B87175"/>
    <w:rsid w:val="00B87465"/>
    <w:rsid w:val="00B8750E"/>
    <w:rsid w:val="00B879BA"/>
    <w:rsid w:val="00B87A7F"/>
    <w:rsid w:val="00B87CCE"/>
    <w:rsid w:val="00B904D0"/>
    <w:rsid w:val="00B90A16"/>
    <w:rsid w:val="00B90A24"/>
    <w:rsid w:val="00B9101C"/>
    <w:rsid w:val="00B9156C"/>
    <w:rsid w:val="00B91844"/>
    <w:rsid w:val="00B91912"/>
    <w:rsid w:val="00B91D71"/>
    <w:rsid w:val="00B91DE0"/>
    <w:rsid w:val="00B91E17"/>
    <w:rsid w:val="00B923AA"/>
    <w:rsid w:val="00B9265E"/>
    <w:rsid w:val="00B92CCE"/>
    <w:rsid w:val="00B92DFB"/>
    <w:rsid w:val="00B92E3C"/>
    <w:rsid w:val="00B92EDA"/>
    <w:rsid w:val="00B93810"/>
    <w:rsid w:val="00B939D6"/>
    <w:rsid w:val="00B939F7"/>
    <w:rsid w:val="00B93E1F"/>
    <w:rsid w:val="00B941D8"/>
    <w:rsid w:val="00B942B2"/>
    <w:rsid w:val="00B9463C"/>
    <w:rsid w:val="00B9465F"/>
    <w:rsid w:val="00B9468B"/>
    <w:rsid w:val="00B94B0C"/>
    <w:rsid w:val="00B94C33"/>
    <w:rsid w:val="00B94DD6"/>
    <w:rsid w:val="00B94DEA"/>
    <w:rsid w:val="00B94E59"/>
    <w:rsid w:val="00B955A9"/>
    <w:rsid w:val="00B956C4"/>
    <w:rsid w:val="00B95A4B"/>
    <w:rsid w:val="00B95E78"/>
    <w:rsid w:val="00B95F28"/>
    <w:rsid w:val="00B9659F"/>
    <w:rsid w:val="00B9666D"/>
    <w:rsid w:val="00B96818"/>
    <w:rsid w:val="00B96B43"/>
    <w:rsid w:val="00B96E5A"/>
    <w:rsid w:val="00B96F4D"/>
    <w:rsid w:val="00B9706A"/>
    <w:rsid w:val="00B97AC1"/>
    <w:rsid w:val="00B97E7E"/>
    <w:rsid w:val="00B97E82"/>
    <w:rsid w:val="00B97FC2"/>
    <w:rsid w:val="00BA01E7"/>
    <w:rsid w:val="00BA03AC"/>
    <w:rsid w:val="00BA05A6"/>
    <w:rsid w:val="00BA0951"/>
    <w:rsid w:val="00BA098F"/>
    <w:rsid w:val="00BA0CED"/>
    <w:rsid w:val="00BA0D3B"/>
    <w:rsid w:val="00BA0E98"/>
    <w:rsid w:val="00BA1185"/>
    <w:rsid w:val="00BA12E4"/>
    <w:rsid w:val="00BA147B"/>
    <w:rsid w:val="00BA16A4"/>
    <w:rsid w:val="00BA16D6"/>
    <w:rsid w:val="00BA1758"/>
    <w:rsid w:val="00BA1966"/>
    <w:rsid w:val="00BA1C73"/>
    <w:rsid w:val="00BA1CA0"/>
    <w:rsid w:val="00BA1F1B"/>
    <w:rsid w:val="00BA27F0"/>
    <w:rsid w:val="00BA2960"/>
    <w:rsid w:val="00BA301B"/>
    <w:rsid w:val="00BA32AC"/>
    <w:rsid w:val="00BA37F0"/>
    <w:rsid w:val="00BA3812"/>
    <w:rsid w:val="00BA38A4"/>
    <w:rsid w:val="00BA3BCE"/>
    <w:rsid w:val="00BA3BE9"/>
    <w:rsid w:val="00BA3EDD"/>
    <w:rsid w:val="00BA41C0"/>
    <w:rsid w:val="00BA4DB3"/>
    <w:rsid w:val="00BA5059"/>
    <w:rsid w:val="00BA5072"/>
    <w:rsid w:val="00BA535A"/>
    <w:rsid w:val="00BA5505"/>
    <w:rsid w:val="00BA5561"/>
    <w:rsid w:val="00BA56C4"/>
    <w:rsid w:val="00BA5C1F"/>
    <w:rsid w:val="00BA5C85"/>
    <w:rsid w:val="00BA5F41"/>
    <w:rsid w:val="00BA5F90"/>
    <w:rsid w:val="00BA659A"/>
    <w:rsid w:val="00BA6752"/>
    <w:rsid w:val="00BA6A6E"/>
    <w:rsid w:val="00BA6B46"/>
    <w:rsid w:val="00BA6CB7"/>
    <w:rsid w:val="00BA73F2"/>
    <w:rsid w:val="00BA787C"/>
    <w:rsid w:val="00BAF1C2"/>
    <w:rsid w:val="00BB023A"/>
    <w:rsid w:val="00BB097F"/>
    <w:rsid w:val="00BB0DBF"/>
    <w:rsid w:val="00BB0FAC"/>
    <w:rsid w:val="00BB133C"/>
    <w:rsid w:val="00BB1799"/>
    <w:rsid w:val="00BB18BB"/>
    <w:rsid w:val="00BB18CD"/>
    <w:rsid w:val="00BB2037"/>
    <w:rsid w:val="00BB20FF"/>
    <w:rsid w:val="00BB215C"/>
    <w:rsid w:val="00BB2338"/>
    <w:rsid w:val="00BB251D"/>
    <w:rsid w:val="00BB2636"/>
    <w:rsid w:val="00BB2DE6"/>
    <w:rsid w:val="00BB2F37"/>
    <w:rsid w:val="00BB2F60"/>
    <w:rsid w:val="00BB3177"/>
    <w:rsid w:val="00BB32BC"/>
    <w:rsid w:val="00BB360E"/>
    <w:rsid w:val="00BB3932"/>
    <w:rsid w:val="00BB3A85"/>
    <w:rsid w:val="00BB3AC2"/>
    <w:rsid w:val="00BB3DDF"/>
    <w:rsid w:val="00BB4331"/>
    <w:rsid w:val="00BB4393"/>
    <w:rsid w:val="00BB44C6"/>
    <w:rsid w:val="00BB4562"/>
    <w:rsid w:val="00BB4864"/>
    <w:rsid w:val="00BB49A5"/>
    <w:rsid w:val="00BB4A63"/>
    <w:rsid w:val="00BB4B3A"/>
    <w:rsid w:val="00BB4CA1"/>
    <w:rsid w:val="00BB4DFB"/>
    <w:rsid w:val="00BB5244"/>
    <w:rsid w:val="00BB540A"/>
    <w:rsid w:val="00BB549D"/>
    <w:rsid w:val="00BB583F"/>
    <w:rsid w:val="00BB5925"/>
    <w:rsid w:val="00BB5927"/>
    <w:rsid w:val="00BB5A24"/>
    <w:rsid w:val="00BB603F"/>
    <w:rsid w:val="00BB60EB"/>
    <w:rsid w:val="00BB6454"/>
    <w:rsid w:val="00BB65D0"/>
    <w:rsid w:val="00BB6A78"/>
    <w:rsid w:val="00BB6D93"/>
    <w:rsid w:val="00BB7249"/>
    <w:rsid w:val="00BB72FB"/>
    <w:rsid w:val="00BB73F1"/>
    <w:rsid w:val="00BB7868"/>
    <w:rsid w:val="00BB78D9"/>
    <w:rsid w:val="00BB7A27"/>
    <w:rsid w:val="00BB7B3C"/>
    <w:rsid w:val="00BB7BB9"/>
    <w:rsid w:val="00BC031C"/>
    <w:rsid w:val="00BC0A12"/>
    <w:rsid w:val="00BC0DA3"/>
    <w:rsid w:val="00BC1198"/>
    <w:rsid w:val="00BC12A9"/>
    <w:rsid w:val="00BC15FF"/>
    <w:rsid w:val="00BC1985"/>
    <w:rsid w:val="00BC19F3"/>
    <w:rsid w:val="00BC1AD8"/>
    <w:rsid w:val="00BC20B9"/>
    <w:rsid w:val="00BC21B4"/>
    <w:rsid w:val="00BC2619"/>
    <w:rsid w:val="00BC26EC"/>
    <w:rsid w:val="00BC2794"/>
    <w:rsid w:val="00BC2839"/>
    <w:rsid w:val="00BC2B60"/>
    <w:rsid w:val="00BC2B87"/>
    <w:rsid w:val="00BC2D6D"/>
    <w:rsid w:val="00BC2E2F"/>
    <w:rsid w:val="00BC2EF1"/>
    <w:rsid w:val="00BC3364"/>
    <w:rsid w:val="00BC3599"/>
    <w:rsid w:val="00BC36FF"/>
    <w:rsid w:val="00BC3B29"/>
    <w:rsid w:val="00BC3B46"/>
    <w:rsid w:val="00BC3BC2"/>
    <w:rsid w:val="00BC3C13"/>
    <w:rsid w:val="00BC3C87"/>
    <w:rsid w:val="00BC3ECE"/>
    <w:rsid w:val="00BC3EDB"/>
    <w:rsid w:val="00BC4093"/>
    <w:rsid w:val="00BC44EF"/>
    <w:rsid w:val="00BC47F8"/>
    <w:rsid w:val="00BC4935"/>
    <w:rsid w:val="00BC4BC1"/>
    <w:rsid w:val="00BC4EF8"/>
    <w:rsid w:val="00BC5290"/>
    <w:rsid w:val="00BC53F3"/>
    <w:rsid w:val="00BC5A88"/>
    <w:rsid w:val="00BC5E06"/>
    <w:rsid w:val="00BC608B"/>
    <w:rsid w:val="00BC60DF"/>
    <w:rsid w:val="00BC6154"/>
    <w:rsid w:val="00BC6B4D"/>
    <w:rsid w:val="00BC6B82"/>
    <w:rsid w:val="00BC7148"/>
    <w:rsid w:val="00BC7316"/>
    <w:rsid w:val="00BC771D"/>
    <w:rsid w:val="00BC78F8"/>
    <w:rsid w:val="00BC797D"/>
    <w:rsid w:val="00BD01A8"/>
    <w:rsid w:val="00BD067E"/>
    <w:rsid w:val="00BD07B3"/>
    <w:rsid w:val="00BD0A3F"/>
    <w:rsid w:val="00BD0C72"/>
    <w:rsid w:val="00BD15FB"/>
    <w:rsid w:val="00BD17FD"/>
    <w:rsid w:val="00BD1B1F"/>
    <w:rsid w:val="00BD1BA3"/>
    <w:rsid w:val="00BD1BE2"/>
    <w:rsid w:val="00BD1F23"/>
    <w:rsid w:val="00BD207E"/>
    <w:rsid w:val="00BD21AE"/>
    <w:rsid w:val="00BD2A1D"/>
    <w:rsid w:val="00BD3477"/>
    <w:rsid w:val="00BD3844"/>
    <w:rsid w:val="00BD40E6"/>
    <w:rsid w:val="00BD4331"/>
    <w:rsid w:val="00BD439D"/>
    <w:rsid w:val="00BD45E0"/>
    <w:rsid w:val="00BD48EC"/>
    <w:rsid w:val="00BD4AB4"/>
    <w:rsid w:val="00BD4BBA"/>
    <w:rsid w:val="00BD5277"/>
    <w:rsid w:val="00BD528C"/>
    <w:rsid w:val="00BD54CC"/>
    <w:rsid w:val="00BD5524"/>
    <w:rsid w:val="00BD592C"/>
    <w:rsid w:val="00BD59D4"/>
    <w:rsid w:val="00BD5B0A"/>
    <w:rsid w:val="00BD5DDB"/>
    <w:rsid w:val="00BD62B8"/>
    <w:rsid w:val="00BD6612"/>
    <w:rsid w:val="00BD666F"/>
    <w:rsid w:val="00BD693D"/>
    <w:rsid w:val="00BD6B71"/>
    <w:rsid w:val="00BD6E40"/>
    <w:rsid w:val="00BD73A4"/>
    <w:rsid w:val="00BD782E"/>
    <w:rsid w:val="00BD7D4B"/>
    <w:rsid w:val="00BE00D9"/>
    <w:rsid w:val="00BE022B"/>
    <w:rsid w:val="00BE0561"/>
    <w:rsid w:val="00BE0779"/>
    <w:rsid w:val="00BE0BF8"/>
    <w:rsid w:val="00BE0CA2"/>
    <w:rsid w:val="00BE19E2"/>
    <w:rsid w:val="00BE22DC"/>
    <w:rsid w:val="00BE23A3"/>
    <w:rsid w:val="00BE2694"/>
    <w:rsid w:val="00BE2A78"/>
    <w:rsid w:val="00BE2B73"/>
    <w:rsid w:val="00BE2DBB"/>
    <w:rsid w:val="00BE2E30"/>
    <w:rsid w:val="00BE2F06"/>
    <w:rsid w:val="00BE30CD"/>
    <w:rsid w:val="00BE38D6"/>
    <w:rsid w:val="00BE3947"/>
    <w:rsid w:val="00BE3B40"/>
    <w:rsid w:val="00BE3D0B"/>
    <w:rsid w:val="00BE4143"/>
    <w:rsid w:val="00BE4B9F"/>
    <w:rsid w:val="00BE5062"/>
    <w:rsid w:val="00BE54CF"/>
    <w:rsid w:val="00BE5818"/>
    <w:rsid w:val="00BE5E69"/>
    <w:rsid w:val="00BE5F4F"/>
    <w:rsid w:val="00BE6242"/>
    <w:rsid w:val="00BE6317"/>
    <w:rsid w:val="00BE64A3"/>
    <w:rsid w:val="00BE668A"/>
    <w:rsid w:val="00BE6ADB"/>
    <w:rsid w:val="00BE6CCC"/>
    <w:rsid w:val="00BE75AA"/>
    <w:rsid w:val="00BE78E9"/>
    <w:rsid w:val="00BE7A34"/>
    <w:rsid w:val="00BE7D8D"/>
    <w:rsid w:val="00BE7F48"/>
    <w:rsid w:val="00BF0564"/>
    <w:rsid w:val="00BF06AA"/>
    <w:rsid w:val="00BF06FC"/>
    <w:rsid w:val="00BF0826"/>
    <w:rsid w:val="00BF08E7"/>
    <w:rsid w:val="00BF08EB"/>
    <w:rsid w:val="00BF0DA5"/>
    <w:rsid w:val="00BF0ED4"/>
    <w:rsid w:val="00BF11AA"/>
    <w:rsid w:val="00BF1958"/>
    <w:rsid w:val="00BF1C6A"/>
    <w:rsid w:val="00BF1ECC"/>
    <w:rsid w:val="00BF2A02"/>
    <w:rsid w:val="00BF2AE3"/>
    <w:rsid w:val="00BF3413"/>
    <w:rsid w:val="00BF34F1"/>
    <w:rsid w:val="00BF35DC"/>
    <w:rsid w:val="00BF3748"/>
    <w:rsid w:val="00BF3E51"/>
    <w:rsid w:val="00BF4AF2"/>
    <w:rsid w:val="00BF4B93"/>
    <w:rsid w:val="00BF536F"/>
    <w:rsid w:val="00BF592E"/>
    <w:rsid w:val="00BF5CF7"/>
    <w:rsid w:val="00BF61A6"/>
    <w:rsid w:val="00BF62BC"/>
    <w:rsid w:val="00BF65AA"/>
    <w:rsid w:val="00BF67A6"/>
    <w:rsid w:val="00BF6D4D"/>
    <w:rsid w:val="00BF6D57"/>
    <w:rsid w:val="00BF6E6C"/>
    <w:rsid w:val="00BF7164"/>
    <w:rsid w:val="00BF7553"/>
    <w:rsid w:val="00BF796F"/>
    <w:rsid w:val="00BF7A43"/>
    <w:rsid w:val="00C00018"/>
    <w:rsid w:val="00C00040"/>
    <w:rsid w:val="00C00262"/>
    <w:rsid w:val="00C006A3"/>
    <w:rsid w:val="00C006DB"/>
    <w:rsid w:val="00C0086A"/>
    <w:rsid w:val="00C00982"/>
    <w:rsid w:val="00C00AA6"/>
    <w:rsid w:val="00C00EB3"/>
    <w:rsid w:val="00C01062"/>
    <w:rsid w:val="00C01186"/>
    <w:rsid w:val="00C013CA"/>
    <w:rsid w:val="00C01636"/>
    <w:rsid w:val="00C018F8"/>
    <w:rsid w:val="00C01A71"/>
    <w:rsid w:val="00C01F4D"/>
    <w:rsid w:val="00C02006"/>
    <w:rsid w:val="00C02B46"/>
    <w:rsid w:val="00C02B6A"/>
    <w:rsid w:val="00C02D98"/>
    <w:rsid w:val="00C02FDF"/>
    <w:rsid w:val="00C030BD"/>
    <w:rsid w:val="00C03613"/>
    <w:rsid w:val="00C037D8"/>
    <w:rsid w:val="00C03AF0"/>
    <w:rsid w:val="00C04129"/>
    <w:rsid w:val="00C0440C"/>
    <w:rsid w:val="00C044C0"/>
    <w:rsid w:val="00C046A0"/>
    <w:rsid w:val="00C046F9"/>
    <w:rsid w:val="00C04AB6"/>
    <w:rsid w:val="00C04C7C"/>
    <w:rsid w:val="00C04CF0"/>
    <w:rsid w:val="00C04DCE"/>
    <w:rsid w:val="00C05295"/>
    <w:rsid w:val="00C0543B"/>
    <w:rsid w:val="00C05662"/>
    <w:rsid w:val="00C05892"/>
    <w:rsid w:val="00C05ADA"/>
    <w:rsid w:val="00C062AF"/>
    <w:rsid w:val="00C0634B"/>
    <w:rsid w:val="00C063DB"/>
    <w:rsid w:val="00C0667E"/>
    <w:rsid w:val="00C0675D"/>
    <w:rsid w:val="00C06796"/>
    <w:rsid w:val="00C07053"/>
    <w:rsid w:val="00C07063"/>
    <w:rsid w:val="00C073EE"/>
    <w:rsid w:val="00C074FA"/>
    <w:rsid w:val="00C077FB"/>
    <w:rsid w:val="00C079DC"/>
    <w:rsid w:val="00C07CB7"/>
    <w:rsid w:val="00C07E47"/>
    <w:rsid w:val="00C07FA5"/>
    <w:rsid w:val="00C101DD"/>
    <w:rsid w:val="00C10444"/>
    <w:rsid w:val="00C10909"/>
    <w:rsid w:val="00C112FB"/>
    <w:rsid w:val="00C1143D"/>
    <w:rsid w:val="00C11464"/>
    <w:rsid w:val="00C114AD"/>
    <w:rsid w:val="00C115D6"/>
    <w:rsid w:val="00C11E6B"/>
    <w:rsid w:val="00C12749"/>
    <w:rsid w:val="00C12873"/>
    <w:rsid w:val="00C12AB1"/>
    <w:rsid w:val="00C12BA2"/>
    <w:rsid w:val="00C13501"/>
    <w:rsid w:val="00C1396A"/>
    <w:rsid w:val="00C13D2A"/>
    <w:rsid w:val="00C13EDB"/>
    <w:rsid w:val="00C14044"/>
    <w:rsid w:val="00C14049"/>
    <w:rsid w:val="00C143D0"/>
    <w:rsid w:val="00C143ED"/>
    <w:rsid w:val="00C14969"/>
    <w:rsid w:val="00C15272"/>
    <w:rsid w:val="00C15748"/>
    <w:rsid w:val="00C15828"/>
    <w:rsid w:val="00C158C4"/>
    <w:rsid w:val="00C15998"/>
    <w:rsid w:val="00C15D63"/>
    <w:rsid w:val="00C15DC4"/>
    <w:rsid w:val="00C161D1"/>
    <w:rsid w:val="00C16370"/>
    <w:rsid w:val="00C16455"/>
    <w:rsid w:val="00C166DA"/>
    <w:rsid w:val="00C16844"/>
    <w:rsid w:val="00C16AA8"/>
    <w:rsid w:val="00C17445"/>
    <w:rsid w:val="00C176B1"/>
    <w:rsid w:val="00C17913"/>
    <w:rsid w:val="00C17A82"/>
    <w:rsid w:val="00C17EB7"/>
    <w:rsid w:val="00C203F0"/>
    <w:rsid w:val="00C205B9"/>
    <w:rsid w:val="00C206E8"/>
    <w:rsid w:val="00C20CF1"/>
    <w:rsid w:val="00C20FA2"/>
    <w:rsid w:val="00C211B6"/>
    <w:rsid w:val="00C21434"/>
    <w:rsid w:val="00C21448"/>
    <w:rsid w:val="00C219AF"/>
    <w:rsid w:val="00C21BD1"/>
    <w:rsid w:val="00C21FDD"/>
    <w:rsid w:val="00C2224C"/>
    <w:rsid w:val="00C224FA"/>
    <w:rsid w:val="00C2290F"/>
    <w:rsid w:val="00C22941"/>
    <w:rsid w:val="00C22A0C"/>
    <w:rsid w:val="00C22A80"/>
    <w:rsid w:val="00C22EB5"/>
    <w:rsid w:val="00C2304C"/>
    <w:rsid w:val="00C23083"/>
    <w:rsid w:val="00C2317A"/>
    <w:rsid w:val="00C23BB6"/>
    <w:rsid w:val="00C2428E"/>
    <w:rsid w:val="00C245AA"/>
    <w:rsid w:val="00C249DD"/>
    <w:rsid w:val="00C24F36"/>
    <w:rsid w:val="00C25050"/>
    <w:rsid w:val="00C2514F"/>
    <w:rsid w:val="00C25230"/>
    <w:rsid w:val="00C2524B"/>
    <w:rsid w:val="00C253F0"/>
    <w:rsid w:val="00C25939"/>
    <w:rsid w:val="00C2598B"/>
    <w:rsid w:val="00C25C94"/>
    <w:rsid w:val="00C265DA"/>
    <w:rsid w:val="00C2676D"/>
    <w:rsid w:val="00C26A7E"/>
    <w:rsid w:val="00C26C0A"/>
    <w:rsid w:val="00C26DA3"/>
    <w:rsid w:val="00C272B4"/>
    <w:rsid w:val="00C27333"/>
    <w:rsid w:val="00C275A2"/>
    <w:rsid w:val="00C27CF7"/>
    <w:rsid w:val="00C27ECF"/>
    <w:rsid w:val="00C30533"/>
    <w:rsid w:val="00C3060F"/>
    <w:rsid w:val="00C307F0"/>
    <w:rsid w:val="00C30B94"/>
    <w:rsid w:val="00C30C1C"/>
    <w:rsid w:val="00C31282"/>
    <w:rsid w:val="00C316B9"/>
    <w:rsid w:val="00C31781"/>
    <w:rsid w:val="00C319C0"/>
    <w:rsid w:val="00C320E5"/>
    <w:rsid w:val="00C32332"/>
    <w:rsid w:val="00C32683"/>
    <w:rsid w:val="00C32902"/>
    <w:rsid w:val="00C32A42"/>
    <w:rsid w:val="00C3349F"/>
    <w:rsid w:val="00C3383C"/>
    <w:rsid w:val="00C33A74"/>
    <w:rsid w:val="00C33CAD"/>
    <w:rsid w:val="00C33F0B"/>
    <w:rsid w:val="00C33F23"/>
    <w:rsid w:val="00C34429"/>
    <w:rsid w:val="00C34568"/>
    <w:rsid w:val="00C346B2"/>
    <w:rsid w:val="00C347FC"/>
    <w:rsid w:val="00C34A59"/>
    <w:rsid w:val="00C34C11"/>
    <w:rsid w:val="00C34E25"/>
    <w:rsid w:val="00C353B8"/>
    <w:rsid w:val="00C35511"/>
    <w:rsid w:val="00C35884"/>
    <w:rsid w:val="00C3590D"/>
    <w:rsid w:val="00C35F16"/>
    <w:rsid w:val="00C3619C"/>
    <w:rsid w:val="00C3630D"/>
    <w:rsid w:val="00C3646D"/>
    <w:rsid w:val="00C364F6"/>
    <w:rsid w:val="00C36B82"/>
    <w:rsid w:val="00C36CC8"/>
    <w:rsid w:val="00C370DE"/>
    <w:rsid w:val="00C370E4"/>
    <w:rsid w:val="00C373F1"/>
    <w:rsid w:val="00C37B0E"/>
    <w:rsid w:val="00C40012"/>
    <w:rsid w:val="00C40C46"/>
    <w:rsid w:val="00C40C83"/>
    <w:rsid w:val="00C40D82"/>
    <w:rsid w:val="00C40F44"/>
    <w:rsid w:val="00C41037"/>
    <w:rsid w:val="00C4105F"/>
    <w:rsid w:val="00C4107E"/>
    <w:rsid w:val="00C4117C"/>
    <w:rsid w:val="00C413B0"/>
    <w:rsid w:val="00C41481"/>
    <w:rsid w:val="00C4160D"/>
    <w:rsid w:val="00C41D05"/>
    <w:rsid w:val="00C42116"/>
    <w:rsid w:val="00C42237"/>
    <w:rsid w:val="00C4252B"/>
    <w:rsid w:val="00C42589"/>
    <w:rsid w:val="00C42618"/>
    <w:rsid w:val="00C42654"/>
    <w:rsid w:val="00C42784"/>
    <w:rsid w:val="00C42B7D"/>
    <w:rsid w:val="00C42F4E"/>
    <w:rsid w:val="00C43110"/>
    <w:rsid w:val="00C435E3"/>
    <w:rsid w:val="00C43621"/>
    <w:rsid w:val="00C43653"/>
    <w:rsid w:val="00C436D7"/>
    <w:rsid w:val="00C44370"/>
    <w:rsid w:val="00C444A2"/>
    <w:rsid w:val="00C44746"/>
    <w:rsid w:val="00C44BBF"/>
    <w:rsid w:val="00C4503F"/>
    <w:rsid w:val="00C45529"/>
    <w:rsid w:val="00C4571F"/>
    <w:rsid w:val="00C45857"/>
    <w:rsid w:val="00C45BE7"/>
    <w:rsid w:val="00C460B4"/>
    <w:rsid w:val="00C460B7"/>
    <w:rsid w:val="00C4632D"/>
    <w:rsid w:val="00C46402"/>
    <w:rsid w:val="00C4640F"/>
    <w:rsid w:val="00C4654D"/>
    <w:rsid w:val="00C46627"/>
    <w:rsid w:val="00C46AE3"/>
    <w:rsid w:val="00C46B9F"/>
    <w:rsid w:val="00C46C20"/>
    <w:rsid w:val="00C46C92"/>
    <w:rsid w:val="00C46DED"/>
    <w:rsid w:val="00C46FAA"/>
    <w:rsid w:val="00C47236"/>
    <w:rsid w:val="00C47437"/>
    <w:rsid w:val="00C47C52"/>
    <w:rsid w:val="00C47EF0"/>
    <w:rsid w:val="00C504C0"/>
    <w:rsid w:val="00C50777"/>
    <w:rsid w:val="00C508A9"/>
    <w:rsid w:val="00C50B48"/>
    <w:rsid w:val="00C50C40"/>
    <w:rsid w:val="00C50F6A"/>
    <w:rsid w:val="00C5133D"/>
    <w:rsid w:val="00C51C76"/>
    <w:rsid w:val="00C51E08"/>
    <w:rsid w:val="00C51FF0"/>
    <w:rsid w:val="00C521D1"/>
    <w:rsid w:val="00C5234E"/>
    <w:rsid w:val="00C52585"/>
    <w:rsid w:val="00C5267E"/>
    <w:rsid w:val="00C52AD4"/>
    <w:rsid w:val="00C52C7E"/>
    <w:rsid w:val="00C533BF"/>
    <w:rsid w:val="00C53A98"/>
    <w:rsid w:val="00C53CDD"/>
    <w:rsid w:val="00C541FF"/>
    <w:rsid w:val="00C54260"/>
    <w:rsid w:val="00C54378"/>
    <w:rsid w:val="00C5461D"/>
    <w:rsid w:val="00C546AE"/>
    <w:rsid w:val="00C547DB"/>
    <w:rsid w:val="00C54A36"/>
    <w:rsid w:val="00C54C0B"/>
    <w:rsid w:val="00C54D9E"/>
    <w:rsid w:val="00C54EA0"/>
    <w:rsid w:val="00C5516B"/>
    <w:rsid w:val="00C553E2"/>
    <w:rsid w:val="00C55419"/>
    <w:rsid w:val="00C556D9"/>
    <w:rsid w:val="00C5571B"/>
    <w:rsid w:val="00C55914"/>
    <w:rsid w:val="00C55C43"/>
    <w:rsid w:val="00C56673"/>
    <w:rsid w:val="00C56EEF"/>
    <w:rsid w:val="00C56F07"/>
    <w:rsid w:val="00C56F71"/>
    <w:rsid w:val="00C56FD9"/>
    <w:rsid w:val="00C576B2"/>
    <w:rsid w:val="00C60A31"/>
    <w:rsid w:val="00C60C36"/>
    <w:rsid w:val="00C60C41"/>
    <w:rsid w:val="00C60CF8"/>
    <w:rsid w:val="00C610C3"/>
    <w:rsid w:val="00C61A2D"/>
    <w:rsid w:val="00C61C69"/>
    <w:rsid w:val="00C6220D"/>
    <w:rsid w:val="00C62389"/>
    <w:rsid w:val="00C62AE3"/>
    <w:rsid w:val="00C62AE7"/>
    <w:rsid w:val="00C62B2E"/>
    <w:rsid w:val="00C62CD0"/>
    <w:rsid w:val="00C62E81"/>
    <w:rsid w:val="00C6321E"/>
    <w:rsid w:val="00C638BA"/>
    <w:rsid w:val="00C638ED"/>
    <w:rsid w:val="00C64023"/>
    <w:rsid w:val="00C641B5"/>
    <w:rsid w:val="00C642EA"/>
    <w:rsid w:val="00C645EC"/>
    <w:rsid w:val="00C64B31"/>
    <w:rsid w:val="00C64D73"/>
    <w:rsid w:val="00C650BA"/>
    <w:rsid w:val="00C65168"/>
    <w:rsid w:val="00C65428"/>
    <w:rsid w:val="00C65496"/>
    <w:rsid w:val="00C65DFA"/>
    <w:rsid w:val="00C65FB9"/>
    <w:rsid w:val="00C660E9"/>
    <w:rsid w:val="00C664EB"/>
    <w:rsid w:val="00C66E9D"/>
    <w:rsid w:val="00C67109"/>
    <w:rsid w:val="00C67479"/>
    <w:rsid w:val="00C67675"/>
    <w:rsid w:val="00C679B6"/>
    <w:rsid w:val="00C67B7C"/>
    <w:rsid w:val="00C67D5F"/>
    <w:rsid w:val="00C67E4A"/>
    <w:rsid w:val="00C70389"/>
    <w:rsid w:val="00C70429"/>
    <w:rsid w:val="00C707B9"/>
    <w:rsid w:val="00C713AF"/>
    <w:rsid w:val="00C714D0"/>
    <w:rsid w:val="00C71DFF"/>
    <w:rsid w:val="00C71E42"/>
    <w:rsid w:val="00C7200B"/>
    <w:rsid w:val="00C720E7"/>
    <w:rsid w:val="00C721D6"/>
    <w:rsid w:val="00C7238B"/>
    <w:rsid w:val="00C7242C"/>
    <w:rsid w:val="00C7254D"/>
    <w:rsid w:val="00C728A9"/>
    <w:rsid w:val="00C72E74"/>
    <w:rsid w:val="00C732FA"/>
    <w:rsid w:val="00C73354"/>
    <w:rsid w:val="00C73865"/>
    <w:rsid w:val="00C738C4"/>
    <w:rsid w:val="00C73B65"/>
    <w:rsid w:val="00C74643"/>
    <w:rsid w:val="00C7496A"/>
    <w:rsid w:val="00C74AE2"/>
    <w:rsid w:val="00C74E2F"/>
    <w:rsid w:val="00C75045"/>
    <w:rsid w:val="00C75254"/>
    <w:rsid w:val="00C756B7"/>
    <w:rsid w:val="00C75F68"/>
    <w:rsid w:val="00C762EF"/>
    <w:rsid w:val="00C765B7"/>
    <w:rsid w:val="00C766A2"/>
    <w:rsid w:val="00C76780"/>
    <w:rsid w:val="00C767B7"/>
    <w:rsid w:val="00C76F95"/>
    <w:rsid w:val="00C77233"/>
    <w:rsid w:val="00C77314"/>
    <w:rsid w:val="00C773AE"/>
    <w:rsid w:val="00C77CFE"/>
    <w:rsid w:val="00C77EBF"/>
    <w:rsid w:val="00C77F5C"/>
    <w:rsid w:val="00C80946"/>
    <w:rsid w:val="00C80B87"/>
    <w:rsid w:val="00C80F0D"/>
    <w:rsid w:val="00C80F30"/>
    <w:rsid w:val="00C81381"/>
    <w:rsid w:val="00C81449"/>
    <w:rsid w:val="00C81B70"/>
    <w:rsid w:val="00C81E17"/>
    <w:rsid w:val="00C82686"/>
    <w:rsid w:val="00C82A17"/>
    <w:rsid w:val="00C82DC5"/>
    <w:rsid w:val="00C82E39"/>
    <w:rsid w:val="00C83147"/>
    <w:rsid w:val="00C8328B"/>
    <w:rsid w:val="00C8345A"/>
    <w:rsid w:val="00C839B3"/>
    <w:rsid w:val="00C83AB7"/>
    <w:rsid w:val="00C83E52"/>
    <w:rsid w:val="00C83EB7"/>
    <w:rsid w:val="00C842DC"/>
    <w:rsid w:val="00C846C8"/>
    <w:rsid w:val="00C8508D"/>
    <w:rsid w:val="00C85236"/>
    <w:rsid w:val="00C8530B"/>
    <w:rsid w:val="00C85329"/>
    <w:rsid w:val="00C8541E"/>
    <w:rsid w:val="00C85618"/>
    <w:rsid w:val="00C85ABE"/>
    <w:rsid w:val="00C85CAC"/>
    <w:rsid w:val="00C85F0C"/>
    <w:rsid w:val="00C861EA"/>
    <w:rsid w:val="00C864C5"/>
    <w:rsid w:val="00C866DA"/>
    <w:rsid w:val="00C8698F"/>
    <w:rsid w:val="00C86BD3"/>
    <w:rsid w:val="00C86F6A"/>
    <w:rsid w:val="00C871E1"/>
    <w:rsid w:val="00C873DF"/>
    <w:rsid w:val="00C87610"/>
    <w:rsid w:val="00C87623"/>
    <w:rsid w:val="00C87684"/>
    <w:rsid w:val="00C878E8"/>
    <w:rsid w:val="00C87C6F"/>
    <w:rsid w:val="00C87FBE"/>
    <w:rsid w:val="00C9014E"/>
    <w:rsid w:val="00C9029F"/>
    <w:rsid w:val="00C9040D"/>
    <w:rsid w:val="00C904F3"/>
    <w:rsid w:val="00C906C7"/>
    <w:rsid w:val="00C91168"/>
    <w:rsid w:val="00C91260"/>
    <w:rsid w:val="00C912BE"/>
    <w:rsid w:val="00C91363"/>
    <w:rsid w:val="00C914D5"/>
    <w:rsid w:val="00C916F2"/>
    <w:rsid w:val="00C91AF7"/>
    <w:rsid w:val="00C921DF"/>
    <w:rsid w:val="00C9264E"/>
    <w:rsid w:val="00C928CF"/>
    <w:rsid w:val="00C92B73"/>
    <w:rsid w:val="00C92F2A"/>
    <w:rsid w:val="00C932F6"/>
    <w:rsid w:val="00C93BE7"/>
    <w:rsid w:val="00C93BEE"/>
    <w:rsid w:val="00C93C2B"/>
    <w:rsid w:val="00C93D89"/>
    <w:rsid w:val="00C93F13"/>
    <w:rsid w:val="00C941BC"/>
    <w:rsid w:val="00C942EF"/>
    <w:rsid w:val="00C944B3"/>
    <w:rsid w:val="00C946CA"/>
    <w:rsid w:val="00C94790"/>
    <w:rsid w:val="00C948DA"/>
    <w:rsid w:val="00C94D86"/>
    <w:rsid w:val="00C95034"/>
    <w:rsid w:val="00C95117"/>
    <w:rsid w:val="00C952C2"/>
    <w:rsid w:val="00C95914"/>
    <w:rsid w:val="00C95B1B"/>
    <w:rsid w:val="00C95BED"/>
    <w:rsid w:val="00C96147"/>
    <w:rsid w:val="00C96332"/>
    <w:rsid w:val="00C96486"/>
    <w:rsid w:val="00C964CF"/>
    <w:rsid w:val="00C966B7"/>
    <w:rsid w:val="00C967B6"/>
    <w:rsid w:val="00C96A03"/>
    <w:rsid w:val="00C96BCA"/>
    <w:rsid w:val="00C96FD6"/>
    <w:rsid w:val="00C974E9"/>
    <w:rsid w:val="00C97B1C"/>
    <w:rsid w:val="00C97CFB"/>
    <w:rsid w:val="00CA0143"/>
    <w:rsid w:val="00CA02C6"/>
    <w:rsid w:val="00CA054E"/>
    <w:rsid w:val="00CA0598"/>
    <w:rsid w:val="00CA0EEA"/>
    <w:rsid w:val="00CA162F"/>
    <w:rsid w:val="00CA1B64"/>
    <w:rsid w:val="00CA1C2A"/>
    <w:rsid w:val="00CA1C44"/>
    <w:rsid w:val="00CA1DE4"/>
    <w:rsid w:val="00CA20DA"/>
    <w:rsid w:val="00CA2127"/>
    <w:rsid w:val="00CA23A4"/>
    <w:rsid w:val="00CA24E4"/>
    <w:rsid w:val="00CA2ABB"/>
    <w:rsid w:val="00CA30B3"/>
    <w:rsid w:val="00CA30EA"/>
    <w:rsid w:val="00CA3835"/>
    <w:rsid w:val="00CA3FE6"/>
    <w:rsid w:val="00CA4D1A"/>
    <w:rsid w:val="00CA4F43"/>
    <w:rsid w:val="00CA51B6"/>
    <w:rsid w:val="00CA51BB"/>
    <w:rsid w:val="00CA62C7"/>
    <w:rsid w:val="00CA6366"/>
    <w:rsid w:val="00CA66C1"/>
    <w:rsid w:val="00CA6858"/>
    <w:rsid w:val="00CA6E86"/>
    <w:rsid w:val="00CA6FA8"/>
    <w:rsid w:val="00CA703A"/>
    <w:rsid w:val="00CA7653"/>
    <w:rsid w:val="00CA76C5"/>
    <w:rsid w:val="00CA76DA"/>
    <w:rsid w:val="00CA78DA"/>
    <w:rsid w:val="00CA7A84"/>
    <w:rsid w:val="00CA7B0E"/>
    <w:rsid w:val="00CA7D15"/>
    <w:rsid w:val="00CA7D2A"/>
    <w:rsid w:val="00CACF34"/>
    <w:rsid w:val="00CB0212"/>
    <w:rsid w:val="00CB0872"/>
    <w:rsid w:val="00CB0B27"/>
    <w:rsid w:val="00CB0C2D"/>
    <w:rsid w:val="00CB0D69"/>
    <w:rsid w:val="00CB0EB6"/>
    <w:rsid w:val="00CB1007"/>
    <w:rsid w:val="00CB1458"/>
    <w:rsid w:val="00CB14EA"/>
    <w:rsid w:val="00CB15BB"/>
    <w:rsid w:val="00CB1F33"/>
    <w:rsid w:val="00CB254B"/>
    <w:rsid w:val="00CB26CF"/>
    <w:rsid w:val="00CB2752"/>
    <w:rsid w:val="00CB287C"/>
    <w:rsid w:val="00CB2B4E"/>
    <w:rsid w:val="00CB2B65"/>
    <w:rsid w:val="00CB2DC6"/>
    <w:rsid w:val="00CB3073"/>
    <w:rsid w:val="00CB30EA"/>
    <w:rsid w:val="00CB3785"/>
    <w:rsid w:val="00CB396D"/>
    <w:rsid w:val="00CB40E0"/>
    <w:rsid w:val="00CB42D2"/>
    <w:rsid w:val="00CB45B3"/>
    <w:rsid w:val="00CB45CC"/>
    <w:rsid w:val="00CB4A7A"/>
    <w:rsid w:val="00CB4D6C"/>
    <w:rsid w:val="00CB4FEC"/>
    <w:rsid w:val="00CB50DD"/>
    <w:rsid w:val="00CB5639"/>
    <w:rsid w:val="00CB59F8"/>
    <w:rsid w:val="00CB5ADF"/>
    <w:rsid w:val="00CB68F9"/>
    <w:rsid w:val="00CB6AA6"/>
    <w:rsid w:val="00CB70AB"/>
    <w:rsid w:val="00CB74AC"/>
    <w:rsid w:val="00CB79F1"/>
    <w:rsid w:val="00CB7D04"/>
    <w:rsid w:val="00CB7E63"/>
    <w:rsid w:val="00CB7F34"/>
    <w:rsid w:val="00CC0100"/>
    <w:rsid w:val="00CC054F"/>
    <w:rsid w:val="00CC0878"/>
    <w:rsid w:val="00CC0C45"/>
    <w:rsid w:val="00CC0DA0"/>
    <w:rsid w:val="00CC1092"/>
    <w:rsid w:val="00CC12DF"/>
    <w:rsid w:val="00CC1399"/>
    <w:rsid w:val="00CC155F"/>
    <w:rsid w:val="00CC171F"/>
    <w:rsid w:val="00CC1C36"/>
    <w:rsid w:val="00CC2064"/>
    <w:rsid w:val="00CC2212"/>
    <w:rsid w:val="00CC22F5"/>
    <w:rsid w:val="00CC2437"/>
    <w:rsid w:val="00CC24DA"/>
    <w:rsid w:val="00CC2665"/>
    <w:rsid w:val="00CC2F1F"/>
    <w:rsid w:val="00CC2F57"/>
    <w:rsid w:val="00CC303B"/>
    <w:rsid w:val="00CC308C"/>
    <w:rsid w:val="00CC3145"/>
    <w:rsid w:val="00CC34EE"/>
    <w:rsid w:val="00CC362B"/>
    <w:rsid w:val="00CC384E"/>
    <w:rsid w:val="00CC387B"/>
    <w:rsid w:val="00CC38E1"/>
    <w:rsid w:val="00CC39AC"/>
    <w:rsid w:val="00CC3B1D"/>
    <w:rsid w:val="00CC3D6C"/>
    <w:rsid w:val="00CC3E30"/>
    <w:rsid w:val="00CC461D"/>
    <w:rsid w:val="00CC47B3"/>
    <w:rsid w:val="00CC495E"/>
    <w:rsid w:val="00CC4B6F"/>
    <w:rsid w:val="00CC51F0"/>
    <w:rsid w:val="00CC5606"/>
    <w:rsid w:val="00CC598E"/>
    <w:rsid w:val="00CC5CD3"/>
    <w:rsid w:val="00CC5EAA"/>
    <w:rsid w:val="00CC603B"/>
    <w:rsid w:val="00CC7172"/>
    <w:rsid w:val="00CC7766"/>
    <w:rsid w:val="00CC79D0"/>
    <w:rsid w:val="00CC7A42"/>
    <w:rsid w:val="00CC7BA1"/>
    <w:rsid w:val="00CD0190"/>
    <w:rsid w:val="00CD04F1"/>
    <w:rsid w:val="00CD08B4"/>
    <w:rsid w:val="00CD0BA7"/>
    <w:rsid w:val="00CD0BBD"/>
    <w:rsid w:val="00CD2512"/>
    <w:rsid w:val="00CD2A7B"/>
    <w:rsid w:val="00CD2DDE"/>
    <w:rsid w:val="00CD32E2"/>
    <w:rsid w:val="00CD3404"/>
    <w:rsid w:val="00CD383E"/>
    <w:rsid w:val="00CD3930"/>
    <w:rsid w:val="00CD3E9D"/>
    <w:rsid w:val="00CD4018"/>
    <w:rsid w:val="00CD4019"/>
    <w:rsid w:val="00CD41E1"/>
    <w:rsid w:val="00CD44DA"/>
    <w:rsid w:val="00CD47DC"/>
    <w:rsid w:val="00CD4B18"/>
    <w:rsid w:val="00CD4E1C"/>
    <w:rsid w:val="00CD5494"/>
    <w:rsid w:val="00CD57E0"/>
    <w:rsid w:val="00CD5810"/>
    <w:rsid w:val="00CD598C"/>
    <w:rsid w:val="00CD5F81"/>
    <w:rsid w:val="00CD62E0"/>
    <w:rsid w:val="00CD6469"/>
    <w:rsid w:val="00CD6B4A"/>
    <w:rsid w:val="00CD7027"/>
    <w:rsid w:val="00CD7280"/>
    <w:rsid w:val="00CD7353"/>
    <w:rsid w:val="00CD7516"/>
    <w:rsid w:val="00CD788A"/>
    <w:rsid w:val="00CD79A4"/>
    <w:rsid w:val="00CD7CA2"/>
    <w:rsid w:val="00CE02FE"/>
    <w:rsid w:val="00CE038D"/>
    <w:rsid w:val="00CE052F"/>
    <w:rsid w:val="00CE06CE"/>
    <w:rsid w:val="00CE087F"/>
    <w:rsid w:val="00CE0FE3"/>
    <w:rsid w:val="00CE101F"/>
    <w:rsid w:val="00CE10EC"/>
    <w:rsid w:val="00CE124E"/>
    <w:rsid w:val="00CE1376"/>
    <w:rsid w:val="00CE1650"/>
    <w:rsid w:val="00CE1C23"/>
    <w:rsid w:val="00CE1C31"/>
    <w:rsid w:val="00CE2101"/>
    <w:rsid w:val="00CE244B"/>
    <w:rsid w:val="00CE24F2"/>
    <w:rsid w:val="00CE2591"/>
    <w:rsid w:val="00CE2A3A"/>
    <w:rsid w:val="00CE3073"/>
    <w:rsid w:val="00CE31F0"/>
    <w:rsid w:val="00CE3998"/>
    <w:rsid w:val="00CE3A3D"/>
    <w:rsid w:val="00CE3A93"/>
    <w:rsid w:val="00CE3A94"/>
    <w:rsid w:val="00CE3D7E"/>
    <w:rsid w:val="00CE4468"/>
    <w:rsid w:val="00CE48E3"/>
    <w:rsid w:val="00CE4904"/>
    <w:rsid w:val="00CE4AAA"/>
    <w:rsid w:val="00CE4ACF"/>
    <w:rsid w:val="00CE4C77"/>
    <w:rsid w:val="00CE4F1D"/>
    <w:rsid w:val="00CE53FD"/>
    <w:rsid w:val="00CE5659"/>
    <w:rsid w:val="00CE5827"/>
    <w:rsid w:val="00CE58FB"/>
    <w:rsid w:val="00CE5ADD"/>
    <w:rsid w:val="00CE5C12"/>
    <w:rsid w:val="00CE5D80"/>
    <w:rsid w:val="00CE66D6"/>
    <w:rsid w:val="00CE7038"/>
    <w:rsid w:val="00CE7258"/>
    <w:rsid w:val="00CE72A1"/>
    <w:rsid w:val="00CE7577"/>
    <w:rsid w:val="00CE781A"/>
    <w:rsid w:val="00CE78C0"/>
    <w:rsid w:val="00CE7FD3"/>
    <w:rsid w:val="00CF00EE"/>
    <w:rsid w:val="00CF0456"/>
    <w:rsid w:val="00CF07BD"/>
    <w:rsid w:val="00CF155D"/>
    <w:rsid w:val="00CF1BA2"/>
    <w:rsid w:val="00CF1D35"/>
    <w:rsid w:val="00CF1FF7"/>
    <w:rsid w:val="00CF2034"/>
    <w:rsid w:val="00CF237C"/>
    <w:rsid w:val="00CF238E"/>
    <w:rsid w:val="00CF2464"/>
    <w:rsid w:val="00CF2618"/>
    <w:rsid w:val="00CF2DF1"/>
    <w:rsid w:val="00CF2E78"/>
    <w:rsid w:val="00CF2F5B"/>
    <w:rsid w:val="00CF2FE6"/>
    <w:rsid w:val="00CF39C9"/>
    <w:rsid w:val="00CF3B0D"/>
    <w:rsid w:val="00CF41CF"/>
    <w:rsid w:val="00CF46E7"/>
    <w:rsid w:val="00CF495C"/>
    <w:rsid w:val="00CF4C27"/>
    <w:rsid w:val="00CF4D68"/>
    <w:rsid w:val="00CF5344"/>
    <w:rsid w:val="00CF54D7"/>
    <w:rsid w:val="00CF5C06"/>
    <w:rsid w:val="00CF628C"/>
    <w:rsid w:val="00CF6410"/>
    <w:rsid w:val="00CF65CD"/>
    <w:rsid w:val="00CF6ABE"/>
    <w:rsid w:val="00CF6BBB"/>
    <w:rsid w:val="00CF729E"/>
    <w:rsid w:val="00CF734C"/>
    <w:rsid w:val="00CF78A1"/>
    <w:rsid w:val="00CF7B87"/>
    <w:rsid w:val="00D005EF"/>
    <w:rsid w:val="00D0078E"/>
    <w:rsid w:val="00D00866"/>
    <w:rsid w:val="00D00867"/>
    <w:rsid w:val="00D00B0F"/>
    <w:rsid w:val="00D00BCC"/>
    <w:rsid w:val="00D00DDC"/>
    <w:rsid w:val="00D00FDA"/>
    <w:rsid w:val="00D010B1"/>
    <w:rsid w:val="00D0117F"/>
    <w:rsid w:val="00D01845"/>
    <w:rsid w:val="00D01FB3"/>
    <w:rsid w:val="00D02229"/>
    <w:rsid w:val="00D022E7"/>
    <w:rsid w:val="00D026B5"/>
    <w:rsid w:val="00D02982"/>
    <w:rsid w:val="00D02DD2"/>
    <w:rsid w:val="00D030A7"/>
    <w:rsid w:val="00D033A5"/>
    <w:rsid w:val="00D03830"/>
    <w:rsid w:val="00D039BB"/>
    <w:rsid w:val="00D03BCA"/>
    <w:rsid w:val="00D03D49"/>
    <w:rsid w:val="00D04341"/>
    <w:rsid w:val="00D04A69"/>
    <w:rsid w:val="00D04DE8"/>
    <w:rsid w:val="00D0564B"/>
    <w:rsid w:val="00D062F2"/>
    <w:rsid w:val="00D065C3"/>
    <w:rsid w:val="00D06A38"/>
    <w:rsid w:val="00D0705D"/>
    <w:rsid w:val="00D07384"/>
    <w:rsid w:val="00D07466"/>
    <w:rsid w:val="00D100C1"/>
    <w:rsid w:val="00D10436"/>
    <w:rsid w:val="00D1056E"/>
    <w:rsid w:val="00D10612"/>
    <w:rsid w:val="00D1061D"/>
    <w:rsid w:val="00D10808"/>
    <w:rsid w:val="00D109B9"/>
    <w:rsid w:val="00D10B3A"/>
    <w:rsid w:val="00D11100"/>
    <w:rsid w:val="00D11353"/>
    <w:rsid w:val="00D11468"/>
    <w:rsid w:val="00D1159B"/>
    <w:rsid w:val="00D116A9"/>
    <w:rsid w:val="00D11795"/>
    <w:rsid w:val="00D1199C"/>
    <w:rsid w:val="00D11CE0"/>
    <w:rsid w:val="00D11DD8"/>
    <w:rsid w:val="00D11DE7"/>
    <w:rsid w:val="00D12046"/>
    <w:rsid w:val="00D126C2"/>
    <w:rsid w:val="00D12B7A"/>
    <w:rsid w:val="00D12C4B"/>
    <w:rsid w:val="00D13083"/>
    <w:rsid w:val="00D1328E"/>
    <w:rsid w:val="00D134E7"/>
    <w:rsid w:val="00D13570"/>
    <w:rsid w:val="00D135DA"/>
    <w:rsid w:val="00D136E2"/>
    <w:rsid w:val="00D137C5"/>
    <w:rsid w:val="00D14530"/>
    <w:rsid w:val="00D147C4"/>
    <w:rsid w:val="00D14E4E"/>
    <w:rsid w:val="00D14EEA"/>
    <w:rsid w:val="00D14F8D"/>
    <w:rsid w:val="00D14FFD"/>
    <w:rsid w:val="00D16362"/>
    <w:rsid w:val="00D164DD"/>
    <w:rsid w:val="00D16657"/>
    <w:rsid w:val="00D1699F"/>
    <w:rsid w:val="00D171B9"/>
    <w:rsid w:val="00D1773C"/>
    <w:rsid w:val="00D17964"/>
    <w:rsid w:val="00D17F0C"/>
    <w:rsid w:val="00D20007"/>
    <w:rsid w:val="00D200FB"/>
    <w:rsid w:val="00D20215"/>
    <w:rsid w:val="00D20283"/>
    <w:rsid w:val="00D20C90"/>
    <w:rsid w:val="00D20D48"/>
    <w:rsid w:val="00D20F4A"/>
    <w:rsid w:val="00D2114C"/>
    <w:rsid w:val="00D214F8"/>
    <w:rsid w:val="00D21997"/>
    <w:rsid w:val="00D21E37"/>
    <w:rsid w:val="00D21FC7"/>
    <w:rsid w:val="00D22641"/>
    <w:rsid w:val="00D2281C"/>
    <w:rsid w:val="00D22FDB"/>
    <w:rsid w:val="00D23797"/>
    <w:rsid w:val="00D24249"/>
    <w:rsid w:val="00D257CF"/>
    <w:rsid w:val="00D257D6"/>
    <w:rsid w:val="00D2597F"/>
    <w:rsid w:val="00D25DC5"/>
    <w:rsid w:val="00D2617A"/>
    <w:rsid w:val="00D26311"/>
    <w:rsid w:val="00D26C27"/>
    <w:rsid w:val="00D26FD6"/>
    <w:rsid w:val="00D270C8"/>
    <w:rsid w:val="00D271BE"/>
    <w:rsid w:val="00D27920"/>
    <w:rsid w:val="00D27B0E"/>
    <w:rsid w:val="00D27D57"/>
    <w:rsid w:val="00D27FA2"/>
    <w:rsid w:val="00D305DD"/>
    <w:rsid w:val="00D3093D"/>
    <w:rsid w:val="00D30D10"/>
    <w:rsid w:val="00D30E4C"/>
    <w:rsid w:val="00D30FF9"/>
    <w:rsid w:val="00D31130"/>
    <w:rsid w:val="00D316AC"/>
    <w:rsid w:val="00D3183D"/>
    <w:rsid w:val="00D31C42"/>
    <w:rsid w:val="00D31C51"/>
    <w:rsid w:val="00D31DF2"/>
    <w:rsid w:val="00D31E85"/>
    <w:rsid w:val="00D329F4"/>
    <w:rsid w:val="00D32B21"/>
    <w:rsid w:val="00D32BC3"/>
    <w:rsid w:val="00D32C1D"/>
    <w:rsid w:val="00D330A3"/>
    <w:rsid w:val="00D330BD"/>
    <w:rsid w:val="00D33848"/>
    <w:rsid w:val="00D33952"/>
    <w:rsid w:val="00D3399E"/>
    <w:rsid w:val="00D33F00"/>
    <w:rsid w:val="00D3432A"/>
    <w:rsid w:val="00D343CE"/>
    <w:rsid w:val="00D345EE"/>
    <w:rsid w:val="00D349B4"/>
    <w:rsid w:val="00D34AA6"/>
    <w:rsid w:val="00D34F49"/>
    <w:rsid w:val="00D35921"/>
    <w:rsid w:val="00D35C68"/>
    <w:rsid w:val="00D35CAA"/>
    <w:rsid w:val="00D35FCE"/>
    <w:rsid w:val="00D35FE0"/>
    <w:rsid w:val="00D36132"/>
    <w:rsid w:val="00D36287"/>
    <w:rsid w:val="00D36D18"/>
    <w:rsid w:val="00D36E21"/>
    <w:rsid w:val="00D36E68"/>
    <w:rsid w:val="00D36EB7"/>
    <w:rsid w:val="00D372A2"/>
    <w:rsid w:val="00D372EB"/>
    <w:rsid w:val="00D37A40"/>
    <w:rsid w:val="00D37CB3"/>
    <w:rsid w:val="00D37DE2"/>
    <w:rsid w:val="00D4003F"/>
    <w:rsid w:val="00D401BE"/>
    <w:rsid w:val="00D41193"/>
    <w:rsid w:val="00D413AB"/>
    <w:rsid w:val="00D415D3"/>
    <w:rsid w:val="00D41726"/>
    <w:rsid w:val="00D41A02"/>
    <w:rsid w:val="00D41D5B"/>
    <w:rsid w:val="00D41FC4"/>
    <w:rsid w:val="00D4225A"/>
    <w:rsid w:val="00D422B7"/>
    <w:rsid w:val="00D422F9"/>
    <w:rsid w:val="00D42401"/>
    <w:rsid w:val="00D42959"/>
    <w:rsid w:val="00D43103"/>
    <w:rsid w:val="00D435DD"/>
    <w:rsid w:val="00D436A1"/>
    <w:rsid w:val="00D4376E"/>
    <w:rsid w:val="00D43900"/>
    <w:rsid w:val="00D43BAB"/>
    <w:rsid w:val="00D43E34"/>
    <w:rsid w:val="00D44126"/>
    <w:rsid w:val="00D4423B"/>
    <w:rsid w:val="00D444EC"/>
    <w:rsid w:val="00D445FE"/>
    <w:rsid w:val="00D447AF"/>
    <w:rsid w:val="00D44952"/>
    <w:rsid w:val="00D44F44"/>
    <w:rsid w:val="00D45052"/>
    <w:rsid w:val="00D452DE"/>
    <w:rsid w:val="00D453EA"/>
    <w:rsid w:val="00D459CF"/>
    <w:rsid w:val="00D465B1"/>
    <w:rsid w:val="00D46B00"/>
    <w:rsid w:val="00D46B2D"/>
    <w:rsid w:val="00D46D99"/>
    <w:rsid w:val="00D46FDB"/>
    <w:rsid w:val="00D477BE"/>
    <w:rsid w:val="00D47BBA"/>
    <w:rsid w:val="00D47BEC"/>
    <w:rsid w:val="00D506F1"/>
    <w:rsid w:val="00D50E26"/>
    <w:rsid w:val="00D50ED1"/>
    <w:rsid w:val="00D50F82"/>
    <w:rsid w:val="00D5101A"/>
    <w:rsid w:val="00D5152B"/>
    <w:rsid w:val="00D5174F"/>
    <w:rsid w:val="00D51F22"/>
    <w:rsid w:val="00D51F39"/>
    <w:rsid w:val="00D51F50"/>
    <w:rsid w:val="00D51FD9"/>
    <w:rsid w:val="00D523E5"/>
    <w:rsid w:val="00D52580"/>
    <w:rsid w:val="00D5309A"/>
    <w:rsid w:val="00D531FB"/>
    <w:rsid w:val="00D53311"/>
    <w:rsid w:val="00D535BA"/>
    <w:rsid w:val="00D538AD"/>
    <w:rsid w:val="00D53CE6"/>
    <w:rsid w:val="00D53D0B"/>
    <w:rsid w:val="00D53E21"/>
    <w:rsid w:val="00D542BB"/>
    <w:rsid w:val="00D54757"/>
    <w:rsid w:val="00D54B06"/>
    <w:rsid w:val="00D54C47"/>
    <w:rsid w:val="00D54DE0"/>
    <w:rsid w:val="00D5500E"/>
    <w:rsid w:val="00D550F1"/>
    <w:rsid w:val="00D55558"/>
    <w:rsid w:val="00D556C5"/>
    <w:rsid w:val="00D55836"/>
    <w:rsid w:val="00D5690B"/>
    <w:rsid w:val="00D569BC"/>
    <w:rsid w:val="00D56A06"/>
    <w:rsid w:val="00D56E7E"/>
    <w:rsid w:val="00D56E8E"/>
    <w:rsid w:val="00D57470"/>
    <w:rsid w:val="00D5780A"/>
    <w:rsid w:val="00D605EB"/>
    <w:rsid w:val="00D60E5D"/>
    <w:rsid w:val="00D614ED"/>
    <w:rsid w:val="00D61865"/>
    <w:rsid w:val="00D618BF"/>
    <w:rsid w:val="00D61ECA"/>
    <w:rsid w:val="00D61ED8"/>
    <w:rsid w:val="00D61F5B"/>
    <w:rsid w:val="00D61F7A"/>
    <w:rsid w:val="00D6221C"/>
    <w:rsid w:val="00D6277D"/>
    <w:rsid w:val="00D62C00"/>
    <w:rsid w:val="00D62C26"/>
    <w:rsid w:val="00D62CDB"/>
    <w:rsid w:val="00D62D25"/>
    <w:rsid w:val="00D62E09"/>
    <w:rsid w:val="00D62F50"/>
    <w:rsid w:val="00D6334B"/>
    <w:rsid w:val="00D63597"/>
    <w:rsid w:val="00D63878"/>
    <w:rsid w:val="00D63922"/>
    <w:rsid w:val="00D63C08"/>
    <w:rsid w:val="00D63CF3"/>
    <w:rsid w:val="00D63EC2"/>
    <w:rsid w:val="00D64B44"/>
    <w:rsid w:val="00D64BD2"/>
    <w:rsid w:val="00D64C44"/>
    <w:rsid w:val="00D65374"/>
    <w:rsid w:val="00D6540E"/>
    <w:rsid w:val="00D6585E"/>
    <w:rsid w:val="00D65AB5"/>
    <w:rsid w:val="00D65F38"/>
    <w:rsid w:val="00D66266"/>
    <w:rsid w:val="00D662B6"/>
    <w:rsid w:val="00D664EF"/>
    <w:rsid w:val="00D665EC"/>
    <w:rsid w:val="00D66CA4"/>
    <w:rsid w:val="00D66D49"/>
    <w:rsid w:val="00D67347"/>
    <w:rsid w:val="00D7078A"/>
    <w:rsid w:val="00D708C7"/>
    <w:rsid w:val="00D71055"/>
    <w:rsid w:val="00D7150E"/>
    <w:rsid w:val="00D71708"/>
    <w:rsid w:val="00D72099"/>
    <w:rsid w:val="00D722C1"/>
    <w:rsid w:val="00D724E0"/>
    <w:rsid w:val="00D72696"/>
    <w:rsid w:val="00D72734"/>
    <w:rsid w:val="00D7287D"/>
    <w:rsid w:val="00D728FC"/>
    <w:rsid w:val="00D72928"/>
    <w:rsid w:val="00D73276"/>
    <w:rsid w:val="00D732BB"/>
    <w:rsid w:val="00D73333"/>
    <w:rsid w:val="00D734C2"/>
    <w:rsid w:val="00D737A8"/>
    <w:rsid w:val="00D73902"/>
    <w:rsid w:val="00D73D32"/>
    <w:rsid w:val="00D73E50"/>
    <w:rsid w:val="00D74170"/>
    <w:rsid w:val="00D7425C"/>
    <w:rsid w:val="00D744C9"/>
    <w:rsid w:val="00D74C94"/>
    <w:rsid w:val="00D74DF3"/>
    <w:rsid w:val="00D75202"/>
    <w:rsid w:val="00D754C8"/>
    <w:rsid w:val="00D7563C"/>
    <w:rsid w:val="00D75714"/>
    <w:rsid w:val="00D75A26"/>
    <w:rsid w:val="00D75B24"/>
    <w:rsid w:val="00D760B8"/>
    <w:rsid w:val="00D76313"/>
    <w:rsid w:val="00D76BB5"/>
    <w:rsid w:val="00D774FB"/>
    <w:rsid w:val="00D77725"/>
    <w:rsid w:val="00D77D85"/>
    <w:rsid w:val="00D80362"/>
    <w:rsid w:val="00D8069A"/>
    <w:rsid w:val="00D80828"/>
    <w:rsid w:val="00D8101A"/>
    <w:rsid w:val="00D81373"/>
    <w:rsid w:val="00D81384"/>
    <w:rsid w:val="00D814C1"/>
    <w:rsid w:val="00D81C4F"/>
    <w:rsid w:val="00D81C58"/>
    <w:rsid w:val="00D8206A"/>
    <w:rsid w:val="00D8231A"/>
    <w:rsid w:val="00D82497"/>
    <w:rsid w:val="00D825FA"/>
    <w:rsid w:val="00D8299B"/>
    <w:rsid w:val="00D83010"/>
    <w:rsid w:val="00D83079"/>
    <w:rsid w:val="00D8360C"/>
    <w:rsid w:val="00D8365B"/>
    <w:rsid w:val="00D836E7"/>
    <w:rsid w:val="00D83A94"/>
    <w:rsid w:val="00D83B9C"/>
    <w:rsid w:val="00D83D0C"/>
    <w:rsid w:val="00D83E1F"/>
    <w:rsid w:val="00D840F5"/>
    <w:rsid w:val="00D841D7"/>
    <w:rsid w:val="00D84419"/>
    <w:rsid w:val="00D84549"/>
    <w:rsid w:val="00D84977"/>
    <w:rsid w:val="00D849FE"/>
    <w:rsid w:val="00D84C5C"/>
    <w:rsid w:val="00D852C2"/>
    <w:rsid w:val="00D8547E"/>
    <w:rsid w:val="00D854DF"/>
    <w:rsid w:val="00D8565D"/>
    <w:rsid w:val="00D85890"/>
    <w:rsid w:val="00D860A9"/>
    <w:rsid w:val="00D8657C"/>
    <w:rsid w:val="00D867F9"/>
    <w:rsid w:val="00D86866"/>
    <w:rsid w:val="00D869DC"/>
    <w:rsid w:val="00D8704D"/>
    <w:rsid w:val="00D87596"/>
    <w:rsid w:val="00D875A1"/>
    <w:rsid w:val="00D8765C"/>
    <w:rsid w:val="00D900C8"/>
    <w:rsid w:val="00D90995"/>
    <w:rsid w:val="00D9132F"/>
    <w:rsid w:val="00D91477"/>
    <w:rsid w:val="00D915B1"/>
    <w:rsid w:val="00D917B9"/>
    <w:rsid w:val="00D91A84"/>
    <w:rsid w:val="00D91B85"/>
    <w:rsid w:val="00D91E06"/>
    <w:rsid w:val="00D927CB"/>
    <w:rsid w:val="00D92958"/>
    <w:rsid w:val="00D929C7"/>
    <w:rsid w:val="00D92DB3"/>
    <w:rsid w:val="00D937B8"/>
    <w:rsid w:val="00D93ED7"/>
    <w:rsid w:val="00D94307"/>
    <w:rsid w:val="00D94343"/>
    <w:rsid w:val="00D9444A"/>
    <w:rsid w:val="00D94E51"/>
    <w:rsid w:val="00D94EDF"/>
    <w:rsid w:val="00D94FE7"/>
    <w:rsid w:val="00D9539A"/>
    <w:rsid w:val="00D9596C"/>
    <w:rsid w:val="00D95C6E"/>
    <w:rsid w:val="00D95ECE"/>
    <w:rsid w:val="00D95F34"/>
    <w:rsid w:val="00D961D4"/>
    <w:rsid w:val="00D964A6"/>
    <w:rsid w:val="00D9688B"/>
    <w:rsid w:val="00D96D3F"/>
    <w:rsid w:val="00D96E45"/>
    <w:rsid w:val="00D973AF"/>
    <w:rsid w:val="00D97407"/>
    <w:rsid w:val="00D975A0"/>
    <w:rsid w:val="00D97645"/>
    <w:rsid w:val="00D977D6"/>
    <w:rsid w:val="00D977FA"/>
    <w:rsid w:val="00D97F95"/>
    <w:rsid w:val="00DA0335"/>
    <w:rsid w:val="00DA0477"/>
    <w:rsid w:val="00DA079F"/>
    <w:rsid w:val="00DA087A"/>
    <w:rsid w:val="00DA0997"/>
    <w:rsid w:val="00DA09F6"/>
    <w:rsid w:val="00DA0AF2"/>
    <w:rsid w:val="00DA0E3A"/>
    <w:rsid w:val="00DA0E7B"/>
    <w:rsid w:val="00DA0F3E"/>
    <w:rsid w:val="00DA14AB"/>
    <w:rsid w:val="00DA168F"/>
    <w:rsid w:val="00DA18F6"/>
    <w:rsid w:val="00DA19BA"/>
    <w:rsid w:val="00DA1D80"/>
    <w:rsid w:val="00DA23CA"/>
    <w:rsid w:val="00DA2A8D"/>
    <w:rsid w:val="00DA2DBA"/>
    <w:rsid w:val="00DA2FA1"/>
    <w:rsid w:val="00DA3300"/>
    <w:rsid w:val="00DA35EA"/>
    <w:rsid w:val="00DA3650"/>
    <w:rsid w:val="00DA3851"/>
    <w:rsid w:val="00DA40D3"/>
    <w:rsid w:val="00DA4109"/>
    <w:rsid w:val="00DA4564"/>
    <w:rsid w:val="00DA4C83"/>
    <w:rsid w:val="00DA58C2"/>
    <w:rsid w:val="00DA59C7"/>
    <w:rsid w:val="00DA5B66"/>
    <w:rsid w:val="00DA5F46"/>
    <w:rsid w:val="00DA6104"/>
    <w:rsid w:val="00DA651E"/>
    <w:rsid w:val="00DA673A"/>
    <w:rsid w:val="00DA7078"/>
    <w:rsid w:val="00DA7221"/>
    <w:rsid w:val="00DA7568"/>
    <w:rsid w:val="00DA7842"/>
    <w:rsid w:val="00DA7A77"/>
    <w:rsid w:val="00DB02CD"/>
    <w:rsid w:val="00DB03A6"/>
    <w:rsid w:val="00DB0425"/>
    <w:rsid w:val="00DB05B7"/>
    <w:rsid w:val="00DB0A69"/>
    <w:rsid w:val="00DB10C3"/>
    <w:rsid w:val="00DB1E91"/>
    <w:rsid w:val="00DB2505"/>
    <w:rsid w:val="00DB27AB"/>
    <w:rsid w:val="00DB2978"/>
    <w:rsid w:val="00DB2B88"/>
    <w:rsid w:val="00DB2F42"/>
    <w:rsid w:val="00DB31B7"/>
    <w:rsid w:val="00DB3384"/>
    <w:rsid w:val="00DB339D"/>
    <w:rsid w:val="00DB3526"/>
    <w:rsid w:val="00DB356D"/>
    <w:rsid w:val="00DB3AAC"/>
    <w:rsid w:val="00DB4216"/>
    <w:rsid w:val="00DB4479"/>
    <w:rsid w:val="00DB455E"/>
    <w:rsid w:val="00DB4859"/>
    <w:rsid w:val="00DB4A55"/>
    <w:rsid w:val="00DB4ABB"/>
    <w:rsid w:val="00DB4F92"/>
    <w:rsid w:val="00DB538D"/>
    <w:rsid w:val="00DB56A2"/>
    <w:rsid w:val="00DB5C91"/>
    <w:rsid w:val="00DB5CAB"/>
    <w:rsid w:val="00DB5F30"/>
    <w:rsid w:val="00DB5F6A"/>
    <w:rsid w:val="00DB6213"/>
    <w:rsid w:val="00DB6516"/>
    <w:rsid w:val="00DB6688"/>
    <w:rsid w:val="00DB6DD3"/>
    <w:rsid w:val="00DB6ED5"/>
    <w:rsid w:val="00DB73D7"/>
    <w:rsid w:val="00DB7974"/>
    <w:rsid w:val="00DB7AD1"/>
    <w:rsid w:val="00DB7BFF"/>
    <w:rsid w:val="00DB7E32"/>
    <w:rsid w:val="00DB7F73"/>
    <w:rsid w:val="00DC016C"/>
    <w:rsid w:val="00DC0604"/>
    <w:rsid w:val="00DC0717"/>
    <w:rsid w:val="00DC0B72"/>
    <w:rsid w:val="00DC133A"/>
    <w:rsid w:val="00DC16A8"/>
    <w:rsid w:val="00DC18D8"/>
    <w:rsid w:val="00DC1B80"/>
    <w:rsid w:val="00DC1C5A"/>
    <w:rsid w:val="00DC1E7B"/>
    <w:rsid w:val="00DC21F6"/>
    <w:rsid w:val="00DC2348"/>
    <w:rsid w:val="00DC23B9"/>
    <w:rsid w:val="00DC2491"/>
    <w:rsid w:val="00DC2666"/>
    <w:rsid w:val="00DC2707"/>
    <w:rsid w:val="00DC288F"/>
    <w:rsid w:val="00DC2EAD"/>
    <w:rsid w:val="00DC3013"/>
    <w:rsid w:val="00DC308B"/>
    <w:rsid w:val="00DC30CE"/>
    <w:rsid w:val="00DC3137"/>
    <w:rsid w:val="00DC36DA"/>
    <w:rsid w:val="00DC399E"/>
    <w:rsid w:val="00DC40C3"/>
    <w:rsid w:val="00DC4355"/>
    <w:rsid w:val="00DC4A94"/>
    <w:rsid w:val="00DC4C87"/>
    <w:rsid w:val="00DC4D59"/>
    <w:rsid w:val="00DC4DD9"/>
    <w:rsid w:val="00DC4F65"/>
    <w:rsid w:val="00DC4FF3"/>
    <w:rsid w:val="00DC5948"/>
    <w:rsid w:val="00DC59DA"/>
    <w:rsid w:val="00DC59F3"/>
    <w:rsid w:val="00DC5E14"/>
    <w:rsid w:val="00DC5F0D"/>
    <w:rsid w:val="00DC5FBF"/>
    <w:rsid w:val="00DC622D"/>
    <w:rsid w:val="00DC62E8"/>
    <w:rsid w:val="00DC638C"/>
    <w:rsid w:val="00DC67CC"/>
    <w:rsid w:val="00DC6A1D"/>
    <w:rsid w:val="00DC6B48"/>
    <w:rsid w:val="00DC6C6C"/>
    <w:rsid w:val="00DC6D42"/>
    <w:rsid w:val="00DC6DED"/>
    <w:rsid w:val="00DC6EA3"/>
    <w:rsid w:val="00DC6FF3"/>
    <w:rsid w:val="00DC7194"/>
    <w:rsid w:val="00DC7470"/>
    <w:rsid w:val="00DD00F0"/>
    <w:rsid w:val="00DD0182"/>
    <w:rsid w:val="00DD04DA"/>
    <w:rsid w:val="00DD0580"/>
    <w:rsid w:val="00DD06DA"/>
    <w:rsid w:val="00DD0E8F"/>
    <w:rsid w:val="00DD11F7"/>
    <w:rsid w:val="00DD13E7"/>
    <w:rsid w:val="00DD1983"/>
    <w:rsid w:val="00DD1C2C"/>
    <w:rsid w:val="00DD1D73"/>
    <w:rsid w:val="00DD25EF"/>
    <w:rsid w:val="00DD2978"/>
    <w:rsid w:val="00DD29C9"/>
    <w:rsid w:val="00DD2AEE"/>
    <w:rsid w:val="00DD2D0F"/>
    <w:rsid w:val="00DD2F6C"/>
    <w:rsid w:val="00DD31CD"/>
    <w:rsid w:val="00DD34A1"/>
    <w:rsid w:val="00DD38E7"/>
    <w:rsid w:val="00DD3960"/>
    <w:rsid w:val="00DD4097"/>
    <w:rsid w:val="00DD41A4"/>
    <w:rsid w:val="00DD498F"/>
    <w:rsid w:val="00DD49D2"/>
    <w:rsid w:val="00DD4BF7"/>
    <w:rsid w:val="00DD4DFC"/>
    <w:rsid w:val="00DD5428"/>
    <w:rsid w:val="00DD5482"/>
    <w:rsid w:val="00DD5777"/>
    <w:rsid w:val="00DD59EC"/>
    <w:rsid w:val="00DD5CEF"/>
    <w:rsid w:val="00DD676F"/>
    <w:rsid w:val="00DD6775"/>
    <w:rsid w:val="00DD67D4"/>
    <w:rsid w:val="00DD6837"/>
    <w:rsid w:val="00DD6A2C"/>
    <w:rsid w:val="00DD6C51"/>
    <w:rsid w:val="00DD6D8A"/>
    <w:rsid w:val="00DD6F6B"/>
    <w:rsid w:val="00DD7006"/>
    <w:rsid w:val="00DD7168"/>
    <w:rsid w:val="00DD73CF"/>
    <w:rsid w:val="00DD779A"/>
    <w:rsid w:val="00DD77AA"/>
    <w:rsid w:val="00DD7810"/>
    <w:rsid w:val="00DD7AEA"/>
    <w:rsid w:val="00DD7CF2"/>
    <w:rsid w:val="00DD7D99"/>
    <w:rsid w:val="00DD7DBF"/>
    <w:rsid w:val="00DD7FC5"/>
    <w:rsid w:val="00DE013E"/>
    <w:rsid w:val="00DE01D5"/>
    <w:rsid w:val="00DE037E"/>
    <w:rsid w:val="00DE062F"/>
    <w:rsid w:val="00DE0668"/>
    <w:rsid w:val="00DE0965"/>
    <w:rsid w:val="00DE0FD6"/>
    <w:rsid w:val="00DE108C"/>
    <w:rsid w:val="00DE136C"/>
    <w:rsid w:val="00DE184B"/>
    <w:rsid w:val="00DE1911"/>
    <w:rsid w:val="00DE1A86"/>
    <w:rsid w:val="00DE1B59"/>
    <w:rsid w:val="00DE2806"/>
    <w:rsid w:val="00DE2830"/>
    <w:rsid w:val="00DE2B07"/>
    <w:rsid w:val="00DE2B74"/>
    <w:rsid w:val="00DE2DE2"/>
    <w:rsid w:val="00DE2F3A"/>
    <w:rsid w:val="00DE2FD4"/>
    <w:rsid w:val="00DE2FDD"/>
    <w:rsid w:val="00DE30D3"/>
    <w:rsid w:val="00DE3751"/>
    <w:rsid w:val="00DE3AFC"/>
    <w:rsid w:val="00DE3F5D"/>
    <w:rsid w:val="00DE411E"/>
    <w:rsid w:val="00DE476B"/>
    <w:rsid w:val="00DE48E0"/>
    <w:rsid w:val="00DE4E13"/>
    <w:rsid w:val="00DE4E62"/>
    <w:rsid w:val="00DE4ECB"/>
    <w:rsid w:val="00DE52EF"/>
    <w:rsid w:val="00DE548B"/>
    <w:rsid w:val="00DE55BB"/>
    <w:rsid w:val="00DE58E7"/>
    <w:rsid w:val="00DE59B4"/>
    <w:rsid w:val="00DE59CF"/>
    <w:rsid w:val="00DE5B76"/>
    <w:rsid w:val="00DE630C"/>
    <w:rsid w:val="00DE66AF"/>
    <w:rsid w:val="00DE6A57"/>
    <w:rsid w:val="00DE6C6C"/>
    <w:rsid w:val="00DE6C84"/>
    <w:rsid w:val="00DE6D8F"/>
    <w:rsid w:val="00DE6EE5"/>
    <w:rsid w:val="00DE7385"/>
    <w:rsid w:val="00DE779E"/>
    <w:rsid w:val="00DE79F7"/>
    <w:rsid w:val="00DE7A4E"/>
    <w:rsid w:val="00DF005D"/>
    <w:rsid w:val="00DF00A1"/>
    <w:rsid w:val="00DF03CD"/>
    <w:rsid w:val="00DF04E0"/>
    <w:rsid w:val="00DF0566"/>
    <w:rsid w:val="00DF05E6"/>
    <w:rsid w:val="00DF086B"/>
    <w:rsid w:val="00DF0896"/>
    <w:rsid w:val="00DF09D9"/>
    <w:rsid w:val="00DF0B6D"/>
    <w:rsid w:val="00DF0CD5"/>
    <w:rsid w:val="00DF1143"/>
    <w:rsid w:val="00DF11EC"/>
    <w:rsid w:val="00DF1CF7"/>
    <w:rsid w:val="00DF1E4A"/>
    <w:rsid w:val="00DF1F6A"/>
    <w:rsid w:val="00DF1FB7"/>
    <w:rsid w:val="00DF2685"/>
    <w:rsid w:val="00DF26A7"/>
    <w:rsid w:val="00DF26B1"/>
    <w:rsid w:val="00DF26EC"/>
    <w:rsid w:val="00DF2A7A"/>
    <w:rsid w:val="00DF2D6A"/>
    <w:rsid w:val="00DF2DD4"/>
    <w:rsid w:val="00DF30E7"/>
    <w:rsid w:val="00DF3367"/>
    <w:rsid w:val="00DF3549"/>
    <w:rsid w:val="00DF3551"/>
    <w:rsid w:val="00DF365E"/>
    <w:rsid w:val="00DF3723"/>
    <w:rsid w:val="00DF3829"/>
    <w:rsid w:val="00DF38BD"/>
    <w:rsid w:val="00DF3963"/>
    <w:rsid w:val="00DF3A00"/>
    <w:rsid w:val="00DF3C7B"/>
    <w:rsid w:val="00DF4384"/>
    <w:rsid w:val="00DF480B"/>
    <w:rsid w:val="00DF48A7"/>
    <w:rsid w:val="00DF5722"/>
    <w:rsid w:val="00DF5790"/>
    <w:rsid w:val="00DF5958"/>
    <w:rsid w:val="00DF5A7A"/>
    <w:rsid w:val="00DF5CA3"/>
    <w:rsid w:val="00DF5D73"/>
    <w:rsid w:val="00DF622C"/>
    <w:rsid w:val="00DF62A2"/>
    <w:rsid w:val="00DF64EC"/>
    <w:rsid w:val="00DF6687"/>
    <w:rsid w:val="00DF6861"/>
    <w:rsid w:val="00DF6DF4"/>
    <w:rsid w:val="00DF7065"/>
    <w:rsid w:val="00DF737D"/>
    <w:rsid w:val="00DF7728"/>
    <w:rsid w:val="00DF7942"/>
    <w:rsid w:val="00DF7D33"/>
    <w:rsid w:val="00DF7E32"/>
    <w:rsid w:val="00DF7E51"/>
    <w:rsid w:val="00DF7F5E"/>
    <w:rsid w:val="00E0023B"/>
    <w:rsid w:val="00E002E5"/>
    <w:rsid w:val="00E00AAD"/>
    <w:rsid w:val="00E0121C"/>
    <w:rsid w:val="00E01DF9"/>
    <w:rsid w:val="00E01F67"/>
    <w:rsid w:val="00E01F6D"/>
    <w:rsid w:val="00E0213F"/>
    <w:rsid w:val="00E02509"/>
    <w:rsid w:val="00E0284C"/>
    <w:rsid w:val="00E029EB"/>
    <w:rsid w:val="00E02B9B"/>
    <w:rsid w:val="00E02F67"/>
    <w:rsid w:val="00E02FEA"/>
    <w:rsid w:val="00E035D5"/>
    <w:rsid w:val="00E036F6"/>
    <w:rsid w:val="00E03B5C"/>
    <w:rsid w:val="00E040E5"/>
    <w:rsid w:val="00E0453C"/>
    <w:rsid w:val="00E04E86"/>
    <w:rsid w:val="00E04FBF"/>
    <w:rsid w:val="00E056E9"/>
    <w:rsid w:val="00E0596B"/>
    <w:rsid w:val="00E05EE9"/>
    <w:rsid w:val="00E064E8"/>
    <w:rsid w:val="00E067A9"/>
    <w:rsid w:val="00E06D7A"/>
    <w:rsid w:val="00E06E74"/>
    <w:rsid w:val="00E06F91"/>
    <w:rsid w:val="00E06FBA"/>
    <w:rsid w:val="00E07253"/>
    <w:rsid w:val="00E07969"/>
    <w:rsid w:val="00E07E1E"/>
    <w:rsid w:val="00E10099"/>
    <w:rsid w:val="00E105BC"/>
    <w:rsid w:val="00E10740"/>
    <w:rsid w:val="00E10AD7"/>
    <w:rsid w:val="00E10BAC"/>
    <w:rsid w:val="00E10D57"/>
    <w:rsid w:val="00E10E95"/>
    <w:rsid w:val="00E11121"/>
    <w:rsid w:val="00E11216"/>
    <w:rsid w:val="00E11450"/>
    <w:rsid w:val="00E115AF"/>
    <w:rsid w:val="00E11BEC"/>
    <w:rsid w:val="00E11DE9"/>
    <w:rsid w:val="00E11DEC"/>
    <w:rsid w:val="00E11EA7"/>
    <w:rsid w:val="00E1223F"/>
    <w:rsid w:val="00E12255"/>
    <w:rsid w:val="00E124FC"/>
    <w:rsid w:val="00E12610"/>
    <w:rsid w:val="00E12B7C"/>
    <w:rsid w:val="00E12CE1"/>
    <w:rsid w:val="00E1324C"/>
    <w:rsid w:val="00E13480"/>
    <w:rsid w:val="00E134CF"/>
    <w:rsid w:val="00E1360F"/>
    <w:rsid w:val="00E13FBA"/>
    <w:rsid w:val="00E14350"/>
    <w:rsid w:val="00E143C6"/>
    <w:rsid w:val="00E14FA4"/>
    <w:rsid w:val="00E15018"/>
    <w:rsid w:val="00E1522F"/>
    <w:rsid w:val="00E15246"/>
    <w:rsid w:val="00E15DA3"/>
    <w:rsid w:val="00E15FE2"/>
    <w:rsid w:val="00E162D6"/>
    <w:rsid w:val="00E16864"/>
    <w:rsid w:val="00E16D79"/>
    <w:rsid w:val="00E1736E"/>
    <w:rsid w:val="00E17475"/>
    <w:rsid w:val="00E1765E"/>
    <w:rsid w:val="00E177E2"/>
    <w:rsid w:val="00E17B10"/>
    <w:rsid w:val="00E17B22"/>
    <w:rsid w:val="00E17E68"/>
    <w:rsid w:val="00E20003"/>
    <w:rsid w:val="00E201B9"/>
    <w:rsid w:val="00E2073E"/>
    <w:rsid w:val="00E21100"/>
    <w:rsid w:val="00E211BE"/>
    <w:rsid w:val="00E215A6"/>
    <w:rsid w:val="00E2194B"/>
    <w:rsid w:val="00E21965"/>
    <w:rsid w:val="00E219F6"/>
    <w:rsid w:val="00E224A7"/>
    <w:rsid w:val="00E22528"/>
    <w:rsid w:val="00E22A18"/>
    <w:rsid w:val="00E22B0E"/>
    <w:rsid w:val="00E22B60"/>
    <w:rsid w:val="00E22DFB"/>
    <w:rsid w:val="00E22FCC"/>
    <w:rsid w:val="00E23221"/>
    <w:rsid w:val="00E232A3"/>
    <w:rsid w:val="00E2382A"/>
    <w:rsid w:val="00E2394E"/>
    <w:rsid w:val="00E2453C"/>
    <w:rsid w:val="00E245DE"/>
    <w:rsid w:val="00E2490B"/>
    <w:rsid w:val="00E24D26"/>
    <w:rsid w:val="00E24F5E"/>
    <w:rsid w:val="00E24FCB"/>
    <w:rsid w:val="00E25001"/>
    <w:rsid w:val="00E250DE"/>
    <w:rsid w:val="00E25158"/>
    <w:rsid w:val="00E2523A"/>
    <w:rsid w:val="00E25308"/>
    <w:rsid w:val="00E253F2"/>
    <w:rsid w:val="00E255E3"/>
    <w:rsid w:val="00E25BC1"/>
    <w:rsid w:val="00E25EEA"/>
    <w:rsid w:val="00E2628B"/>
    <w:rsid w:val="00E26621"/>
    <w:rsid w:val="00E26ACA"/>
    <w:rsid w:val="00E26C0E"/>
    <w:rsid w:val="00E26C7C"/>
    <w:rsid w:val="00E26E3F"/>
    <w:rsid w:val="00E27009"/>
    <w:rsid w:val="00E2721E"/>
    <w:rsid w:val="00E27354"/>
    <w:rsid w:val="00E27484"/>
    <w:rsid w:val="00E277E3"/>
    <w:rsid w:val="00E278C6"/>
    <w:rsid w:val="00E3011D"/>
    <w:rsid w:val="00E3056F"/>
    <w:rsid w:val="00E3066F"/>
    <w:rsid w:val="00E30907"/>
    <w:rsid w:val="00E30951"/>
    <w:rsid w:val="00E30DF6"/>
    <w:rsid w:val="00E310B2"/>
    <w:rsid w:val="00E312BC"/>
    <w:rsid w:val="00E3137D"/>
    <w:rsid w:val="00E31496"/>
    <w:rsid w:val="00E3188A"/>
    <w:rsid w:val="00E318E3"/>
    <w:rsid w:val="00E31A4A"/>
    <w:rsid w:val="00E31AD6"/>
    <w:rsid w:val="00E31BC5"/>
    <w:rsid w:val="00E31F0F"/>
    <w:rsid w:val="00E320D7"/>
    <w:rsid w:val="00E32294"/>
    <w:rsid w:val="00E32573"/>
    <w:rsid w:val="00E325E1"/>
    <w:rsid w:val="00E326AD"/>
    <w:rsid w:val="00E32C51"/>
    <w:rsid w:val="00E33193"/>
    <w:rsid w:val="00E33CE5"/>
    <w:rsid w:val="00E33F45"/>
    <w:rsid w:val="00E34278"/>
    <w:rsid w:val="00E34465"/>
    <w:rsid w:val="00E34569"/>
    <w:rsid w:val="00E3457A"/>
    <w:rsid w:val="00E3489D"/>
    <w:rsid w:val="00E34D4C"/>
    <w:rsid w:val="00E34EB5"/>
    <w:rsid w:val="00E354C6"/>
    <w:rsid w:val="00E357E5"/>
    <w:rsid w:val="00E35825"/>
    <w:rsid w:val="00E358EF"/>
    <w:rsid w:val="00E35B41"/>
    <w:rsid w:val="00E35BBE"/>
    <w:rsid w:val="00E360E2"/>
    <w:rsid w:val="00E362AE"/>
    <w:rsid w:val="00E37109"/>
    <w:rsid w:val="00E37268"/>
    <w:rsid w:val="00E3765B"/>
    <w:rsid w:val="00E37674"/>
    <w:rsid w:val="00E37A02"/>
    <w:rsid w:val="00E37A21"/>
    <w:rsid w:val="00E37CAC"/>
    <w:rsid w:val="00E402B2"/>
    <w:rsid w:val="00E40A15"/>
    <w:rsid w:val="00E40B52"/>
    <w:rsid w:val="00E40D29"/>
    <w:rsid w:val="00E40ECE"/>
    <w:rsid w:val="00E41601"/>
    <w:rsid w:val="00E41B34"/>
    <w:rsid w:val="00E41D29"/>
    <w:rsid w:val="00E41F16"/>
    <w:rsid w:val="00E41FC0"/>
    <w:rsid w:val="00E42AA9"/>
    <w:rsid w:val="00E42D95"/>
    <w:rsid w:val="00E4369B"/>
    <w:rsid w:val="00E436D8"/>
    <w:rsid w:val="00E43ADC"/>
    <w:rsid w:val="00E442D4"/>
    <w:rsid w:val="00E449A8"/>
    <w:rsid w:val="00E449C5"/>
    <w:rsid w:val="00E44BC8"/>
    <w:rsid w:val="00E45087"/>
    <w:rsid w:val="00E451CA"/>
    <w:rsid w:val="00E4540B"/>
    <w:rsid w:val="00E454DF"/>
    <w:rsid w:val="00E4559E"/>
    <w:rsid w:val="00E45681"/>
    <w:rsid w:val="00E4594D"/>
    <w:rsid w:val="00E45ACD"/>
    <w:rsid w:val="00E45AD9"/>
    <w:rsid w:val="00E45C98"/>
    <w:rsid w:val="00E45D12"/>
    <w:rsid w:val="00E46164"/>
    <w:rsid w:val="00E46867"/>
    <w:rsid w:val="00E469CA"/>
    <w:rsid w:val="00E46A4A"/>
    <w:rsid w:val="00E46B08"/>
    <w:rsid w:val="00E46C7A"/>
    <w:rsid w:val="00E46C8E"/>
    <w:rsid w:val="00E46CB7"/>
    <w:rsid w:val="00E46F41"/>
    <w:rsid w:val="00E47B95"/>
    <w:rsid w:val="00E47BAD"/>
    <w:rsid w:val="00E47DD6"/>
    <w:rsid w:val="00E5018C"/>
    <w:rsid w:val="00E5035D"/>
    <w:rsid w:val="00E505BD"/>
    <w:rsid w:val="00E507FA"/>
    <w:rsid w:val="00E50840"/>
    <w:rsid w:val="00E50988"/>
    <w:rsid w:val="00E50BEA"/>
    <w:rsid w:val="00E5106F"/>
    <w:rsid w:val="00E510A3"/>
    <w:rsid w:val="00E512F2"/>
    <w:rsid w:val="00E5183F"/>
    <w:rsid w:val="00E51AB6"/>
    <w:rsid w:val="00E51B8F"/>
    <w:rsid w:val="00E51CBC"/>
    <w:rsid w:val="00E51D91"/>
    <w:rsid w:val="00E51FC5"/>
    <w:rsid w:val="00E52687"/>
    <w:rsid w:val="00E529C1"/>
    <w:rsid w:val="00E52CE8"/>
    <w:rsid w:val="00E5318B"/>
    <w:rsid w:val="00E531B2"/>
    <w:rsid w:val="00E538C5"/>
    <w:rsid w:val="00E53BFB"/>
    <w:rsid w:val="00E53C3B"/>
    <w:rsid w:val="00E5404C"/>
    <w:rsid w:val="00E54201"/>
    <w:rsid w:val="00E54274"/>
    <w:rsid w:val="00E54492"/>
    <w:rsid w:val="00E5475D"/>
    <w:rsid w:val="00E54F73"/>
    <w:rsid w:val="00E553A7"/>
    <w:rsid w:val="00E55772"/>
    <w:rsid w:val="00E55B23"/>
    <w:rsid w:val="00E55E71"/>
    <w:rsid w:val="00E56154"/>
    <w:rsid w:val="00E56DB6"/>
    <w:rsid w:val="00E56E6B"/>
    <w:rsid w:val="00E57078"/>
    <w:rsid w:val="00E57441"/>
    <w:rsid w:val="00E576AC"/>
    <w:rsid w:val="00E57947"/>
    <w:rsid w:val="00E5797B"/>
    <w:rsid w:val="00E605CD"/>
    <w:rsid w:val="00E606F6"/>
    <w:rsid w:val="00E60B03"/>
    <w:rsid w:val="00E60BE4"/>
    <w:rsid w:val="00E610F7"/>
    <w:rsid w:val="00E611D8"/>
    <w:rsid w:val="00E6169F"/>
    <w:rsid w:val="00E616EA"/>
    <w:rsid w:val="00E61936"/>
    <w:rsid w:val="00E61A82"/>
    <w:rsid w:val="00E61EC0"/>
    <w:rsid w:val="00E62106"/>
    <w:rsid w:val="00E62338"/>
    <w:rsid w:val="00E62745"/>
    <w:rsid w:val="00E62B75"/>
    <w:rsid w:val="00E62D26"/>
    <w:rsid w:val="00E62EE5"/>
    <w:rsid w:val="00E631F9"/>
    <w:rsid w:val="00E638A1"/>
    <w:rsid w:val="00E63B14"/>
    <w:rsid w:val="00E63B3B"/>
    <w:rsid w:val="00E63DBA"/>
    <w:rsid w:val="00E63F2A"/>
    <w:rsid w:val="00E6419F"/>
    <w:rsid w:val="00E644E5"/>
    <w:rsid w:val="00E64982"/>
    <w:rsid w:val="00E649B2"/>
    <w:rsid w:val="00E64E0E"/>
    <w:rsid w:val="00E652D0"/>
    <w:rsid w:val="00E6535E"/>
    <w:rsid w:val="00E657D0"/>
    <w:rsid w:val="00E659E4"/>
    <w:rsid w:val="00E65A2A"/>
    <w:rsid w:val="00E65A44"/>
    <w:rsid w:val="00E65A79"/>
    <w:rsid w:val="00E65B42"/>
    <w:rsid w:val="00E6665E"/>
    <w:rsid w:val="00E6670E"/>
    <w:rsid w:val="00E6698E"/>
    <w:rsid w:val="00E66A13"/>
    <w:rsid w:val="00E66A1D"/>
    <w:rsid w:val="00E66A4C"/>
    <w:rsid w:val="00E66AD4"/>
    <w:rsid w:val="00E66E54"/>
    <w:rsid w:val="00E6718A"/>
    <w:rsid w:val="00E675F5"/>
    <w:rsid w:val="00E67657"/>
    <w:rsid w:val="00E67805"/>
    <w:rsid w:val="00E67C3A"/>
    <w:rsid w:val="00E70014"/>
    <w:rsid w:val="00E701CA"/>
    <w:rsid w:val="00E70208"/>
    <w:rsid w:val="00E706C4"/>
    <w:rsid w:val="00E70899"/>
    <w:rsid w:val="00E70F8A"/>
    <w:rsid w:val="00E710AD"/>
    <w:rsid w:val="00E71163"/>
    <w:rsid w:val="00E7144B"/>
    <w:rsid w:val="00E714CA"/>
    <w:rsid w:val="00E715DC"/>
    <w:rsid w:val="00E71883"/>
    <w:rsid w:val="00E71B60"/>
    <w:rsid w:val="00E71F37"/>
    <w:rsid w:val="00E72123"/>
    <w:rsid w:val="00E72298"/>
    <w:rsid w:val="00E7258D"/>
    <w:rsid w:val="00E728FA"/>
    <w:rsid w:val="00E72A8C"/>
    <w:rsid w:val="00E72AFF"/>
    <w:rsid w:val="00E72BE3"/>
    <w:rsid w:val="00E72E6F"/>
    <w:rsid w:val="00E72ECA"/>
    <w:rsid w:val="00E7311A"/>
    <w:rsid w:val="00E7434B"/>
    <w:rsid w:val="00E752B3"/>
    <w:rsid w:val="00E758B7"/>
    <w:rsid w:val="00E759DC"/>
    <w:rsid w:val="00E761B1"/>
    <w:rsid w:val="00E76720"/>
    <w:rsid w:val="00E76CE3"/>
    <w:rsid w:val="00E76E23"/>
    <w:rsid w:val="00E76F15"/>
    <w:rsid w:val="00E770F3"/>
    <w:rsid w:val="00E7735B"/>
    <w:rsid w:val="00E7781D"/>
    <w:rsid w:val="00E7790F"/>
    <w:rsid w:val="00E77D81"/>
    <w:rsid w:val="00E77DD0"/>
    <w:rsid w:val="00E800DA"/>
    <w:rsid w:val="00E801BA"/>
    <w:rsid w:val="00E80326"/>
    <w:rsid w:val="00E8032F"/>
    <w:rsid w:val="00E80475"/>
    <w:rsid w:val="00E807B4"/>
    <w:rsid w:val="00E80CE9"/>
    <w:rsid w:val="00E816DB"/>
    <w:rsid w:val="00E81A26"/>
    <w:rsid w:val="00E81B39"/>
    <w:rsid w:val="00E81DB3"/>
    <w:rsid w:val="00E82126"/>
    <w:rsid w:val="00E82539"/>
    <w:rsid w:val="00E829BC"/>
    <w:rsid w:val="00E829F6"/>
    <w:rsid w:val="00E82A39"/>
    <w:rsid w:val="00E82DF0"/>
    <w:rsid w:val="00E82EEE"/>
    <w:rsid w:val="00E835F5"/>
    <w:rsid w:val="00E83615"/>
    <w:rsid w:val="00E83686"/>
    <w:rsid w:val="00E83885"/>
    <w:rsid w:val="00E83CC7"/>
    <w:rsid w:val="00E83E53"/>
    <w:rsid w:val="00E84094"/>
    <w:rsid w:val="00E841E1"/>
    <w:rsid w:val="00E84269"/>
    <w:rsid w:val="00E84BDD"/>
    <w:rsid w:val="00E84C56"/>
    <w:rsid w:val="00E84ED2"/>
    <w:rsid w:val="00E8504E"/>
    <w:rsid w:val="00E852F3"/>
    <w:rsid w:val="00E85316"/>
    <w:rsid w:val="00E853CD"/>
    <w:rsid w:val="00E861A0"/>
    <w:rsid w:val="00E8631D"/>
    <w:rsid w:val="00E868C2"/>
    <w:rsid w:val="00E86B02"/>
    <w:rsid w:val="00E86DD8"/>
    <w:rsid w:val="00E86F4C"/>
    <w:rsid w:val="00E86FA2"/>
    <w:rsid w:val="00E87151"/>
    <w:rsid w:val="00E87492"/>
    <w:rsid w:val="00E8754E"/>
    <w:rsid w:val="00E87BC4"/>
    <w:rsid w:val="00E87E95"/>
    <w:rsid w:val="00E9070B"/>
    <w:rsid w:val="00E90E68"/>
    <w:rsid w:val="00E910A7"/>
    <w:rsid w:val="00E91105"/>
    <w:rsid w:val="00E91129"/>
    <w:rsid w:val="00E911B4"/>
    <w:rsid w:val="00E911F0"/>
    <w:rsid w:val="00E912C7"/>
    <w:rsid w:val="00E913C4"/>
    <w:rsid w:val="00E91BBA"/>
    <w:rsid w:val="00E9259E"/>
    <w:rsid w:val="00E92BA7"/>
    <w:rsid w:val="00E92EA1"/>
    <w:rsid w:val="00E93160"/>
    <w:rsid w:val="00E93520"/>
    <w:rsid w:val="00E9353E"/>
    <w:rsid w:val="00E937A4"/>
    <w:rsid w:val="00E93A8E"/>
    <w:rsid w:val="00E93F31"/>
    <w:rsid w:val="00E94029"/>
    <w:rsid w:val="00E94216"/>
    <w:rsid w:val="00E945A6"/>
    <w:rsid w:val="00E9466C"/>
    <w:rsid w:val="00E94690"/>
    <w:rsid w:val="00E94811"/>
    <w:rsid w:val="00E94F49"/>
    <w:rsid w:val="00E9524C"/>
    <w:rsid w:val="00E95356"/>
    <w:rsid w:val="00E954E3"/>
    <w:rsid w:val="00E9576D"/>
    <w:rsid w:val="00E95795"/>
    <w:rsid w:val="00E958C9"/>
    <w:rsid w:val="00E95932"/>
    <w:rsid w:val="00E95B4D"/>
    <w:rsid w:val="00E96212"/>
    <w:rsid w:val="00E9663F"/>
    <w:rsid w:val="00E969D0"/>
    <w:rsid w:val="00E969E0"/>
    <w:rsid w:val="00E96CE6"/>
    <w:rsid w:val="00E97288"/>
    <w:rsid w:val="00E97574"/>
    <w:rsid w:val="00E97AD6"/>
    <w:rsid w:val="00E97FAB"/>
    <w:rsid w:val="00EA009A"/>
    <w:rsid w:val="00EA00B7"/>
    <w:rsid w:val="00EA0212"/>
    <w:rsid w:val="00EA0351"/>
    <w:rsid w:val="00EA06BB"/>
    <w:rsid w:val="00EA0B37"/>
    <w:rsid w:val="00EA0B73"/>
    <w:rsid w:val="00EA1130"/>
    <w:rsid w:val="00EA14F1"/>
    <w:rsid w:val="00EA15AC"/>
    <w:rsid w:val="00EA187C"/>
    <w:rsid w:val="00EA19F7"/>
    <w:rsid w:val="00EA1A7F"/>
    <w:rsid w:val="00EA1ABE"/>
    <w:rsid w:val="00EA1C61"/>
    <w:rsid w:val="00EA1EA5"/>
    <w:rsid w:val="00EA25CB"/>
    <w:rsid w:val="00EA267F"/>
    <w:rsid w:val="00EA27A3"/>
    <w:rsid w:val="00EA2801"/>
    <w:rsid w:val="00EA2AEE"/>
    <w:rsid w:val="00EA2DF3"/>
    <w:rsid w:val="00EA2FD9"/>
    <w:rsid w:val="00EA303C"/>
    <w:rsid w:val="00EA3139"/>
    <w:rsid w:val="00EA3525"/>
    <w:rsid w:val="00EA36DC"/>
    <w:rsid w:val="00EA3701"/>
    <w:rsid w:val="00EA3C56"/>
    <w:rsid w:val="00EA4326"/>
    <w:rsid w:val="00EA452E"/>
    <w:rsid w:val="00EA48B4"/>
    <w:rsid w:val="00EA4A51"/>
    <w:rsid w:val="00EA4DD6"/>
    <w:rsid w:val="00EA4E71"/>
    <w:rsid w:val="00EA5814"/>
    <w:rsid w:val="00EA5892"/>
    <w:rsid w:val="00EA5A06"/>
    <w:rsid w:val="00EA5AB0"/>
    <w:rsid w:val="00EA5C79"/>
    <w:rsid w:val="00EA5D4D"/>
    <w:rsid w:val="00EA6155"/>
    <w:rsid w:val="00EA640B"/>
    <w:rsid w:val="00EA661F"/>
    <w:rsid w:val="00EA6852"/>
    <w:rsid w:val="00EA69C3"/>
    <w:rsid w:val="00EA6DBE"/>
    <w:rsid w:val="00EA7025"/>
    <w:rsid w:val="00EA711A"/>
    <w:rsid w:val="00EA7A82"/>
    <w:rsid w:val="00EA7C08"/>
    <w:rsid w:val="00EB009A"/>
    <w:rsid w:val="00EB0427"/>
    <w:rsid w:val="00EB04A2"/>
    <w:rsid w:val="00EB05BA"/>
    <w:rsid w:val="00EB0699"/>
    <w:rsid w:val="00EB0C83"/>
    <w:rsid w:val="00EB0F4B"/>
    <w:rsid w:val="00EB11EA"/>
    <w:rsid w:val="00EB1286"/>
    <w:rsid w:val="00EB1555"/>
    <w:rsid w:val="00EB17B4"/>
    <w:rsid w:val="00EB17C6"/>
    <w:rsid w:val="00EB197E"/>
    <w:rsid w:val="00EB1A79"/>
    <w:rsid w:val="00EB1AA3"/>
    <w:rsid w:val="00EB1D74"/>
    <w:rsid w:val="00EB20CA"/>
    <w:rsid w:val="00EB2856"/>
    <w:rsid w:val="00EB2962"/>
    <w:rsid w:val="00EB29E4"/>
    <w:rsid w:val="00EB2E2C"/>
    <w:rsid w:val="00EB2F58"/>
    <w:rsid w:val="00EB32D4"/>
    <w:rsid w:val="00EB332A"/>
    <w:rsid w:val="00EB3471"/>
    <w:rsid w:val="00EB3886"/>
    <w:rsid w:val="00EB3AD2"/>
    <w:rsid w:val="00EB3CCD"/>
    <w:rsid w:val="00EB40B7"/>
    <w:rsid w:val="00EB49E2"/>
    <w:rsid w:val="00EB4B3A"/>
    <w:rsid w:val="00EB5214"/>
    <w:rsid w:val="00EB5497"/>
    <w:rsid w:val="00EB54AE"/>
    <w:rsid w:val="00EB55F6"/>
    <w:rsid w:val="00EB560D"/>
    <w:rsid w:val="00EB594C"/>
    <w:rsid w:val="00EB5C81"/>
    <w:rsid w:val="00EB5EDA"/>
    <w:rsid w:val="00EB5F6A"/>
    <w:rsid w:val="00EB69E2"/>
    <w:rsid w:val="00EB6B56"/>
    <w:rsid w:val="00EB6EEC"/>
    <w:rsid w:val="00EB6FD0"/>
    <w:rsid w:val="00EB7043"/>
    <w:rsid w:val="00EB7183"/>
    <w:rsid w:val="00EB7B04"/>
    <w:rsid w:val="00EB7B87"/>
    <w:rsid w:val="00EB7D37"/>
    <w:rsid w:val="00EB7F91"/>
    <w:rsid w:val="00EC0485"/>
    <w:rsid w:val="00EC0489"/>
    <w:rsid w:val="00EC05E7"/>
    <w:rsid w:val="00EC0921"/>
    <w:rsid w:val="00EC0DDE"/>
    <w:rsid w:val="00EC0E87"/>
    <w:rsid w:val="00EC177C"/>
    <w:rsid w:val="00EC17BD"/>
    <w:rsid w:val="00EC1ACA"/>
    <w:rsid w:val="00EC217B"/>
    <w:rsid w:val="00EC23F7"/>
    <w:rsid w:val="00EC2650"/>
    <w:rsid w:val="00EC2899"/>
    <w:rsid w:val="00EC29A3"/>
    <w:rsid w:val="00EC2AA7"/>
    <w:rsid w:val="00EC2C31"/>
    <w:rsid w:val="00EC2ECF"/>
    <w:rsid w:val="00EC318F"/>
    <w:rsid w:val="00EC34A8"/>
    <w:rsid w:val="00EC365D"/>
    <w:rsid w:val="00EC4458"/>
    <w:rsid w:val="00EC4471"/>
    <w:rsid w:val="00EC4472"/>
    <w:rsid w:val="00EC4829"/>
    <w:rsid w:val="00EC5260"/>
    <w:rsid w:val="00EC5777"/>
    <w:rsid w:val="00EC57F0"/>
    <w:rsid w:val="00EC6130"/>
    <w:rsid w:val="00EC68D8"/>
    <w:rsid w:val="00EC6A1C"/>
    <w:rsid w:val="00EC6B01"/>
    <w:rsid w:val="00EC6D6E"/>
    <w:rsid w:val="00EC6F8D"/>
    <w:rsid w:val="00EC716D"/>
    <w:rsid w:val="00EC7234"/>
    <w:rsid w:val="00EC724E"/>
    <w:rsid w:val="00EC7364"/>
    <w:rsid w:val="00EC78BA"/>
    <w:rsid w:val="00EC79A4"/>
    <w:rsid w:val="00EC7BB8"/>
    <w:rsid w:val="00EC7DD1"/>
    <w:rsid w:val="00EC7E7C"/>
    <w:rsid w:val="00EC7FE3"/>
    <w:rsid w:val="00ED0138"/>
    <w:rsid w:val="00ED032B"/>
    <w:rsid w:val="00ED03DF"/>
    <w:rsid w:val="00ED06E0"/>
    <w:rsid w:val="00ED0B6E"/>
    <w:rsid w:val="00ED0B9C"/>
    <w:rsid w:val="00ED1249"/>
    <w:rsid w:val="00ED13D2"/>
    <w:rsid w:val="00ED1741"/>
    <w:rsid w:val="00ED1C11"/>
    <w:rsid w:val="00ED1ED9"/>
    <w:rsid w:val="00ED1F0B"/>
    <w:rsid w:val="00ED1FBE"/>
    <w:rsid w:val="00ED2115"/>
    <w:rsid w:val="00ED25C8"/>
    <w:rsid w:val="00ED3122"/>
    <w:rsid w:val="00ED3610"/>
    <w:rsid w:val="00ED3791"/>
    <w:rsid w:val="00ED3F0F"/>
    <w:rsid w:val="00ED4237"/>
    <w:rsid w:val="00ED449A"/>
    <w:rsid w:val="00ED48C2"/>
    <w:rsid w:val="00ED4B56"/>
    <w:rsid w:val="00ED4CFE"/>
    <w:rsid w:val="00ED4DC8"/>
    <w:rsid w:val="00ED51B1"/>
    <w:rsid w:val="00ED55A7"/>
    <w:rsid w:val="00ED55F6"/>
    <w:rsid w:val="00ED56CB"/>
    <w:rsid w:val="00ED5D33"/>
    <w:rsid w:val="00ED5E34"/>
    <w:rsid w:val="00ED5EB9"/>
    <w:rsid w:val="00ED60F7"/>
    <w:rsid w:val="00ED6114"/>
    <w:rsid w:val="00ED65F4"/>
    <w:rsid w:val="00ED676A"/>
    <w:rsid w:val="00ED6958"/>
    <w:rsid w:val="00ED6B16"/>
    <w:rsid w:val="00ED70DF"/>
    <w:rsid w:val="00ED7664"/>
    <w:rsid w:val="00ED772D"/>
    <w:rsid w:val="00EE0EDD"/>
    <w:rsid w:val="00EE0EE7"/>
    <w:rsid w:val="00EE1163"/>
    <w:rsid w:val="00EE1343"/>
    <w:rsid w:val="00EE20C4"/>
    <w:rsid w:val="00EE22D0"/>
    <w:rsid w:val="00EE2616"/>
    <w:rsid w:val="00EE28D5"/>
    <w:rsid w:val="00EE2A46"/>
    <w:rsid w:val="00EE2E09"/>
    <w:rsid w:val="00EE31C2"/>
    <w:rsid w:val="00EE3B2A"/>
    <w:rsid w:val="00EE3C43"/>
    <w:rsid w:val="00EE3EA7"/>
    <w:rsid w:val="00EE4274"/>
    <w:rsid w:val="00EE432A"/>
    <w:rsid w:val="00EE44D7"/>
    <w:rsid w:val="00EE4BDD"/>
    <w:rsid w:val="00EE516D"/>
    <w:rsid w:val="00EE5498"/>
    <w:rsid w:val="00EE5652"/>
    <w:rsid w:val="00EE57C9"/>
    <w:rsid w:val="00EE59E6"/>
    <w:rsid w:val="00EE5BBC"/>
    <w:rsid w:val="00EE5E06"/>
    <w:rsid w:val="00EE5F62"/>
    <w:rsid w:val="00EE60AD"/>
    <w:rsid w:val="00EE6143"/>
    <w:rsid w:val="00EE6144"/>
    <w:rsid w:val="00EE6260"/>
    <w:rsid w:val="00EE6673"/>
    <w:rsid w:val="00EE6CDE"/>
    <w:rsid w:val="00EE6E24"/>
    <w:rsid w:val="00EE76E4"/>
    <w:rsid w:val="00EE7851"/>
    <w:rsid w:val="00EE78B5"/>
    <w:rsid w:val="00EE7A2E"/>
    <w:rsid w:val="00EE7D67"/>
    <w:rsid w:val="00EF085C"/>
    <w:rsid w:val="00EF0912"/>
    <w:rsid w:val="00EF0A3F"/>
    <w:rsid w:val="00EF158C"/>
    <w:rsid w:val="00EF1CAE"/>
    <w:rsid w:val="00EF1D56"/>
    <w:rsid w:val="00EF22B9"/>
    <w:rsid w:val="00EF25DF"/>
    <w:rsid w:val="00EF262C"/>
    <w:rsid w:val="00EF2ACC"/>
    <w:rsid w:val="00EF2B10"/>
    <w:rsid w:val="00EF2DFA"/>
    <w:rsid w:val="00EF2E3E"/>
    <w:rsid w:val="00EF2F96"/>
    <w:rsid w:val="00EF3004"/>
    <w:rsid w:val="00EF3284"/>
    <w:rsid w:val="00EF34EB"/>
    <w:rsid w:val="00EF362E"/>
    <w:rsid w:val="00EF3B93"/>
    <w:rsid w:val="00EF3BFF"/>
    <w:rsid w:val="00EF425D"/>
    <w:rsid w:val="00EF44CB"/>
    <w:rsid w:val="00EF48A9"/>
    <w:rsid w:val="00EF4957"/>
    <w:rsid w:val="00EF4DDF"/>
    <w:rsid w:val="00EF4F51"/>
    <w:rsid w:val="00EF5465"/>
    <w:rsid w:val="00EF5760"/>
    <w:rsid w:val="00EF59E8"/>
    <w:rsid w:val="00EF5B81"/>
    <w:rsid w:val="00EF5BE7"/>
    <w:rsid w:val="00EF5F53"/>
    <w:rsid w:val="00EF61FF"/>
    <w:rsid w:val="00EF63A5"/>
    <w:rsid w:val="00EF667B"/>
    <w:rsid w:val="00EF6951"/>
    <w:rsid w:val="00EF6FB0"/>
    <w:rsid w:val="00EF7013"/>
    <w:rsid w:val="00EF7176"/>
    <w:rsid w:val="00EF7574"/>
    <w:rsid w:val="00EF76F3"/>
    <w:rsid w:val="00EF7C59"/>
    <w:rsid w:val="00F0015C"/>
    <w:rsid w:val="00F001E3"/>
    <w:rsid w:val="00F007C8"/>
    <w:rsid w:val="00F00F50"/>
    <w:rsid w:val="00F01071"/>
    <w:rsid w:val="00F012B3"/>
    <w:rsid w:val="00F01669"/>
    <w:rsid w:val="00F0185F"/>
    <w:rsid w:val="00F01B18"/>
    <w:rsid w:val="00F01F02"/>
    <w:rsid w:val="00F0223D"/>
    <w:rsid w:val="00F0226F"/>
    <w:rsid w:val="00F032A2"/>
    <w:rsid w:val="00F03431"/>
    <w:rsid w:val="00F03704"/>
    <w:rsid w:val="00F039C3"/>
    <w:rsid w:val="00F03DAA"/>
    <w:rsid w:val="00F03E78"/>
    <w:rsid w:val="00F03FEB"/>
    <w:rsid w:val="00F041A8"/>
    <w:rsid w:val="00F04447"/>
    <w:rsid w:val="00F044E3"/>
    <w:rsid w:val="00F04F07"/>
    <w:rsid w:val="00F0532E"/>
    <w:rsid w:val="00F05A6E"/>
    <w:rsid w:val="00F05F43"/>
    <w:rsid w:val="00F066E2"/>
    <w:rsid w:val="00F06738"/>
    <w:rsid w:val="00F06A60"/>
    <w:rsid w:val="00F06CA4"/>
    <w:rsid w:val="00F06D3D"/>
    <w:rsid w:val="00F06D57"/>
    <w:rsid w:val="00F06D8A"/>
    <w:rsid w:val="00F06EDE"/>
    <w:rsid w:val="00F06FC6"/>
    <w:rsid w:val="00F0716A"/>
    <w:rsid w:val="00F079E0"/>
    <w:rsid w:val="00F07D03"/>
    <w:rsid w:val="00F07D93"/>
    <w:rsid w:val="00F07F4E"/>
    <w:rsid w:val="00F10098"/>
    <w:rsid w:val="00F10705"/>
    <w:rsid w:val="00F10B14"/>
    <w:rsid w:val="00F10C71"/>
    <w:rsid w:val="00F1184A"/>
    <w:rsid w:val="00F118AC"/>
    <w:rsid w:val="00F1192E"/>
    <w:rsid w:val="00F11A3D"/>
    <w:rsid w:val="00F11BA8"/>
    <w:rsid w:val="00F11C05"/>
    <w:rsid w:val="00F12179"/>
    <w:rsid w:val="00F125B3"/>
    <w:rsid w:val="00F12851"/>
    <w:rsid w:val="00F1287F"/>
    <w:rsid w:val="00F12AF5"/>
    <w:rsid w:val="00F130BA"/>
    <w:rsid w:val="00F136F8"/>
    <w:rsid w:val="00F13BA2"/>
    <w:rsid w:val="00F13C2D"/>
    <w:rsid w:val="00F13DBE"/>
    <w:rsid w:val="00F13FC2"/>
    <w:rsid w:val="00F13FCD"/>
    <w:rsid w:val="00F14418"/>
    <w:rsid w:val="00F14667"/>
    <w:rsid w:val="00F14B33"/>
    <w:rsid w:val="00F14F6D"/>
    <w:rsid w:val="00F15284"/>
    <w:rsid w:val="00F15294"/>
    <w:rsid w:val="00F154FF"/>
    <w:rsid w:val="00F15C50"/>
    <w:rsid w:val="00F164A2"/>
    <w:rsid w:val="00F168DE"/>
    <w:rsid w:val="00F1693B"/>
    <w:rsid w:val="00F16A7B"/>
    <w:rsid w:val="00F16B81"/>
    <w:rsid w:val="00F16C10"/>
    <w:rsid w:val="00F17399"/>
    <w:rsid w:val="00F174BF"/>
    <w:rsid w:val="00F17AEA"/>
    <w:rsid w:val="00F17BA8"/>
    <w:rsid w:val="00F17EEB"/>
    <w:rsid w:val="00F20061"/>
    <w:rsid w:val="00F20278"/>
    <w:rsid w:val="00F2027A"/>
    <w:rsid w:val="00F20893"/>
    <w:rsid w:val="00F21375"/>
    <w:rsid w:val="00F217EC"/>
    <w:rsid w:val="00F21B08"/>
    <w:rsid w:val="00F21B0E"/>
    <w:rsid w:val="00F21B34"/>
    <w:rsid w:val="00F21C77"/>
    <w:rsid w:val="00F21DBB"/>
    <w:rsid w:val="00F21F78"/>
    <w:rsid w:val="00F221B4"/>
    <w:rsid w:val="00F2259E"/>
    <w:rsid w:val="00F22702"/>
    <w:rsid w:val="00F227D9"/>
    <w:rsid w:val="00F2290B"/>
    <w:rsid w:val="00F22B5E"/>
    <w:rsid w:val="00F22C60"/>
    <w:rsid w:val="00F22E63"/>
    <w:rsid w:val="00F22ED1"/>
    <w:rsid w:val="00F22FAC"/>
    <w:rsid w:val="00F2300C"/>
    <w:rsid w:val="00F231F8"/>
    <w:rsid w:val="00F23546"/>
    <w:rsid w:val="00F235E6"/>
    <w:rsid w:val="00F236B6"/>
    <w:rsid w:val="00F23714"/>
    <w:rsid w:val="00F23A4F"/>
    <w:rsid w:val="00F23ED9"/>
    <w:rsid w:val="00F2411D"/>
    <w:rsid w:val="00F241CE"/>
    <w:rsid w:val="00F24486"/>
    <w:rsid w:val="00F24976"/>
    <w:rsid w:val="00F24C18"/>
    <w:rsid w:val="00F24D57"/>
    <w:rsid w:val="00F24E64"/>
    <w:rsid w:val="00F24E72"/>
    <w:rsid w:val="00F25474"/>
    <w:rsid w:val="00F257F7"/>
    <w:rsid w:val="00F25B3D"/>
    <w:rsid w:val="00F25CE9"/>
    <w:rsid w:val="00F25FC4"/>
    <w:rsid w:val="00F262BF"/>
    <w:rsid w:val="00F26627"/>
    <w:rsid w:val="00F26901"/>
    <w:rsid w:val="00F2747D"/>
    <w:rsid w:val="00F276B3"/>
    <w:rsid w:val="00F278A8"/>
    <w:rsid w:val="00F27CC0"/>
    <w:rsid w:val="00F27CDE"/>
    <w:rsid w:val="00F27D2F"/>
    <w:rsid w:val="00F27DFF"/>
    <w:rsid w:val="00F27EE6"/>
    <w:rsid w:val="00F302D8"/>
    <w:rsid w:val="00F303EB"/>
    <w:rsid w:val="00F30414"/>
    <w:rsid w:val="00F3099B"/>
    <w:rsid w:val="00F30BDE"/>
    <w:rsid w:val="00F30E8D"/>
    <w:rsid w:val="00F31550"/>
    <w:rsid w:val="00F31B08"/>
    <w:rsid w:val="00F31D73"/>
    <w:rsid w:val="00F31E39"/>
    <w:rsid w:val="00F31ED4"/>
    <w:rsid w:val="00F31EEF"/>
    <w:rsid w:val="00F32637"/>
    <w:rsid w:val="00F327C4"/>
    <w:rsid w:val="00F329B0"/>
    <w:rsid w:val="00F32C4B"/>
    <w:rsid w:val="00F32D99"/>
    <w:rsid w:val="00F33754"/>
    <w:rsid w:val="00F33F35"/>
    <w:rsid w:val="00F33FB2"/>
    <w:rsid w:val="00F34152"/>
    <w:rsid w:val="00F34447"/>
    <w:rsid w:val="00F34465"/>
    <w:rsid w:val="00F345D9"/>
    <w:rsid w:val="00F34A53"/>
    <w:rsid w:val="00F34B04"/>
    <w:rsid w:val="00F34CA9"/>
    <w:rsid w:val="00F34D23"/>
    <w:rsid w:val="00F35351"/>
    <w:rsid w:val="00F3542A"/>
    <w:rsid w:val="00F355BF"/>
    <w:rsid w:val="00F35706"/>
    <w:rsid w:val="00F35B8B"/>
    <w:rsid w:val="00F35EA1"/>
    <w:rsid w:val="00F36646"/>
    <w:rsid w:val="00F3667A"/>
    <w:rsid w:val="00F36728"/>
    <w:rsid w:val="00F3754C"/>
    <w:rsid w:val="00F37814"/>
    <w:rsid w:val="00F378E6"/>
    <w:rsid w:val="00F37B42"/>
    <w:rsid w:val="00F40002"/>
    <w:rsid w:val="00F403C8"/>
    <w:rsid w:val="00F40736"/>
    <w:rsid w:val="00F407AD"/>
    <w:rsid w:val="00F408A4"/>
    <w:rsid w:val="00F40AAF"/>
    <w:rsid w:val="00F40F22"/>
    <w:rsid w:val="00F41351"/>
    <w:rsid w:val="00F41CEA"/>
    <w:rsid w:val="00F42464"/>
    <w:rsid w:val="00F42661"/>
    <w:rsid w:val="00F42756"/>
    <w:rsid w:val="00F42825"/>
    <w:rsid w:val="00F428AF"/>
    <w:rsid w:val="00F428EB"/>
    <w:rsid w:val="00F42F1B"/>
    <w:rsid w:val="00F43003"/>
    <w:rsid w:val="00F4327F"/>
    <w:rsid w:val="00F432BE"/>
    <w:rsid w:val="00F4336A"/>
    <w:rsid w:val="00F4354B"/>
    <w:rsid w:val="00F438AF"/>
    <w:rsid w:val="00F43AE2"/>
    <w:rsid w:val="00F43E38"/>
    <w:rsid w:val="00F44763"/>
    <w:rsid w:val="00F44961"/>
    <w:rsid w:val="00F44A0C"/>
    <w:rsid w:val="00F44F30"/>
    <w:rsid w:val="00F44F76"/>
    <w:rsid w:val="00F4574C"/>
    <w:rsid w:val="00F45B93"/>
    <w:rsid w:val="00F45FEF"/>
    <w:rsid w:val="00F4674C"/>
    <w:rsid w:val="00F46767"/>
    <w:rsid w:val="00F46989"/>
    <w:rsid w:val="00F46A76"/>
    <w:rsid w:val="00F46F4A"/>
    <w:rsid w:val="00F472A3"/>
    <w:rsid w:val="00F474D5"/>
    <w:rsid w:val="00F47BD1"/>
    <w:rsid w:val="00F500F0"/>
    <w:rsid w:val="00F502F2"/>
    <w:rsid w:val="00F505EF"/>
    <w:rsid w:val="00F50788"/>
    <w:rsid w:val="00F5089E"/>
    <w:rsid w:val="00F50970"/>
    <w:rsid w:val="00F50F9E"/>
    <w:rsid w:val="00F510A7"/>
    <w:rsid w:val="00F515DC"/>
    <w:rsid w:val="00F51884"/>
    <w:rsid w:val="00F5199D"/>
    <w:rsid w:val="00F51C4F"/>
    <w:rsid w:val="00F51E37"/>
    <w:rsid w:val="00F51EF2"/>
    <w:rsid w:val="00F5205E"/>
    <w:rsid w:val="00F520C0"/>
    <w:rsid w:val="00F522B4"/>
    <w:rsid w:val="00F52A5E"/>
    <w:rsid w:val="00F52E08"/>
    <w:rsid w:val="00F533A6"/>
    <w:rsid w:val="00F53477"/>
    <w:rsid w:val="00F53BCA"/>
    <w:rsid w:val="00F53BEB"/>
    <w:rsid w:val="00F53CB0"/>
    <w:rsid w:val="00F53CDA"/>
    <w:rsid w:val="00F53DFF"/>
    <w:rsid w:val="00F53E4A"/>
    <w:rsid w:val="00F5422E"/>
    <w:rsid w:val="00F542D5"/>
    <w:rsid w:val="00F542F1"/>
    <w:rsid w:val="00F54320"/>
    <w:rsid w:val="00F54BA5"/>
    <w:rsid w:val="00F54D02"/>
    <w:rsid w:val="00F54DAE"/>
    <w:rsid w:val="00F55707"/>
    <w:rsid w:val="00F559D7"/>
    <w:rsid w:val="00F55A43"/>
    <w:rsid w:val="00F55A48"/>
    <w:rsid w:val="00F56150"/>
    <w:rsid w:val="00F56410"/>
    <w:rsid w:val="00F571FE"/>
    <w:rsid w:val="00F577F5"/>
    <w:rsid w:val="00F57F44"/>
    <w:rsid w:val="00F57FFC"/>
    <w:rsid w:val="00F60156"/>
    <w:rsid w:val="00F60308"/>
    <w:rsid w:val="00F60545"/>
    <w:rsid w:val="00F60803"/>
    <w:rsid w:val="00F6090D"/>
    <w:rsid w:val="00F60CD9"/>
    <w:rsid w:val="00F60FBE"/>
    <w:rsid w:val="00F61407"/>
    <w:rsid w:val="00F614AB"/>
    <w:rsid w:val="00F61BE1"/>
    <w:rsid w:val="00F61C98"/>
    <w:rsid w:val="00F61D1F"/>
    <w:rsid w:val="00F61E0B"/>
    <w:rsid w:val="00F62011"/>
    <w:rsid w:val="00F62045"/>
    <w:rsid w:val="00F62396"/>
    <w:rsid w:val="00F6244E"/>
    <w:rsid w:val="00F625D9"/>
    <w:rsid w:val="00F62CDE"/>
    <w:rsid w:val="00F62D16"/>
    <w:rsid w:val="00F62F09"/>
    <w:rsid w:val="00F63134"/>
    <w:rsid w:val="00F6331D"/>
    <w:rsid w:val="00F63331"/>
    <w:rsid w:val="00F637C0"/>
    <w:rsid w:val="00F639FB"/>
    <w:rsid w:val="00F63BB0"/>
    <w:rsid w:val="00F643A0"/>
    <w:rsid w:val="00F64594"/>
    <w:rsid w:val="00F64657"/>
    <w:rsid w:val="00F64AD5"/>
    <w:rsid w:val="00F64C3E"/>
    <w:rsid w:val="00F64E62"/>
    <w:rsid w:val="00F64EDA"/>
    <w:rsid w:val="00F65091"/>
    <w:rsid w:val="00F651F3"/>
    <w:rsid w:val="00F65491"/>
    <w:rsid w:val="00F65A1C"/>
    <w:rsid w:val="00F65EBE"/>
    <w:rsid w:val="00F660DF"/>
    <w:rsid w:val="00F6633B"/>
    <w:rsid w:val="00F66A68"/>
    <w:rsid w:val="00F66A93"/>
    <w:rsid w:val="00F66B1B"/>
    <w:rsid w:val="00F66F71"/>
    <w:rsid w:val="00F67005"/>
    <w:rsid w:val="00F6733D"/>
    <w:rsid w:val="00F67664"/>
    <w:rsid w:val="00F6793C"/>
    <w:rsid w:val="00F70585"/>
    <w:rsid w:val="00F7097B"/>
    <w:rsid w:val="00F70BF5"/>
    <w:rsid w:val="00F70D2E"/>
    <w:rsid w:val="00F70D3C"/>
    <w:rsid w:val="00F71106"/>
    <w:rsid w:val="00F71386"/>
    <w:rsid w:val="00F71465"/>
    <w:rsid w:val="00F71663"/>
    <w:rsid w:val="00F71815"/>
    <w:rsid w:val="00F7181B"/>
    <w:rsid w:val="00F7185A"/>
    <w:rsid w:val="00F72082"/>
    <w:rsid w:val="00F72700"/>
    <w:rsid w:val="00F72A35"/>
    <w:rsid w:val="00F72E7B"/>
    <w:rsid w:val="00F72F1A"/>
    <w:rsid w:val="00F7322F"/>
    <w:rsid w:val="00F73337"/>
    <w:rsid w:val="00F73542"/>
    <w:rsid w:val="00F735B3"/>
    <w:rsid w:val="00F738AF"/>
    <w:rsid w:val="00F73EFC"/>
    <w:rsid w:val="00F74151"/>
    <w:rsid w:val="00F7419E"/>
    <w:rsid w:val="00F744DC"/>
    <w:rsid w:val="00F74710"/>
    <w:rsid w:val="00F749EC"/>
    <w:rsid w:val="00F74C21"/>
    <w:rsid w:val="00F74C45"/>
    <w:rsid w:val="00F74EF0"/>
    <w:rsid w:val="00F756DD"/>
    <w:rsid w:val="00F7572A"/>
    <w:rsid w:val="00F757F6"/>
    <w:rsid w:val="00F7595B"/>
    <w:rsid w:val="00F75B03"/>
    <w:rsid w:val="00F75CBA"/>
    <w:rsid w:val="00F75EA2"/>
    <w:rsid w:val="00F7637B"/>
    <w:rsid w:val="00F764D0"/>
    <w:rsid w:val="00F764D8"/>
    <w:rsid w:val="00F76B86"/>
    <w:rsid w:val="00F76E45"/>
    <w:rsid w:val="00F77226"/>
    <w:rsid w:val="00F774F4"/>
    <w:rsid w:val="00F77775"/>
    <w:rsid w:val="00F77804"/>
    <w:rsid w:val="00F77B5E"/>
    <w:rsid w:val="00F77D23"/>
    <w:rsid w:val="00F77E30"/>
    <w:rsid w:val="00F800E9"/>
    <w:rsid w:val="00F81181"/>
    <w:rsid w:val="00F811F1"/>
    <w:rsid w:val="00F8151E"/>
    <w:rsid w:val="00F8159E"/>
    <w:rsid w:val="00F81601"/>
    <w:rsid w:val="00F81EAA"/>
    <w:rsid w:val="00F8203A"/>
    <w:rsid w:val="00F8213A"/>
    <w:rsid w:val="00F821EF"/>
    <w:rsid w:val="00F82230"/>
    <w:rsid w:val="00F8236E"/>
    <w:rsid w:val="00F82574"/>
    <w:rsid w:val="00F82995"/>
    <w:rsid w:val="00F82B33"/>
    <w:rsid w:val="00F82F3D"/>
    <w:rsid w:val="00F830D6"/>
    <w:rsid w:val="00F83795"/>
    <w:rsid w:val="00F83D38"/>
    <w:rsid w:val="00F84226"/>
    <w:rsid w:val="00F846F7"/>
    <w:rsid w:val="00F84B50"/>
    <w:rsid w:val="00F84BE4"/>
    <w:rsid w:val="00F84CDC"/>
    <w:rsid w:val="00F851E5"/>
    <w:rsid w:val="00F853CC"/>
    <w:rsid w:val="00F8547F"/>
    <w:rsid w:val="00F85D71"/>
    <w:rsid w:val="00F85F67"/>
    <w:rsid w:val="00F86150"/>
    <w:rsid w:val="00F86322"/>
    <w:rsid w:val="00F86A31"/>
    <w:rsid w:val="00F86E0E"/>
    <w:rsid w:val="00F86E96"/>
    <w:rsid w:val="00F8745F"/>
    <w:rsid w:val="00F8752A"/>
    <w:rsid w:val="00F878A7"/>
    <w:rsid w:val="00F87A68"/>
    <w:rsid w:val="00F87C20"/>
    <w:rsid w:val="00F908A5"/>
    <w:rsid w:val="00F90AB3"/>
    <w:rsid w:val="00F90C46"/>
    <w:rsid w:val="00F90C5F"/>
    <w:rsid w:val="00F91455"/>
    <w:rsid w:val="00F917A0"/>
    <w:rsid w:val="00F925CE"/>
    <w:rsid w:val="00F926A0"/>
    <w:rsid w:val="00F927E6"/>
    <w:rsid w:val="00F92D48"/>
    <w:rsid w:val="00F93057"/>
    <w:rsid w:val="00F93147"/>
    <w:rsid w:val="00F93169"/>
    <w:rsid w:val="00F93857"/>
    <w:rsid w:val="00F93EE9"/>
    <w:rsid w:val="00F9416F"/>
    <w:rsid w:val="00F941DB"/>
    <w:rsid w:val="00F943FE"/>
    <w:rsid w:val="00F94423"/>
    <w:rsid w:val="00F945EF"/>
    <w:rsid w:val="00F94870"/>
    <w:rsid w:val="00F94E20"/>
    <w:rsid w:val="00F952E3"/>
    <w:rsid w:val="00F955EB"/>
    <w:rsid w:val="00F957B7"/>
    <w:rsid w:val="00F95918"/>
    <w:rsid w:val="00F959E0"/>
    <w:rsid w:val="00F95D84"/>
    <w:rsid w:val="00F95FDC"/>
    <w:rsid w:val="00F96114"/>
    <w:rsid w:val="00F96207"/>
    <w:rsid w:val="00F96313"/>
    <w:rsid w:val="00F9639C"/>
    <w:rsid w:val="00F96575"/>
    <w:rsid w:val="00F965FD"/>
    <w:rsid w:val="00F96C4D"/>
    <w:rsid w:val="00F96C78"/>
    <w:rsid w:val="00F96EF8"/>
    <w:rsid w:val="00F970BF"/>
    <w:rsid w:val="00F970EE"/>
    <w:rsid w:val="00F9720A"/>
    <w:rsid w:val="00F973CE"/>
    <w:rsid w:val="00F9744B"/>
    <w:rsid w:val="00F978DC"/>
    <w:rsid w:val="00F978E1"/>
    <w:rsid w:val="00F97959"/>
    <w:rsid w:val="00FA0699"/>
    <w:rsid w:val="00FA074E"/>
    <w:rsid w:val="00FA084C"/>
    <w:rsid w:val="00FA0A9F"/>
    <w:rsid w:val="00FA14CA"/>
    <w:rsid w:val="00FA1B3D"/>
    <w:rsid w:val="00FA1E74"/>
    <w:rsid w:val="00FA228F"/>
    <w:rsid w:val="00FA2870"/>
    <w:rsid w:val="00FA28BB"/>
    <w:rsid w:val="00FA2D69"/>
    <w:rsid w:val="00FA2E46"/>
    <w:rsid w:val="00FA3258"/>
    <w:rsid w:val="00FA33C9"/>
    <w:rsid w:val="00FA3485"/>
    <w:rsid w:val="00FA3568"/>
    <w:rsid w:val="00FA35A9"/>
    <w:rsid w:val="00FA3848"/>
    <w:rsid w:val="00FA39C0"/>
    <w:rsid w:val="00FA3E79"/>
    <w:rsid w:val="00FA420E"/>
    <w:rsid w:val="00FA42F6"/>
    <w:rsid w:val="00FA4557"/>
    <w:rsid w:val="00FA47FF"/>
    <w:rsid w:val="00FA49D4"/>
    <w:rsid w:val="00FA4C29"/>
    <w:rsid w:val="00FA5137"/>
    <w:rsid w:val="00FA5176"/>
    <w:rsid w:val="00FA569A"/>
    <w:rsid w:val="00FA584B"/>
    <w:rsid w:val="00FA5A43"/>
    <w:rsid w:val="00FA5B7F"/>
    <w:rsid w:val="00FA5C9A"/>
    <w:rsid w:val="00FA5D21"/>
    <w:rsid w:val="00FA5DFC"/>
    <w:rsid w:val="00FA60FB"/>
    <w:rsid w:val="00FA61D8"/>
    <w:rsid w:val="00FA6216"/>
    <w:rsid w:val="00FA64F1"/>
    <w:rsid w:val="00FA6A15"/>
    <w:rsid w:val="00FA6C77"/>
    <w:rsid w:val="00FA6E29"/>
    <w:rsid w:val="00FA7268"/>
    <w:rsid w:val="00FA7367"/>
    <w:rsid w:val="00FA7517"/>
    <w:rsid w:val="00FA7728"/>
    <w:rsid w:val="00FA7CD2"/>
    <w:rsid w:val="00FA7F70"/>
    <w:rsid w:val="00FB0CD1"/>
    <w:rsid w:val="00FB12B2"/>
    <w:rsid w:val="00FB164A"/>
    <w:rsid w:val="00FB19ED"/>
    <w:rsid w:val="00FB1BB6"/>
    <w:rsid w:val="00FB1E29"/>
    <w:rsid w:val="00FB2D06"/>
    <w:rsid w:val="00FB2DA6"/>
    <w:rsid w:val="00FB2F0B"/>
    <w:rsid w:val="00FB3067"/>
    <w:rsid w:val="00FB322F"/>
    <w:rsid w:val="00FB3568"/>
    <w:rsid w:val="00FB37AF"/>
    <w:rsid w:val="00FB37BB"/>
    <w:rsid w:val="00FB3883"/>
    <w:rsid w:val="00FB3B1E"/>
    <w:rsid w:val="00FB3C03"/>
    <w:rsid w:val="00FB3C9F"/>
    <w:rsid w:val="00FB3D4A"/>
    <w:rsid w:val="00FB3F04"/>
    <w:rsid w:val="00FB4080"/>
    <w:rsid w:val="00FB4459"/>
    <w:rsid w:val="00FB45AF"/>
    <w:rsid w:val="00FB4983"/>
    <w:rsid w:val="00FB4B24"/>
    <w:rsid w:val="00FB4CBA"/>
    <w:rsid w:val="00FB4F08"/>
    <w:rsid w:val="00FB5081"/>
    <w:rsid w:val="00FB52B3"/>
    <w:rsid w:val="00FB53EE"/>
    <w:rsid w:val="00FB5E8E"/>
    <w:rsid w:val="00FB657B"/>
    <w:rsid w:val="00FB6A2D"/>
    <w:rsid w:val="00FB75F5"/>
    <w:rsid w:val="00FB777C"/>
    <w:rsid w:val="00FB7816"/>
    <w:rsid w:val="00FB78FF"/>
    <w:rsid w:val="00FB7A0C"/>
    <w:rsid w:val="00FB7AA4"/>
    <w:rsid w:val="00FC02AA"/>
    <w:rsid w:val="00FC037A"/>
    <w:rsid w:val="00FC04C4"/>
    <w:rsid w:val="00FC07F8"/>
    <w:rsid w:val="00FC0ACE"/>
    <w:rsid w:val="00FC0DFF"/>
    <w:rsid w:val="00FC117B"/>
    <w:rsid w:val="00FC1515"/>
    <w:rsid w:val="00FC17BF"/>
    <w:rsid w:val="00FC1B68"/>
    <w:rsid w:val="00FC2486"/>
    <w:rsid w:val="00FC2A57"/>
    <w:rsid w:val="00FC2ED8"/>
    <w:rsid w:val="00FC30FE"/>
    <w:rsid w:val="00FC31DC"/>
    <w:rsid w:val="00FC3265"/>
    <w:rsid w:val="00FC32DB"/>
    <w:rsid w:val="00FC350E"/>
    <w:rsid w:val="00FC3694"/>
    <w:rsid w:val="00FC37FF"/>
    <w:rsid w:val="00FC39EA"/>
    <w:rsid w:val="00FC3A9E"/>
    <w:rsid w:val="00FC3C1E"/>
    <w:rsid w:val="00FC4042"/>
    <w:rsid w:val="00FC4133"/>
    <w:rsid w:val="00FC414A"/>
    <w:rsid w:val="00FC4174"/>
    <w:rsid w:val="00FC41DE"/>
    <w:rsid w:val="00FC4C2B"/>
    <w:rsid w:val="00FC57A2"/>
    <w:rsid w:val="00FC5909"/>
    <w:rsid w:val="00FC5A71"/>
    <w:rsid w:val="00FC5C82"/>
    <w:rsid w:val="00FC60F1"/>
    <w:rsid w:val="00FC6250"/>
    <w:rsid w:val="00FC6349"/>
    <w:rsid w:val="00FC6986"/>
    <w:rsid w:val="00FC6E7A"/>
    <w:rsid w:val="00FC6FF8"/>
    <w:rsid w:val="00FC70D5"/>
    <w:rsid w:val="00FC7140"/>
    <w:rsid w:val="00FC7226"/>
    <w:rsid w:val="00FC73E5"/>
    <w:rsid w:val="00FC74B8"/>
    <w:rsid w:val="00FC7844"/>
    <w:rsid w:val="00FC7F40"/>
    <w:rsid w:val="00FD0141"/>
    <w:rsid w:val="00FD04F8"/>
    <w:rsid w:val="00FD0929"/>
    <w:rsid w:val="00FD1530"/>
    <w:rsid w:val="00FD15CA"/>
    <w:rsid w:val="00FD1A69"/>
    <w:rsid w:val="00FD1BA6"/>
    <w:rsid w:val="00FD1C4F"/>
    <w:rsid w:val="00FD1E83"/>
    <w:rsid w:val="00FD2138"/>
    <w:rsid w:val="00FD2671"/>
    <w:rsid w:val="00FD2AA7"/>
    <w:rsid w:val="00FD2B74"/>
    <w:rsid w:val="00FD30E2"/>
    <w:rsid w:val="00FD3291"/>
    <w:rsid w:val="00FD36C9"/>
    <w:rsid w:val="00FD3709"/>
    <w:rsid w:val="00FD3F71"/>
    <w:rsid w:val="00FD4363"/>
    <w:rsid w:val="00FD4518"/>
    <w:rsid w:val="00FD4945"/>
    <w:rsid w:val="00FD4DCA"/>
    <w:rsid w:val="00FD4F90"/>
    <w:rsid w:val="00FD50EE"/>
    <w:rsid w:val="00FD5654"/>
    <w:rsid w:val="00FD579F"/>
    <w:rsid w:val="00FD60FB"/>
    <w:rsid w:val="00FD61F0"/>
    <w:rsid w:val="00FD690C"/>
    <w:rsid w:val="00FD6BC6"/>
    <w:rsid w:val="00FD72FD"/>
    <w:rsid w:val="00FD7312"/>
    <w:rsid w:val="00FD74BF"/>
    <w:rsid w:val="00FD7ABF"/>
    <w:rsid w:val="00FD7BB1"/>
    <w:rsid w:val="00FD7D58"/>
    <w:rsid w:val="00FD7F8F"/>
    <w:rsid w:val="00FE008D"/>
    <w:rsid w:val="00FE0167"/>
    <w:rsid w:val="00FE02A5"/>
    <w:rsid w:val="00FE0E7E"/>
    <w:rsid w:val="00FE0E92"/>
    <w:rsid w:val="00FE1468"/>
    <w:rsid w:val="00FE1987"/>
    <w:rsid w:val="00FE1B8C"/>
    <w:rsid w:val="00FE1E08"/>
    <w:rsid w:val="00FE287A"/>
    <w:rsid w:val="00FE2D0F"/>
    <w:rsid w:val="00FE2EE8"/>
    <w:rsid w:val="00FE2F0A"/>
    <w:rsid w:val="00FE33D7"/>
    <w:rsid w:val="00FE345A"/>
    <w:rsid w:val="00FE3833"/>
    <w:rsid w:val="00FE3966"/>
    <w:rsid w:val="00FE3D84"/>
    <w:rsid w:val="00FE427B"/>
    <w:rsid w:val="00FE43ED"/>
    <w:rsid w:val="00FE46EF"/>
    <w:rsid w:val="00FE47D4"/>
    <w:rsid w:val="00FE4A14"/>
    <w:rsid w:val="00FE4AB3"/>
    <w:rsid w:val="00FE4D18"/>
    <w:rsid w:val="00FE4EB8"/>
    <w:rsid w:val="00FE4F1C"/>
    <w:rsid w:val="00FE51CF"/>
    <w:rsid w:val="00FE5C64"/>
    <w:rsid w:val="00FE5ECC"/>
    <w:rsid w:val="00FE5FA0"/>
    <w:rsid w:val="00FE6198"/>
    <w:rsid w:val="00FE6CF3"/>
    <w:rsid w:val="00FE6F96"/>
    <w:rsid w:val="00FE7098"/>
    <w:rsid w:val="00FE7190"/>
    <w:rsid w:val="00FE7702"/>
    <w:rsid w:val="00FE7AAE"/>
    <w:rsid w:val="00FE7D06"/>
    <w:rsid w:val="00FF00EA"/>
    <w:rsid w:val="00FF015C"/>
    <w:rsid w:val="00FF0408"/>
    <w:rsid w:val="00FF0888"/>
    <w:rsid w:val="00FF0BAB"/>
    <w:rsid w:val="00FF0DEA"/>
    <w:rsid w:val="00FF0EA1"/>
    <w:rsid w:val="00FF1034"/>
    <w:rsid w:val="00FF15DB"/>
    <w:rsid w:val="00FF1A73"/>
    <w:rsid w:val="00FF1DBD"/>
    <w:rsid w:val="00FF2280"/>
    <w:rsid w:val="00FF2839"/>
    <w:rsid w:val="00FF2A0F"/>
    <w:rsid w:val="00FF2CEF"/>
    <w:rsid w:val="00FF2D11"/>
    <w:rsid w:val="00FF3537"/>
    <w:rsid w:val="00FF3554"/>
    <w:rsid w:val="00FF365A"/>
    <w:rsid w:val="00FF37C1"/>
    <w:rsid w:val="00FF38C5"/>
    <w:rsid w:val="00FF39A3"/>
    <w:rsid w:val="00FF3A50"/>
    <w:rsid w:val="00FF415A"/>
    <w:rsid w:val="00FF43AB"/>
    <w:rsid w:val="00FF43D6"/>
    <w:rsid w:val="00FF4425"/>
    <w:rsid w:val="00FF47BC"/>
    <w:rsid w:val="00FF4927"/>
    <w:rsid w:val="00FF51F9"/>
    <w:rsid w:val="00FF5521"/>
    <w:rsid w:val="00FF5D4D"/>
    <w:rsid w:val="00FF5D84"/>
    <w:rsid w:val="00FF64C3"/>
    <w:rsid w:val="00FF6827"/>
    <w:rsid w:val="00FF6B23"/>
    <w:rsid w:val="00FF6B98"/>
    <w:rsid w:val="00FF6BE3"/>
    <w:rsid w:val="00FF6C92"/>
    <w:rsid w:val="00FF6F34"/>
    <w:rsid w:val="00FF70F3"/>
    <w:rsid w:val="00FF717B"/>
    <w:rsid w:val="00FF75D2"/>
    <w:rsid w:val="00FF776A"/>
    <w:rsid w:val="00FF782E"/>
    <w:rsid w:val="00FF7AD1"/>
    <w:rsid w:val="00FF7BBE"/>
    <w:rsid w:val="00FF7DBB"/>
    <w:rsid w:val="00FF7F12"/>
    <w:rsid w:val="0104829E"/>
    <w:rsid w:val="013DF4E8"/>
    <w:rsid w:val="01560A9A"/>
    <w:rsid w:val="01692863"/>
    <w:rsid w:val="016CCCBF"/>
    <w:rsid w:val="01A2B5D4"/>
    <w:rsid w:val="0227EB13"/>
    <w:rsid w:val="022B067C"/>
    <w:rsid w:val="0240B2DE"/>
    <w:rsid w:val="02432C12"/>
    <w:rsid w:val="02435280"/>
    <w:rsid w:val="02449C4D"/>
    <w:rsid w:val="024EECCD"/>
    <w:rsid w:val="028E46DA"/>
    <w:rsid w:val="02A155FE"/>
    <w:rsid w:val="02B2CCC6"/>
    <w:rsid w:val="02CF1625"/>
    <w:rsid w:val="02DC9668"/>
    <w:rsid w:val="02E9776C"/>
    <w:rsid w:val="032313C8"/>
    <w:rsid w:val="035E1062"/>
    <w:rsid w:val="0366A50B"/>
    <w:rsid w:val="037D1BC4"/>
    <w:rsid w:val="040B31A4"/>
    <w:rsid w:val="0430036D"/>
    <w:rsid w:val="043520FB"/>
    <w:rsid w:val="04911B2F"/>
    <w:rsid w:val="04943F3C"/>
    <w:rsid w:val="04AF6C87"/>
    <w:rsid w:val="04BFC8C2"/>
    <w:rsid w:val="04D93579"/>
    <w:rsid w:val="05241FFE"/>
    <w:rsid w:val="05419B7A"/>
    <w:rsid w:val="054C28C6"/>
    <w:rsid w:val="055979A4"/>
    <w:rsid w:val="055D23E0"/>
    <w:rsid w:val="0565C82E"/>
    <w:rsid w:val="0574CFBD"/>
    <w:rsid w:val="058AE992"/>
    <w:rsid w:val="059B520B"/>
    <w:rsid w:val="05B77E4C"/>
    <w:rsid w:val="05BB364B"/>
    <w:rsid w:val="05C33FC6"/>
    <w:rsid w:val="05C9BE76"/>
    <w:rsid w:val="05C9FFF5"/>
    <w:rsid w:val="05D66035"/>
    <w:rsid w:val="05EA8331"/>
    <w:rsid w:val="05EAA9EB"/>
    <w:rsid w:val="0607D879"/>
    <w:rsid w:val="060FD1E0"/>
    <w:rsid w:val="0640C697"/>
    <w:rsid w:val="064C3ED4"/>
    <w:rsid w:val="06DA7585"/>
    <w:rsid w:val="06DBAC0B"/>
    <w:rsid w:val="06DEA492"/>
    <w:rsid w:val="071AA10C"/>
    <w:rsid w:val="073A984E"/>
    <w:rsid w:val="074EB2CF"/>
    <w:rsid w:val="07AFCBA6"/>
    <w:rsid w:val="07BA65FE"/>
    <w:rsid w:val="07C21AFB"/>
    <w:rsid w:val="07ED92C3"/>
    <w:rsid w:val="084D352F"/>
    <w:rsid w:val="08511148"/>
    <w:rsid w:val="085C06BF"/>
    <w:rsid w:val="088F59DA"/>
    <w:rsid w:val="08A4A655"/>
    <w:rsid w:val="08DF7D29"/>
    <w:rsid w:val="08E10EE5"/>
    <w:rsid w:val="08E48576"/>
    <w:rsid w:val="08FF2537"/>
    <w:rsid w:val="091468FC"/>
    <w:rsid w:val="0962FD5C"/>
    <w:rsid w:val="0966FE8C"/>
    <w:rsid w:val="098481DF"/>
    <w:rsid w:val="0989FB5C"/>
    <w:rsid w:val="09A73968"/>
    <w:rsid w:val="09FB0A67"/>
    <w:rsid w:val="0A32FD25"/>
    <w:rsid w:val="0A9B527D"/>
    <w:rsid w:val="0AC07F39"/>
    <w:rsid w:val="0ADB7BE2"/>
    <w:rsid w:val="0B0CCB3B"/>
    <w:rsid w:val="0B265CC2"/>
    <w:rsid w:val="0B44745B"/>
    <w:rsid w:val="0B93CE8B"/>
    <w:rsid w:val="0BD8C6E6"/>
    <w:rsid w:val="0BED15F5"/>
    <w:rsid w:val="0BF60F1A"/>
    <w:rsid w:val="0C0ECBD3"/>
    <w:rsid w:val="0C137F4F"/>
    <w:rsid w:val="0C5C091D"/>
    <w:rsid w:val="0C5CCA3F"/>
    <w:rsid w:val="0C6A143E"/>
    <w:rsid w:val="0C8AD8C0"/>
    <w:rsid w:val="0C971614"/>
    <w:rsid w:val="0CA0B6BD"/>
    <w:rsid w:val="0CA6F934"/>
    <w:rsid w:val="0CACD26F"/>
    <w:rsid w:val="0CBA1470"/>
    <w:rsid w:val="0D1897C6"/>
    <w:rsid w:val="0D43C467"/>
    <w:rsid w:val="0D49FC83"/>
    <w:rsid w:val="0D6E5783"/>
    <w:rsid w:val="0D8A07CB"/>
    <w:rsid w:val="0DC0910A"/>
    <w:rsid w:val="0E8ACA00"/>
    <w:rsid w:val="0EA33D31"/>
    <w:rsid w:val="0EB0BC29"/>
    <w:rsid w:val="0ECE7515"/>
    <w:rsid w:val="0EED7EE1"/>
    <w:rsid w:val="0F24FE8C"/>
    <w:rsid w:val="0F3B1C28"/>
    <w:rsid w:val="0F6341C8"/>
    <w:rsid w:val="0F8CEB30"/>
    <w:rsid w:val="0FA7FFC5"/>
    <w:rsid w:val="0FC099CF"/>
    <w:rsid w:val="0FFB2E5E"/>
    <w:rsid w:val="104CA541"/>
    <w:rsid w:val="109148A1"/>
    <w:rsid w:val="10B0DF7C"/>
    <w:rsid w:val="11222765"/>
    <w:rsid w:val="1126D1B1"/>
    <w:rsid w:val="112E6C22"/>
    <w:rsid w:val="114C3DD1"/>
    <w:rsid w:val="1177EDF4"/>
    <w:rsid w:val="1198AEE3"/>
    <w:rsid w:val="11B0E5B9"/>
    <w:rsid w:val="11B64208"/>
    <w:rsid w:val="11E91E1D"/>
    <w:rsid w:val="120FD377"/>
    <w:rsid w:val="126E008A"/>
    <w:rsid w:val="1289EEE9"/>
    <w:rsid w:val="129B2357"/>
    <w:rsid w:val="12F1CE32"/>
    <w:rsid w:val="13312B58"/>
    <w:rsid w:val="1381F172"/>
    <w:rsid w:val="1389B4B8"/>
    <w:rsid w:val="139DEEAA"/>
    <w:rsid w:val="13AA5E43"/>
    <w:rsid w:val="13F25360"/>
    <w:rsid w:val="14298BF5"/>
    <w:rsid w:val="14619DA7"/>
    <w:rsid w:val="1465E4E3"/>
    <w:rsid w:val="147E806D"/>
    <w:rsid w:val="14D348DD"/>
    <w:rsid w:val="14D3F3D6"/>
    <w:rsid w:val="151759A0"/>
    <w:rsid w:val="1553BDBB"/>
    <w:rsid w:val="1574DCB1"/>
    <w:rsid w:val="15977E49"/>
    <w:rsid w:val="15BD3167"/>
    <w:rsid w:val="15D28714"/>
    <w:rsid w:val="15D6B688"/>
    <w:rsid w:val="15F08EC8"/>
    <w:rsid w:val="16155F8F"/>
    <w:rsid w:val="161DF506"/>
    <w:rsid w:val="16209704"/>
    <w:rsid w:val="1634AA6A"/>
    <w:rsid w:val="1641A24E"/>
    <w:rsid w:val="16439010"/>
    <w:rsid w:val="1654B86A"/>
    <w:rsid w:val="16B473AA"/>
    <w:rsid w:val="16BB6E29"/>
    <w:rsid w:val="16EA0B1B"/>
    <w:rsid w:val="16F2E6A6"/>
    <w:rsid w:val="170B1255"/>
    <w:rsid w:val="17B4E5CF"/>
    <w:rsid w:val="1826412E"/>
    <w:rsid w:val="183537B2"/>
    <w:rsid w:val="18905ED8"/>
    <w:rsid w:val="18BA740F"/>
    <w:rsid w:val="19138523"/>
    <w:rsid w:val="191C1849"/>
    <w:rsid w:val="192DBE23"/>
    <w:rsid w:val="192E7075"/>
    <w:rsid w:val="192EDF9A"/>
    <w:rsid w:val="192F23B1"/>
    <w:rsid w:val="195B28BB"/>
    <w:rsid w:val="195C2D1D"/>
    <w:rsid w:val="19793946"/>
    <w:rsid w:val="19E7A779"/>
    <w:rsid w:val="1A0D3A4A"/>
    <w:rsid w:val="1A1466E5"/>
    <w:rsid w:val="1A1B1F65"/>
    <w:rsid w:val="1A38B5EF"/>
    <w:rsid w:val="1A79D5FC"/>
    <w:rsid w:val="1A896C8C"/>
    <w:rsid w:val="1A8D4AB2"/>
    <w:rsid w:val="1AEB9F9B"/>
    <w:rsid w:val="1AF89D00"/>
    <w:rsid w:val="1B5724D7"/>
    <w:rsid w:val="1B84F431"/>
    <w:rsid w:val="1BA7980C"/>
    <w:rsid w:val="1C057C32"/>
    <w:rsid w:val="1C1FC1E6"/>
    <w:rsid w:val="1C220110"/>
    <w:rsid w:val="1C4E2FD7"/>
    <w:rsid w:val="1C8A74E5"/>
    <w:rsid w:val="1C8BB1BA"/>
    <w:rsid w:val="1CAE03F0"/>
    <w:rsid w:val="1CD31150"/>
    <w:rsid w:val="1D00364E"/>
    <w:rsid w:val="1D4C9D1C"/>
    <w:rsid w:val="1D91777C"/>
    <w:rsid w:val="1D91EBC3"/>
    <w:rsid w:val="1DD9420C"/>
    <w:rsid w:val="1DF5B108"/>
    <w:rsid w:val="1E007541"/>
    <w:rsid w:val="1E109841"/>
    <w:rsid w:val="1E19413F"/>
    <w:rsid w:val="1E1FD0B7"/>
    <w:rsid w:val="1E36533B"/>
    <w:rsid w:val="1E3E6C4C"/>
    <w:rsid w:val="1E4F9207"/>
    <w:rsid w:val="1E5438F1"/>
    <w:rsid w:val="1E90A930"/>
    <w:rsid w:val="1EC1B7E1"/>
    <w:rsid w:val="1EEDEFF0"/>
    <w:rsid w:val="1F1BDAC2"/>
    <w:rsid w:val="1F3FB608"/>
    <w:rsid w:val="1F3FF6F8"/>
    <w:rsid w:val="1F812603"/>
    <w:rsid w:val="1F87A634"/>
    <w:rsid w:val="1FBBA8D8"/>
    <w:rsid w:val="1FCE5EAB"/>
    <w:rsid w:val="1FD158EC"/>
    <w:rsid w:val="1FE5EBC7"/>
    <w:rsid w:val="20137264"/>
    <w:rsid w:val="20313CE5"/>
    <w:rsid w:val="2031D96F"/>
    <w:rsid w:val="2039E61B"/>
    <w:rsid w:val="203B6478"/>
    <w:rsid w:val="20895F83"/>
    <w:rsid w:val="209BD6CD"/>
    <w:rsid w:val="20E5E933"/>
    <w:rsid w:val="20F2F826"/>
    <w:rsid w:val="20FF5029"/>
    <w:rsid w:val="210F051E"/>
    <w:rsid w:val="215A0087"/>
    <w:rsid w:val="2160766A"/>
    <w:rsid w:val="216D4366"/>
    <w:rsid w:val="2197B5D8"/>
    <w:rsid w:val="21D0279B"/>
    <w:rsid w:val="21F9D58B"/>
    <w:rsid w:val="21FC9D58"/>
    <w:rsid w:val="2202CBFA"/>
    <w:rsid w:val="2204ED6B"/>
    <w:rsid w:val="22057CF6"/>
    <w:rsid w:val="22369754"/>
    <w:rsid w:val="224F57A0"/>
    <w:rsid w:val="22503929"/>
    <w:rsid w:val="226A36A1"/>
    <w:rsid w:val="229F6416"/>
    <w:rsid w:val="22A06182"/>
    <w:rsid w:val="22C8865D"/>
    <w:rsid w:val="22EA903A"/>
    <w:rsid w:val="22EE121C"/>
    <w:rsid w:val="22EEC5B1"/>
    <w:rsid w:val="23208A56"/>
    <w:rsid w:val="232A5D41"/>
    <w:rsid w:val="2351A420"/>
    <w:rsid w:val="23571DD6"/>
    <w:rsid w:val="2399753D"/>
    <w:rsid w:val="239D91E5"/>
    <w:rsid w:val="23A06C0D"/>
    <w:rsid w:val="23A4C5AC"/>
    <w:rsid w:val="23B0AF76"/>
    <w:rsid w:val="23FA9E02"/>
    <w:rsid w:val="2434D771"/>
    <w:rsid w:val="246C2C43"/>
    <w:rsid w:val="246C53C5"/>
    <w:rsid w:val="2481C9FC"/>
    <w:rsid w:val="2489E27D"/>
    <w:rsid w:val="24C73FAC"/>
    <w:rsid w:val="24CBD638"/>
    <w:rsid w:val="24DF9DD1"/>
    <w:rsid w:val="24E16F7D"/>
    <w:rsid w:val="24E302E1"/>
    <w:rsid w:val="24EBA21B"/>
    <w:rsid w:val="24F4A393"/>
    <w:rsid w:val="250BB0D6"/>
    <w:rsid w:val="2586560B"/>
    <w:rsid w:val="259F7274"/>
    <w:rsid w:val="25DFC690"/>
    <w:rsid w:val="25EBDC8D"/>
    <w:rsid w:val="25F8D726"/>
    <w:rsid w:val="262D65EF"/>
    <w:rsid w:val="2633AB7B"/>
    <w:rsid w:val="263CAEB7"/>
    <w:rsid w:val="263F38AF"/>
    <w:rsid w:val="264AD12D"/>
    <w:rsid w:val="2668D4F7"/>
    <w:rsid w:val="26A5A16F"/>
    <w:rsid w:val="26C78E0D"/>
    <w:rsid w:val="26E15503"/>
    <w:rsid w:val="2731EE50"/>
    <w:rsid w:val="274EABD2"/>
    <w:rsid w:val="276413D9"/>
    <w:rsid w:val="27724115"/>
    <w:rsid w:val="27ABC7E8"/>
    <w:rsid w:val="27C2425F"/>
    <w:rsid w:val="27D18405"/>
    <w:rsid w:val="27E024AB"/>
    <w:rsid w:val="27E1A4B1"/>
    <w:rsid w:val="280CBD5A"/>
    <w:rsid w:val="281772CC"/>
    <w:rsid w:val="28340331"/>
    <w:rsid w:val="283C53EE"/>
    <w:rsid w:val="285DD960"/>
    <w:rsid w:val="2863F0FE"/>
    <w:rsid w:val="2874591C"/>
    <w:rsid w:val="28905641"/>
    <w:rsid w:val="2894C622"/>
    <w:rsid w:val="29087808"/>
    <w:rsid w:val="29657211"/>
    <w:rsid w:val="2990CB1C"/>
    <w:rsid w:val="2992E965"/>
    <w:rsid w:val="299F6CAD"/>
    <w:rsid w:val="29E7D97A"/>
    <w:rsid w:val="29EDC496"/>
    <w:rsid w:val="29EEBDD5"/>
    <w:rsid w:val="2A21CFF3"/>
    <w:rsid w:val="2A7A9455"/>
    <w:rsid w:val="2A818DEA"/>
    <w:rsid w:val="2AA7E67B"/>
    <w:rsid w:val="2AB35F57"/>
    <w:rsid w:val="2AB9F174"/>
    <w:rsid w:val="2ABB000A"/>
    <w:rsid w:val="2B094D75"/>
    <w:rsid w:val="2B0C1C2F"/>
    <w:rsid w:val="2B2A7670"/>
    <w:rsid w:val="2B864323"/>
    <w:rsid w:val="2B922200"/>
    <w:rsid w:val="2BA77B18"/>
    <w:rsid w:val="2BCED040"/>
    <w:rsid w:val="2BDC421A"/>
    <w:rsid w:val="2BE96E76"/>
    <w:rsid w:val="2BEEC7C4"/>
    <w:rsid w:val="2BF3A941"/>
    <w:rsid w:val="2BFF6A5F"/>
    <w:rsid w:val="2C1273B0"/>
    <w:rsid w:val="2C22EF9D"/>
    <w:rsid w:val="2C23EC0E"/>
    <w:rsid w:val="2C39F802"/>
    <w:rsid w:val="2C5833D6"/>
    <w:rsid w:val="2C5BB38A"/>
    <w:rsid w:val="2C7F1A7E"/>
    <w:rsid w:val="2CFD1821"/>
    <w:rsid w:val="2D38B856"/>
    <w:rsid w:val="2D51BE15"/>
    <w:rsid w:val="2D5ABA31"/>
    <w:rsid w:val="2D6137AE"/>
    <w:rsid w:val="2D665413"/>
    <w:rsid w:val="2D778833"/>
    <w:rsid w:val="2DA01D04"/>
    <w:rsid w:val="2DD02284"/>
    <w:rsid w:val="2DDA8DA2"/>
    <w:rsid w:val="2DDB665F"/>
    <w:rsid w:val="2DEFC6A0"/>
    <w:rsid w:val="2E1B1437"/>
    <w:rsid w:val="2E37FF3D"/>
    <w:rsid w:val="2E38F925"/>
    <w:rsid w:val="2E3CF480"/>
    <w:rsid w:val="2E4FB6AC"/>
    <w:rsid w:val="2E6DC034"/>
    <w:rsid w:val="2E7304C8"/>
    <w:rsid w:val="2E99BB52"/>
    <w:rsid w:val="2EF35126"/>
    <w:rsid w:val="2F01FAA0"/>
    <w:rsid w:val="2F1D001C"/>
    <w:rsid w:val="2F34F688"/>
    <w:rsid w:val="2F51D2B2"/>
    <w:rsid w:val="2F573B93"/>
    <w:rsid w:val="2F832A17"/>
    <w:rsid w:val="2FA6CCE5"/>
    <w:rsid w:val="300D5D8E"/>
    <w:rsid w:val="303941D8"/>
    <w:rsid w:val="303AD0A1"/>
    <w:rsid w:val="3041326E"/>
    <w:rsid w:val="3072A0B0"/>
    <w:rsid w:val="30A87CE2"/>
    <w:rsid w:val="30BAD361"/>
    <w:rsid w:val="30C9683E"/>
    <w:rsid w:val="30E03B84"/>
    <w:rsid w:val="30EB742B"/>
    <w:rsid w:val="310A9A2F"/>
    <w:rsid w:val="310F65AA"/>
    <w:rsid w:val="317F8FAC"/>
    <w:rsid w:val="319EA1AA"/>
    <w:rsid w:val="322CB0A3"/>
    <w:rsid w:val="3260028F"/>
    <w:rsid w:val="32A09D62"/>
    <w:rsid w:val="32A9BC39"/>
    <w:rsid w:val="32FD96D2"/>
    <w:rsid w:val="330C873D"/>
    <w:rsid w:val="3317C90B"/>
    <w:rsid w:val="331CC692"/>
    <w:rsid w:val="3348C777"/>
    <w:rsid w:val="3370CE9C"/>
    <w:rsid w:val="337DAA80"/>
    <w:rsid w:val="33881910"/>
    <w:rsid w:val="339299E1"/>
    <w:rsid w:val="33C8715F"/>
    <w:rsid w:val="342DE858"/>
    <w:rsid w:val="3437BCF0"/>
    <w:rsid w:val="345FADDB"/>
    <w:rsid w:val="3470A5E4"/>
    <w:rsid w:val="3487C1EA"/>
    <w:rsid w:val="3496254F"/>
    <w:rsid w:val="34B5A58F"/>
    <w:rsid w:val="34C865D4"/>
    <w:rsid w:val="350CF48C"/>
    <w:rsid w:val="350DE2FA"/>
    <w:rsid w:val="353E8EE9"/>
    <w:rsid w:val="3575F1A7"/>
    <w:rsid w:val="35863B0C"/>
    <w:rsid w:val="359D81DF"/>
    <w:rsid w:val="35CCF79A"/>
    <w:rsid w:val="35D3E518"/>
    <w:rsid w:val="35F2A5B9"/>
    <w:rsid w:val="364DFD9A"/>
    <w:rsid w:val="36532118"/>
    <w:rsid w:val="3663DFFB"/>
    <w:rsid w:val="367DFB1D"/>
    <w:rsid w:val="369958BB"/>
    <w:rsid w:val="36BA03FC"/>
    <w:rsid w:val="37542402"/>
    <w:rsid w:val="375E7872"/>
    <w:rsid w:val="37ADD7D6"/>
    <w:rsid w:val="37E901C8"/>
    <w:rsid w:val="38093FFB"/>
    <w:rsid w:val="383D0FC8"/>
    <w:rsid w:val="38529F1B"/>
    <w:rsid w:val="386D6D8E"/>
    <w:rsid w:val="38C8E9CA"/>
    <w:rsid w:val="39273A86"/>
    <w:rsid w:val="39299001"/>
    <w:rsid w:val="3950759C"/>
    <w:rsid w:val="399CFE8A"/>
    <w:rsid w:val="399E25BE"/>
    <w:rsid w:val="39BD4CE6"/>
    <w:rsid w:val="39C493AE"/>
    <w:rsid w:val="39CA3460"/>
    <w:rsid w:val="39D78753"/>
    <w:rsid w:val="39DECF2F"/>
    <w:rsid w:val="39ED6B0E"/>
    <w:rsid w:val="3A0E0806"/>
    <w:rsid w:val="3ACD3943"/>
    <w:rsid w:val="3AF8BF34"/>
    <w:rsid w:val="3AFDCE6E"/>
    <w:rsid w:val="3B150C25"/>
    <w:rsid w:val="3B1C8305"/>
    <w:rsid w:val="3B296EA0"/>
    <w:rsid w:val="3B2C03FF"/>
    <w:rsid w:val="3B69662E"/>
    <w:rsid w:val="3B84BA2A"/>
    <w:rsid w:val="3BFACB39"/>
    <w:rsid w:val="3BFBA073"/>
    <w:rsid w:val="3C505148"/>
    <w:rsid w:val="3C50EA4B"/>
    <w:rsid w:val="3C5237F2"/>
    <w:rsid w:val="3C867762"/>
    <w:rsid w:val="3CB11B6A"/>
    <w:rsid w:val="3CDA76C7"/>
    <w:rsid w:val="3CE47A08"/>
    <w:rsid w:val="3D5D51D3"/>
    <w:rsid w:val="3D5D9BBD"/>
    <w:rsid w:val="3D738C8B"/>
    <w:rsid w:val="3D7CA86D"/>
    <w:rsid w:val="3DCD5E69"/>
    <w:rsid w:val="3DE28976"/>
    <w:rsid w:val="3DF3AB37"/>
    <w:rsid w:val="3E2E7689"/>
    <w:rsid w:val="3E57E43E"/>
    <w:rsid w:val="3E7707AE"/>
    <w:rsid w:val="3E8C2C47"/>
    <w:rsid w:val="3E94C285"/>
    <w:rsid w:val="3EB9652B"/>
    <w:rsid w:val="3EC20FBB"/>
    <w:rsid w:val="3ED8FA53"/>
    <w:rsid w:val="3F3A1C52"/>
    <w:rsid w:val="3F634E84"/>
    <w:rsid w:val="3F6632F2"/>
    <w:rsid w:val="3F79D90A"/>
    <w:rsid w:val="3F809616"/>
    <w:rsid w:val="3FB52F2D"/>
    <w:rsid w:val="3FB5CC2C"/>
    <w:rsid w:val="3FC81B82"/>
    <w:rsid w:val="3FDAEE3A"/>
    <w:rsid w:val="3FE1FF00"/>
    <w:rsid w:val="3FEA4A0D"/>
    <w:rsid w:val="40090ADB"/>
    <w:rsid w:val="400A25A9"/>
    <w:rsid w:val="40240D95"/>
    <w:rsid w:val="40529DD1"/>
    <w:rsid w:val="4083CE8E"/>
    <w:rsid w:val="408D9208"/>
    <w:rsid w:val="40C935D0"/>
    <w:rsid w:val="40D0EBB2"/>
    <w:rsid w:val="40D267DD"/>
    <w:rsid w:val="40D6204C"/>
    <w:rsid w:val="40D9E1DF"/>
    <w:rsid w:val="40DC91B8"/>
    <w:rsid w:val="4109AD82"/>
    <w:rsid w:val="411EBFD4"/>
    <w:rsid w:val="412CB61B"/>
    <w:rsid w:val="412E573F"/>
    <w:rsid w:val="414946A1"/>
    <w:rsid w:val="415F1871"/>
    <w:rsid w:val="41653F66"/>
    <w:rsid w:val="41727065"/>
    <w:rsid w:val="4184B127"/>
    <w:rsid w:val="4195D185"/>
    <w:rsid w:val="41B777E7"/>
    <w:rsid w:val="41BEDB1C"/>
    <w:rsid w:val="41C778C5"/>
    <w:rsid w:val="41E5C3F3"/>
    <w:rsid w:val="41ED4F7D"/>
    <w:rsid w:val="422EC394"/>
    <w:rsid w:val="42495972"/>
    <w:rsid w:val="426F8E49"/>
    <w:rsid w:val="4289FC32"/>
    <w:rsid w:val="428F8FD0"/>
    <w:rsid w:val="42A6450C"/>
    <w:rsid w:val="42C23325"/>
    <w:rsid w:val="42D4D33D"/>
    <w:rsid w:val="43980ADD"/>
    <w:rsid w:val="43B66D76"/>
    <w:rsid w:val="43D40EAC"/>
    <w:rsid w:val="43DAACB6"/>
    <w:rsid w:val="43FC3195"/>
    <w:rsid w:val="44277336"/>
    <w:rsid w:val="4429FDF5"/>
    <w:rsid w:val="443E41B4"/>
    <w:rsid w:val="445E1D6F"/>
    <w:rsid w:val="4482465F"/>
    <w:rsid w:val="448AABD6"/>
    <w:rsid w:val="448EBE6F"/>
    <w:rsid w:val="449F9E7D"/>
    <w:rsid w:val="44DBB6B5"/>
    <w:rsid w:val="4518986C"/>
    <w:rsid w:val="451A3A62"/>
    <w:rsid w:val="452E0B8E"/>
    <w:rsid w:val="4554A76A"/>
    <w:rsid w:val="4566D838"/>
    <w:rsid w:val="45CC9660"/>
    <w:rsid w:val="460930A0"/>
    <w:rsid w:val="4616D67D"/>
    <w:rsid w:val="461EA91D"/>
    <w:rsid w:val="467BD8D6"/>
    <w:rsid w:val="46DC6F4F"/>
    <w:rsid w:val="470C29CF"/>
    <w:rsid w:val="471590A2"/>
    <w:rsid w:val="471D8499"/>
    <w:rsid w:val="4786D94B"/>
    <w:rsid w:val="47991ADD"/>
    <w:rsid w:val="47C35DBA"/>
    <w:rsid w:val="47D8EABA"/>
    <w:rsid w:val="47E3D335"/>
    <w:rsid w:val="483B933D"/>
    <w:rsid w:val="48577A76"/>
    <w:rsid w:val="487CA817"/>
    <w:rsid w:val="4882F34D"/>
    <w:rsid w:val="48876BEA"/>
    <w:rsid w:val="489E5B52"/>
    <w:rsid w:val="48C0E76C"/>
    <w:rsid w:val="48C1F368"/>
    <w:rsid w:val="48EB6A38"/>
    <w:rsid w:val="48F31823"/>
    <w:rsid w:val="491AFC44"/>
    <w:rsid w:val="49273421"/>
    <w:rsid w:val="495283EE"/>
    <w:rsid w:val="497F35B8"/>
    <w:rsid w:val="49A552DC"/>
    <w:rsid w:val="49A8FC5C"/>
    <w:rsid w:val="49E67D75"/>
    <w:rsid w:val="49F556BC"/>
    <w:rsid w:val="4A1EA482"/>
    <w:rsid w:val="4A2AA153"/>
    <w:rsid w:val="4A3B5802"/>
    <w:rsid w:val="4A448D3F"/>
    <w:rsid w:val="4A777112"/>
    <w:rsid w:val="4A7C1E84"/>
    <w:rsid w:val="4A7C70EE"/>
    <w:rsid w:val="4A7CA0C8"/>
    <w:rsid w:val="4A93AD1E"/>
    <w:rsid w:val="4AD8219A"/>
    <w:rsid w:val="4ADA2AC4"/>
    <w:rsid w:val="4B30EAA5"/>
    <w:rsid w:val="4B41D192"/>
    <w:rsid w:val="4B503D99"/>
    <w:rsid w:val="4B62DB89"/>
    <w:rsid w:val="4B6E4D90"/>
    <w:rsid w:val="4B8CA43C"/>
    <w:rsid w:val="4BD89A68"/>
    <w:rsid w:val="4C0BB2DC"/>
    <w:rsid w:val="4C28B57C"/>
    <w:rsid w:val="4C290D50"/>
    <w:rsid w:val="4C4BF962"/>
    <w:rsid w:val="4C6B4B6D"/>
    <w:rsid w:val="4C895AC2"/>
    <w:rsid w:val="4C964195"/>
    <w:rsid w:val="4CE37B50"/>
    <w:rsid w:val="4D2A7B28"/>
    <w:rsid w:val="4D510FB5"/>
    <w:rsid w:val="4D6FC4E2"/>
    <w:rsid w:val="4D83E2D1"/>
    <w:rsid w:val="4D8717AB"/>
    <w:rsid w:val="4D8F35D5"/>
    <w:rsid w:val="4DAEF5BB"/>
    <w:rsid w:val="4DC799FD"/>
    <w:rsid w:val="4DDB0EEE"/>
    <w:rsid w:val="4E18D94C"/>
    <w:rsid w:val="4E3811C5"/>
    <w:rsid w:val="4E4ABB28"/>
    <w:rsid w:val="4E8A844C"/>
    <w:rsid w:val="4E98FC29"/>
    <w:rsid w:val="4EB99D49"/>
    <w:rsid w:val="4ED31C33"/>
    <w:rsid w:val="4EF1FC23"/>
    <w:rsid w:val="4F199C63"/>
    <w:rsid w:val="4F31EA18"/>
    <w:rsid w:val="4F5ED300"/>
    <w:rsid w:val="4F738269"/>
    <w:rsid w:val="4F7477FA"/>
    <w:rsid w:val="4FEC3314"/>
    <w:rsid w:val="502D32EA"/>
    <w:rsid w:val="5040A616"/>
    <w:rsid w:val="50489D4A"/>
    <w:rsid w:val="5077BE05"/>
    <w:rsid w:val="5091FA35"/>
    <w:rsid w:val="5098FA50"/>
    <w:rsid w:val="50BB2F32"/>
    <w:rsid w:val="50D1FBE9"/>
    <w:rsid w:val="50E3EF58"/>
    <w:rsid w:val="50EDEC34"/>
    <w:rsid w:val="510130EA"/>
    <w:rsid w:val="5104F5AA"/>
    <w:rsid w:val="511ECD69"/>
    <w:rsid w:val="5127ED60"/>
    <w:rsid w:val="512C0557"/>
    <w:rsid w:val="514AA3A1"/>
    <w:rsid w:val="5150DE10"/>
    <w:rsid w:val="516510AD"/>
    <w:rsid w:val="51806384"/>
    <w:rsid w:val="519D41E1"/>
    <w:rsid w:val="51C2200A"/>
    <w:rsid w:val="52534D62"/>
    <w:rsid w:val="528A2C00"/>
    <w:rsid w:val="52B5197F"/>
    <w:rsid w:val="52BC1C31"/>
    <w:rsid w:val="52CFB1A8"/>
    <w:rsid w:val="52EB5FA7"/>
    <w:rsid w:val="5305376C"/>
    <w:rsid w:val="531A3631"/>
    <w:rsid w:val="533D7C2B"/>
    <w:rsid w:val="53605982"/>
    <w:rsid w:val="5365441F"/>
    <w:rsid w:val="53986406"/>
    <w:rsid w:val="53A19729"/>
    <w:rsid w:val="53C8D51D"/>
    <w:rsid w:val="53E652FA"/>
    <w:rsid w:val="545D4FD7"/>
    <w:rsid w:val="5495C97F"/>
    <w:rsid w:val="549E53B1"/>
    <w:rsid w:val="54F802E2"/>
    <w:rsid w:val="55114658"/>
    <w:rsid w:val="5512B4F5"/>
    <w:rsid w:val="551AFF40"/>
    <w:rsid w:val="555D8FD6"/>
    <w:rsid w:val="556A5944"/>
    <w:rsid w:val="558F9CEA"/>
    <w:rsid w:val="560799A1"/>
    <w:rsid w:val="564BB56B"/>
    <w:rsid w:val="564F2EE8"/>
    <w:rsid w:val="565A8706"/>
    <w:rsid w:val="5681FD9C"/>
    <w:rsid w:val="5697AA4F"/>
    <w:rsid w:val="56A7490F"/>
    <w:rsid w:val="56B08CC3"/>
    <w:rsid w:val="56C67B93"/>
    <w:rsid w:val="56C96107"/>
    <w:rsid w:val="56CAF7C7"/>
    <w:rsid w:val="56E9B964"/>
    <w:rsid w:val="57405B2C"/>
    <w:rsid w:val="5767553C"/>
    <w:rsid w:val="576CDF66"/>
    <w:rsid w:val="57838DAE"/>
    <w:rsid w:val="5783D4B8"/>
    <w:rsid w:val="57CC090C"/>
    <w:rsid w:val="57F8E1F9"/>
    <w:rsid w:val="582B60A9"/>
    <w:rsid w:val="582B71F7"/>
    <w:rsid w:val="583F9D2A"/>
    <w:rsid w:val="5840A96A"/>
    <w:rsid w:val="58468504"/>
    <w:rsid w:val="585676C3"/>
    <w:rsid w:val="587F8C36"/>
    <w:rsid w:val="589B6539"/>
    <w:rsid w:val="58B0629F"/>
    <w:rsid w:val="59A3F685"/>
    <w:rsid w:val="5A0A864D"/>
    <w:rsid w:val="5A1072B3"/>
    <w:rsid w:val="5A1D7D2E"/>
    <w:rsid w:val="5A387F22"/>
    <w:rsid w:val="5A5A8A0A"/>
    <w:rsid w:val="5A8F2913"/>
    <w:rsid w:val="5AA06A82"/>
    <w:rsid w:val="5B086682"/>
    <w:rsid w:val="5B126803"/>
    <w:rsid w:val="5B165B03"/>
    <w:rsid w:val="5B2871BD"/>
    <w:rsid w:val="5B47E8C9"/>
    <w:rsid w:val="5B960B86"/>
    <w:rsid w:val="5BA20EAC"/>
    <w:rsid w:val="5BC131FE"/>
    <w:rsid w:val="5BD02FFB"/>
    <w:rsid w:val="5C3BA08A"/>
    <w:rsid w:val="5C658AF8"/>
    <w:rsid w:val="5C860B48"/>
    <w:rsid w:val="5C9D843E"/>
    <w:rsid w:val="5CA1FBD4"/>
    <w:rsid w:val="5CA7D097"/>
    <w:rsid w:val="5CC78BE7"/>
    <w:rsid w:val="5CF66431"/>
    <w:rsid w:val="5D2048A9"/>
    <w:rsid w:val="5D2DD7FF"/>
    <w:rsid w:val="5D386C18"/>
    <w:rsid w:val="5D49DB0F"/>
    <w:rsid w:val="5D585752"/>
    <w:rsid w:val="5D8DEB2D"/>
    <w:rsid w:val="5DC6A7BF"/>
    <w:rsid w:val="5E01B61D"/>
    <w:rsid w:val="5E040342"/>
    <w:rsid w:val="5E375050"/>
    <w:rsid w:val="5E80DC3E"/>
    <w:rsid w:val="5EC2E94D"/>
    <w:rsid w:val="5ECC8AFA"/>
    <w:rsid w:val="5F1F0CE7"/>
    <w:rsid w:val="5F53D572"/>
    <w:rsid w:val="5F78FF46"/>
    <w:rsid w:val="5F7F3759"/>
    <w:rsid w:val="5F8CE5F7"/>
    <w:rsid w:val="5FA7F509"/>
    <w:rsid w:val="5FAA5F94"/>
    <w:rsid w:val="5FBE4C2A"/>
    <w:rsid w:val="600B62E2"/>
    <w:rsid w:val="6019537A"/>
    <w:rsid w:val="602B21FC"/>
    <w:rsid w:val="6044A8D4"/>
    <w:rsid w:val="606E58DC"/>
    <w:rsid w:val="60F4A899"/>
    <w:rsid w:val="6114F760"/>
    <w:rsid w:val="61198141"/>
    <w:rsid w:val="61202CCC"/>
    <w:rsid w:val="6142C773"/>
    <w:rsid w:val="614A0137"/>
    <w:rsid w:val="615D2CBE"/>
    <w:rsid w:val="6177BFAB"/>
    <w:rsid w:val="6194E66E"/>
    <w:rsid w:val="61C7E0FA"/>
    <w:rsid w:val="61D21D5B"/>
    <w:rsid w:val="61FDADE9"/>
    <w:rsid w:val="62010AE6"/>
    <w:rsid w:val="6225F448"/>
    <w:rsid w:val="622AEB1D"/>
    <w:rsid w:val="62467B4C"/>
    <w:rsid w:val="62B0C973"/>
    <w:rsid w:val="62F66D9B"/>
    <w:rsid w:val="6346AC21"/>
    <w:rsid w:val="635C1972"/>
    <w:rsid w:val="6361E057"/>
    <w:rsid w:val="63796852"/>
    <w:rsid w:val="6385B697"/>
    <w:rsid w:val="638C2878"/>
    <w:rsid w:val="63903824"/>
    <w:rsid w:val="63AF8E1A"/>
    <w:rsid w:val="63DBB3AB"/>
    <w:rsid w:val="63F0EF7F"/>
    <w:rsid w:val="63FC8952"/>
    <w:rsid w:val="6437BEF0"/>
    <w:rsid w:val="6438B761"/>
    <w:rsid w:val="64508C7C"/>
    <w:rsid w:val="645C7B6E"/>
    <w:rsid w:val="6477B728"/>
    <w:rsid w:val="64A345A7"/>
    <w:rsid w:val="64BD4CDA"/>
    <w:rsid w:val="64F6179F"/>
    <w:rsid w:val="64FF0554"/>
    <w:rsid w:val="6541F9F0"/>
    <w:rsid w:val="65470B73"/>
    <w:rsid w:val="656BFF7C"/>
    <w:rsid w:val="657D0C4A"/>
    <w:rsid w:val="65818CE1"/>
    <w:rsid w:val="65842A1E"/>
    <w:rsid w:val="65A1A8BC"/>
    <w:rsid w:val="65A2C21C"/>
    <w:rsid w:val="65BD5CCE"/>
    <w:rsid w:val="65CB3C6D"/>
    <w:rsid w:val="65D07163"/>
    <w:rsid w:val="65E9323D"/>
    <w:rsid w:val="664D60A3"/>
    <w:rsid w:val="6652248E"/>
    <w:rsid w:val="665D0901"/>
    <w:rsid w:val="665FF5DD"/>
    <w:rsid w:val="6669CAC9"/>
    <w:rsid w:val="6674751C"/>
    <w:rsid w:val="667ED12A"/>
    <w:rsid w:val="6691E2A9"/>
    <w:rsid w:val="66E2DBF5"/>
    <w:rsid w:val="675A3AF3"/>
    <w:rsid w:val="675CFD2C"/>
    <w:rsid w:val="67D8099D"/>
    <w:rsid w:val="67E401C8"/>
    <w:rsid w:val="67F27437"/>
    <w:rsid w:val="6844D920"/>
    <w:rsid w:val="684B96D7"/>
    <w:rsid w:val="6885C3F4"/>
    <w:rsid w:val="689AB5E5"/>
    <w:rsid w:val="68B6EFB9"/>
    <w:rsid w:val="68C62EE2"/>
    <w:rsid w:val="68EF1D11"/>
    <w:rsid w:val="690C152A"/>
    <w:rsid w:val="69166269"/>
    <w:rsid w:val="692621A3"/>
    <w:rsid w:val="69320A3D"/>
    <w:rsid w:val="69458639"/>
    <w:rsid w:val="69606012"/>
    <w:rsid w:val="696D9A1A"/>
    <w:rsid w:val="6971D2D7"/>
    <w:rsid w:val="698168AF"/>
    <w:rsid w:val="698E9D7B"/>
    <w:rsid w:val="69A12106"/>
    <w:rsid w:val="69EE8274"/>
    <w:rsid w:val="69EEE4D9"/>
    <w:rsid w:val="69F0B38D"/>
    <w:rsid w:val="6A125743"/>
    <w:rsid w:val="6A275D5A"/>
    <w:rsid w:val="6A2CF06D"/>
    <w:rsid w:val="6A317B32"/>
    <w:rsid w:val="6A38C667"/>
    <w:rsid w:val="6A5361E2"/>
    <w:rsid w:val="6A551A52"/>
    <w:rsid w:val="6A7A8284"/>
    <w:rsid w:val="6A7FBFD2"/>
    <w:rsid w:val="6A87E790"/>
    <w:rsid w:val="6AA831D9"/>
    <w:rsid w:val="6ABCAEB4"/>
    <w:rsid w:val="6AC1BC68"/>
    <w:rsid w:val="6AC23EDD"/>
    <w:rsid w:val="6B0113BC"/>
    <w:rsid w:val="6B19B41C"/>
    <w:rsid w:val="6B2112C8"/>
    <w:rsid w:val="6B27365D"/>
    <w:rsid w:val="6B552E41"/>
    <w:rsid w:val="6B5FEDE6"/>
    <w:rsid w:val="6B6AE959"/>
    <w:rsid w:val="6B7037D2"/>
    <w:rsid w:val="6B982EE3"/>
    <w:rsid w:val="6BBFA553"/>
    <w:rsid w:val="6BFFA5A5"/>
    <w:rsid w:val="6C16864D"/>
    <w:rsid w:val="6C3946C4"/>
    <w:rsid w:val="6C3D6414"/>
    <w:rsid w:val="6C48D097"/>
    <w:rsid w:val="6CB96B55"/>
    <w:rsid w:val="6D16E949"/>
    <w:rsid w:val="6D2C881A"/>
    <w:rsid w:val="6D4960B7"/>
    <w:rsid w:val="6D5F72A0"/>
    <w:rsid w:val="6D7CACBA"/>
    <w:rsid w:val="6D9B0A9A"/>
    <w:rsid w:val="6DDADC15"/>
    <w:rsid w:val="6E06A984"/>
    <w:rsid w:val="6E3069D1"/>
    <w:rsid w:val="6E40165E"/>
    <w:rsid w:val="6E5338BE"/>
    <w:rsid w:val="6E5B73D0"/>
    <w:rsid w:val="6E6348FF"/>
    <w:rsid w:val="6E83B71C"/>
    <w:rsid w:val="6EAB2C69"/>
    <w:rsid w:val="6EB70C08"/>
    <w:rsid w:val="6EC6A342"/>
    <w:rsid w:val="6EEADF3A"/>
    <w:rsid w:val="6EF178D6"/>
    <w:rsid w:val="6F0FBFF2"/>
    <w:rsid w:val="6F32BA93"/>
    <w:rsid w:val="6F32E05A"/>
    <w:rsid w:val="6F362C7D"/>
    <w:rsid w:val="6F518CE5"/>
    <w:rsid w:val="6F645244"/>
    <w:rsid w:val="6FC33514"/>
    <w:rsid w:val="6FD1BEB0"/>
    <w:rsid w:val="6FE3F1A6"/>
    <w:rsid w:val="6FF2FEAD"/>
    <w:rsid w:val="700B978A"/>
    <w:rsid w:val="700BCC91"/>
    <w:rsid w:val="70397E4D"/>
    <w:rsid w:val="70476EA0"/>
    <w:rsid w:val="70478CA2"/>
    <w:rsid w:val="704DA4E2"/>
    <w:rsid w:val="708132FB"/>
    <w:rsid w:val="70918427"/>
    <w:rsid w:val="70D9CB5A"/>
    <w:rsid w:val="70DA3401"/>
    <w:rsid w:val="71009BA4"/>
    <w:rsid w:val="710B4AD6"/>
    <w:rsid w:val="710C15C5"/>
    <w:rsid w:val="71347285"/>
    <w:rsid w:val="715D15DC"/>
    <w:rsid w:val="71743964"/>
    <w:rsid w:val="71B12280"/>
    <w:rsid w:val="71CAF3D7"/>
    <w:rsid w:val="72389B18"/>
    <w:rsid w:val="723ACCD4"/>
    <w:rsid w:val="72405EBB"/>
    <w:rsid w:val="725131DA"/>
    <w:rsid w:val="7271C47E"/>
    <w:rsid w:val="72C555D7"/>
    <w:rsid w:val="730EEFC9"/>
    <w:rsid w:val="7315529A"/>
    <w:rsid w:val="73171437"/>
    <w:rsid w:val="735ACC69"/>
    <w:rsid w:val="73A2C751"/>
    <w:rsid w:val="73ED0464"/>
    <w:rsid w:val="73FB0DBE"/>
    <w:rsid w:val="73FB740B"/>
    <w:rsid w:val="741CDC0C"/>
    <w:rsid w:val="7437BC11"/>
    <w:rsid w:val="74455D20"/>
    <w:rsid w:val="74460665"/>
    <w:rsid w:val="74B51DDA"/>
    <w:rsid w:val="74B8CFB7"/>
    <w:rsid w:val="74E98D68"/>
    <w:rsid w:val="74FE960F"/>
    <w:rsid w:val="7500FBE5"/>
    <w:rsid w:val="7501D787"/>
    <w:rsid w:val="750A6D3E"/>
    <w:rsid w:val="750BE977"/>
    <w:rsid w:val="7541FD3B"/>
    <w:rsid w:val="75786AB9"/>
    <w:rsid w:val="75B90329"/>
    <w:rsid w:val="75C065CF"/>
    <w:rsid w:val="75D4039D"/>
    <w:rsid w:val="75E5EC4E"/>
    <w:rsid w:val="7634C0DC"/>
    <w:rsid w:val="763F0458"/>
    <w:rsid w:val="764D1BAE"/>
    <w:rsid w:val="76FC092D"/>
    <w:rsid w:val="77010E3C"/>
    <w:rsid w:val="77137853"/>
    <w:rsid w:val="774F4002"/>
    <w:rsid w:val="776302B1"/>
    <w:rsid w:val="77695B4D"/>
    <w:rsid w:val="77960505"/>
    <w:rsid w:val="77C04ACE"/>
    <w:rsid w:val="77C2635E"/>
    <w:rsid w:val="77D850A4"/>
    <w:rsid w:val="77E5AF66"/>
    <w:rsid w:val="77EC85B4"/>
    <w:rsid w:val="7809F822"/>
    <w:rsid w:val="7819D177"/>
    <w:rsid w:val="782136C2"/>
    <w:rsid w:val="7821A2B1"/>
    <w:rsid w:val="7835E370"/>
    <w:rsid w:val="784F689F"/>
    <w:rsid w:val="7862FF51"/>
    <w:rsid w:val="7872B37D"/>
    <w:rsid w:val="78745E1E"/>
    <w:rsid w:val="787C3EE6"/>
    <w:rsid w:val="787E2D2C"/>
    <w:rsid w:val="78A063B1"/>
    <w:rsid w:val="78AD661B"/>
    <w:rsid w:val="78B91252"/>
    <w:rsid w:val="78CE3EF6"/>
    <w:rsid w:val="793774CE"/>
    <w:rsid w:val="79933E43"/>
    <w:rsid w:val="79CAB1B2"/>
    <w:rsid w:val="79FB97BA"/>
    <w:rsid w:val="7A4DBD1C"/>
    <w:rsid w:val="7A746D2D"/>
    <w:rsid w:val="7A75F73A"/>
    <w:rsid w:val="7A947348"/>
    <w:rsid w:val="7ABC9859"/>
    <w:rsid w:val="7B022DFA"/>
    <w:rsid w:val="7B070D1D"/>
    <w:rsid w:val="7B33B6AE"/>
    <w:rsid w:val="7B3FB681"/>
    <w:rsid w:val="7B5268DC"/>
    <w:rsid w:val="7B5A5B65"/>
    <w:rsid w:val="7B8EF777"/>
    <w:rsid w:val="7BB4785D"/>
    <w:rsid w:val="7BD41307"/>
    <w:rsid w:val="7BD83272"/>
    <w:rsid w:val="7BE57333"/>
    <w:rsid w:val="7C069F22"/>
    <w:rsid w:val="7C0DE30E"/>
    <w:rsid w:val="7C1D4DF5"/>
    <w:rsid w:val="7C2A5E07"/>
    <w:rsid w:val="7C46E4FA"/>
    <w:rsid w:val="7C48AA1B"/>
    <w:rsid w:val="7C5EA8AB"/>
    <w:rsid w:val="7C623176"/>
    <w:rsid w:val="7C7AE60B"/>
    <w:rsid w:val="7CADFB48"/>
    <w:rsid w:val="7CE4EFE8"/>
    <w:rsid w:val="7CF964AD"/>
    <w:rsid w:val="7CFA20B5"/>
    <w:rsid w:val="7D1087C1"/>
    <w:rsid w:val="7D5502CC"/>
    <w:rsid w:val="7D72CB6A"/>
    <w:rsid w:val="7D7D8308"/>
    <w:rsid w:val="7D848BC9"/>
    <w:rsid w:val="7D877DC9"/>
    <w:rsid w:val="7DE0A6BC"/>
    <w:rsid w:val="7E0C7941"/>
    <w:rsid w:val="7E256E05"/>
    <w:rsid w:val="7E321620"/>
    <w:rsid w:val="7E44BA78"/>
    <w:rsid w:val="7E624CA7"/>
    <w:rsid w:val="7E695BC0"/>
    <w:rsid w:val="7E8B6D2A"/>
    <w:rsid w:val="7E9AB48F"/>
    <w:rsid w:val="7EB9EDC9"/>
    <w:rsid w:val="7EE7F619"/>
    <w:rsid w:val="7F211E55"/>
    <w:rsid w:val="7F40894D"/>
    <w:rsid w:val="7F489D28"/>
    <w:rsid w:val="7F4BE810"/>
    <w:rsid w:val="7F5BB3D8"/>
    <w:rsid w:val="7F679111"/>
    <w:rsid w:val="7F956B49"/>
    <w:rsid w:val="7F99564D"/>
    <w:rsid w:val="7FBA916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c,#00b0ca,#ddd"/>
    </o:shapedefaults>
    <o:shapelayout v:ext="edit">
      <o:idmap v:ext="edit" data="2"/>
    </o:shapelayout>
  </w:shapeDefaults>
  <w:decimalSymbol w:val="."/>
  <w:listSeparator w:val=","/>
  <w14:docId w14:val="16A41259"/>
  <w15:docId w15:val="{38483A90-D0B8-48C5-9BAC-CB9DEC41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39A8"/>
    <w:rPr>
      <w:rFonts w:ascii="Arial" w:hAnsi="Arial"/>
      <w:szCs w:val="24"/>
      <w:lang w:eastAsia="es-ES"/>
    </w:rPr>
  </w:style>
  <w:style w:type="paragraph" w:styleId="Heading1">
    <w:name w:val="heading 1"/>
    <w:aliases w:val="título 1,H1"/>
    <w:basedOn w:val="Normal"/>
    <w:next w:val="Normal"/>
    <w:link w:val="Heading1Char"/>
    <w:uiPriority w:val="9"/>
    <w:qFormat/>
    <w:rsid w:val="00877D51"/>
    <w:pPr>
      <w:keepNext/>
      <w:numPr>
        <w:numId w:val="6"/>
      </w:numPr>
      <w:spacing w:before="120" w:after="60"/>
      <w:outlineLvl w:val="0"/>
    </w:pPr>
    <w:rPr>
      <w:rFonts w:cs="Arial"/>
      <w:b/>
      <w:bCs/>
      <w:color w:val="002060"/>
      <w:kern w:val="32"/>
      <w:sz w:val="32"/>
      <w:szCs w:val="32"/>
    </w:rPr>
  </w:style>
  <w:style w:type="paragraph" w:styleId="Heading2">
    <w:name w:val="heading 2"/>
    <w:basedOn w:val="Normal"/>
    <w:next w:val="Normal"/>
    <w:link w:val="Heading2Char"/>
    <w:uiPriority w:val="9"/>
    <w:qFormat/>
    <w:rsid w:val="00877D51"/>
    <w:pPr>
      <w:keepNext/>
      <w:numPr>
        <w:ilvl w:val="1"/>
        <w:numId w:val="6"/>
      </w:numPr>
      <w:spacing w:before="120" w:after="60"/>
      <w:outlineLvl w:val="1"/>
    </w:pPr>
    <w:rPr>
      <w:rFonts w:cs="Arial"/>
      <w:b/>
      <w:bCs/>
      <w:iCs/>
      <w:color w:val="002060"/>
      <w:sz w:val="28"/>
      <w:szCs w:val="28"/>
    </w:rPr>
  </w:style>
  <w:style w:type="paragraph" w:styleId="Heading3">
    <w:name w:val="heading 3"/>
    <w:basedOn w:val="Normal"/>
    <w:next w:val="Normal"/>
    <w:link w:val="Heading3Char"/>
    <w:uiPriority w:val="9"/>
    <w:qFormat/>
    <w:rsid w:val="00877D51"/>
    <w:pPr>
      <w:keepNext/>
      <w:numPr>
        <w:ilvl w:val="2"/>
        <w:numId w:val="6"/>
      </w:numPr>
      <w:spacing w:before="120" w:after="60"/>
      <w:outlineLvl w:val="2"/>
    </w:pPr>
    <w:rPr>
      <w:rFonts w:cs="Arial"/>
      <w:color w:val="002060"/>
      <w:sz w:val="24"/>
      <w:szCs w:val="26"/>
      <w:lang w:val="en-US"/>
    </w:rPr>
  </w:style>
  <w:style w:type="paragraph" w:styleId="Heading4">
    <w:name w:val="heading 4"/>
    <w:basedOn w:val="Normal"/>
    <w:next w:val="Normal"/>
    <w:link w:val="Heading4Char"/>
    <w:uiPriority w:val="9"/>
    <w:qFormat/>
    <w:rsid w:val="000804B4"/>
    <w:pPr>
      <w:keepNext/>
      <w:numPr>
        <w:ilvl w:val="3"/>
        <w:numId w:val="5"/>
      </w:numPr>
      <w:spacing w:before="240" w:after="60"/>
      <w:outlineLvl w:val="3"/>
    </w:pPr>
    <w:rPr>
      <w:b/>
      <w:bCs/>
      <w:color w:val="C00000"/>
      <w:sz w:val="24"/>
      <w:szCs w:val="28"/>
      <w:lang w:val="es-ES"/>
    </w:rPr>
  </w:style>
  <w:style w:type="paragraph" w:styleId="Heading5">
    <w:name w:val="heading 5"/>
    <w:basedOn w:val="Normal"/>
    <w:next w:val="Normal"/>
    <w:link w:val="Heading5Char"/>
    <w:uiPriority w:val="9"/>
    <w:qFormat/>
    <w:rsid w:val="00D56E8E"/>
    <w:pPr>
      <w:numPr>
        <w:ilvl w:val="4"/>
        <w:numId w:val="5"/>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4F721E"/>
    <w:pPr>
      <w:numPr>
        <w:ilvl w:val="5"/>
        <w:numId w:val="5"/>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D56E8E"/>
    <w:pPr>
      <w:numPr>
        <w:ilvl w:val="6"/>
        <w:numId w:val="5"/>
      </w:numPr>
      <w:spacing w:before="240" w:after="60"/>
      <w:outlineLvl w:val="6"/>
    </w:pPr>
    <w:rPr>
      <w:rFonts w:ascii="Calibri" w:hAnsi="Calibri"/>
      <w:sz w:val="24"/>
    </w:rPr>
  </w:style>
  <w:style w:type="paragraph" w:styleId="Heading8">
    <w:name w:val="heading 8"/>
    <w:basedOn w:val="Normal"/>
    <w:next w:val="Normal"/>
    <w:link w:val="Heading8Char"/>
    <w:uiPriority w:val="9"/>
    <w:qFormat/>
    <w:rsid w:val="004F721E"/>
    <w:pPr>
      <w:numPr>
        <w:ilvl w:val="7"/>
        <w:numId w:val="5"/>
      </w:numPr>
      <w:spacing w:before="240" w:after="60"/>
      <w:outlineLvl w:val="7"/>
    </w:pPr>
    <w:rPr>
      <w:rFonts w:ascii="Calibri" w:hAnsi="Calibri"/>
      <w:i/>
      <w:iCs/>
      <w:sz w:val="24"/>
    </w:rPr>
  </w:style>
  <w:style w:type="paragraph" w:styleId="Heading9">
    <w:name w:val="heading 9"/>
    <w:basedOn w:val="Normal"/>
    <w:next w:val="Normal"/>
    <w:link w:val="Heading9Char"/>
    <w:uiPriority w:val="9"/>
    <w:qFormat/>
    <w:rsid w:val="004F721E"/>
    <w:pPr>
      <w:numPr>
        <w:ilvl w:val="8"/>
        <w:numId w:val="5"/>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pgrafe1">
    <w:name w:val="Epígrafe1"/>
    <w:basedOn w:val="Normal"/>
    <w:next w:val="Normal"/>
    <w:qFormat/>
    <w:rsid w:val="008F5C91"/>
    <w:rPr>
      <w:b/>
      <w:bCs/>
      <w:szCs w:val="20"/>
    </w:rPr>
  </w:style>
  <w:style w:type="character" w:styleId="PageNumber">
    <w:name w:val="page number"/>
    <w:rsid w:val="00AC1BD9"/>
    <w:rPr>
      <w:rFonts w:ascii="Arial" w:hAnsi="Arial"/>
      <w:sz w:val="20"/>
    </w:rPr>
  </w:style>
  <w:style w:type="paragraph" w:customStyle="1" w:styleId="PORTtexsecundario">
    <w:name w:val="PORT_tex secundario"/>
    <w:basedOn w:val="Normal"/>
    <w:rsid w:val="00AC1BD9"/>
    <w:pPr>
      <w:ind w:left="378"/>
    </w:pPr>
    <w:rPr>
      <w:szCs w:val="20"/>
    </w:rPr>
  </w:style>
  <w:style w:type="paragraph" w:customStyle="1" w:styleId="PORTSubtituloportada">
    <w:name w:val="PORT_Subtitulo portada"/>
    <w:basedOn w:val="Normal"/>
    <w:rsid w:val="008B1BCA"/>
    <w:pPr>
      <w:ind w:left="378"/>
    </w:pPr>
    <w:rPr>
      <w:color w:val="808080"/>
      <w:sz w:val="28"/>
      <w:szCs w:val="20"/>
    </w:rPr>
  </w:style>
  <w:style w:type="paragraph" w:styleId="Header">
    <w:name w:val="header"/>
    <w:basedOn w:val="Normal"/>
    <w:link w:val="HeaderChar"/>
    <w:uiPriority w:val="99"/>
    <w:rsid w:val="00644D58"/>
    <w:pPr>
      <w:tabs>
        <w:tab w:val="center" w:pos="4252"/>
        <w:tab w:val="right" w:pos="8504"/>
      </w:tabs>
    </w:pPr>
  </w:style>
  <w:style w:type="paragraph" w:customStyle="1" w:styleId="PORTTITPORTADA">
    <w:name w:val="PORT_TIT.PORTADA"/>
    <w:basedOn w:val="Normal"/>
    <w:rsid w:val="00A4547F"/>
    <w:pPr>
      <w:ind w:left="378"/>
    </w:pPr>
    <w:rPr>
      <w:b/>
      <w:bCs/>
      <w:caps/>
      <w:color w:val="000000"/>
      <w:sz w:val="56"/>
      <w:szCs w:val="20"/>
    </w:rPr>
  </w:style>
  <w:style w:type="paragraph" w:styleId="Footer">
    <w:name w:val="footer"/>
    <w:basedOn w:val="Normal"/>
    <w:link w:val="FooterChar"/>
    <w:uiPriority w:val="99"/>
    <w:rsid w:val="00DF3549"/>
    <w:pPr>
      <w:tabs>
        <w:tab w:val="center" w:pos="4252"/>
        <w:tab w:val="right" w:pos="8504"/>
      </w:tabs>
    </w:pPr>
  </w:style>
  <w:style w:type="paragraph" w:customStyle="1" w:styleId="Objetoreunion">
    <w:name w:val="Objeto reunion"/>
    <w:basedOn w:val="Normal"/>
    <w:rsid w:val="002E4210"/>
    <w:pPr>
      <w:numPr>
        <w:numId w:val="2"/>
      </w:numPr>
      <w:spacing w:before="20" w:after="20"/>
      <w:ind w:right="213"/>
      <w:jc w:val="both"/>
    </w:pPr>
    <w:rPr>
      <w:b/>
      <w:bCs/>
      <w:sz w:val="24"/>
      <w:szCs w:val="20"/>
    </w:rPr>
  </w:style>
  <w:style w:type="paragraph" w:customStyle="1" w:styleId="ListBulletClose">
    <w:name w:val="List Bullet Close"/>
    <w:basedOn w:val="Normal"/>
    <w:rsid w:val="00287BBF"/>
    <w:pPr>
      <w:numPr>
        <w:numId w:val="4"/>
      </w:numPr>
      <w:spacing w:before="120" w:after="120"/>
      <w:jc w:val="both"/>
    </w:pPr>
    <w:rPr>
      <w:rFonts w:cs="Arial"/>
      <w:sz w:val="24"/>
      <w:szCs w:val="20"/>
      <w:lang w:eastAsia="en-US"/>
    </w:rPr>
  </w:style>
  <w:style w:type="paragraph" w:styleId="TOC1">
    <w:name w:val="toc 1"/>
    <w:basedOn w:val="Normal"/>
    <w:next w:val="Normal"/>
    <w:autoRedefine/>
    <w:uiPriority w:val="39"/>
    <w:rsid w:val="009A272C"/>
    <w:pPr>
      <w:tabs>
        <w:tab w:val="left" w:pos="400"/>
        <w:tab w:val="right" w:leader="dot" w:pos="9923"/>
      </w:tabs>
    </w:pPr>
  </w:style>
  <w:style w:type="paragraph" w:styleId="TOC2">
    <w:name w:val="toc 2"/>
    <w:basedOn w:val="Normal"/>
    <w:next w:val="Normal"/>
    <w:autoRedefine/>
    <w:uiPriority w:val="39"/>
    <w:rsid w:val="009A272C"/>
    <w:pPr>
      <w:tabs>
        <w:tab w:val="left" w:pos="800"/>
        <w:tab w:val="right" w:leader="dot" w:pos="9923"/>
      </w:tabs>
      <w:ind w:left="200"/>
    </w:pPr>
  </w:style>
  <w:style w:type="character" w:styleId="Hyperlink">
    <w:name w:val="Hyperlink"/>
    <w:aliases w:val="(文字) (文字) Char Char"/>
    <w:uiPriority w:val="99"/>
    <w:rsid w:val="00F651F3"/>
    <w:rPr>
      <w:color w:val="0000FF"/>
      <w:u w:val="single"/>
    </w:rPr>
  </w:style>
  <w:style w:type="paragraph" w:styleId="TOC3">
    <w:name w:val="toc 3"/>
    <w:basedOn w:val="Normal"/>
    <w:next w:val="Normal"/>
    <w:autoRedefine/>
    <w:uiPriority w:val="39"/>
    <w:rsid w:val="0024511F"/>
    <w:pPr>
      <w:tabs>
        <w:tab w:val="left" w:pos="1200"/>
        <w:tab w:val="right" w:leader="dot" w:pos="9923"/>
      </w:tabs>
      <w:ind w:left="400"/>
    </w:pPr>
    <w:rPr>
      <w:rFonts w:cs="Arial"/>
      <w:noProof/>
      <w:lang w:val="en-US"/>
    </w:rPr>
  </w:style>
  <w:style w:type="paragraph" w:styleId="CommentSubject">
    <w:name w:val="annotation subject"/>
    <w:basedOn w:val="CommentText"/>
    <w:next w:val="CommentText"/>
    <w:link w:val="CommentSubjectChar"/>
    <w:semiHidden/>
    <w:rsid w:val="00711404"/>
    <w:rPr>
      <w:b/>
      <w:bCs/>
    </w:rPr>
  </w:style>
  <w:style w:type="character" w:customStyle="1" w:styleId="CommentSubjectChar">
    <w:name w:val="Comment Subject Char"/>
    <w:basedOn w:val="CommentTextChar"/>
    <w:link w:val="CommentSubject"/>
    <w:semiHidden/>
    <w:rsid w:val="00711404"/>
    <w:rPr>
      <w:rFonts w:ascii="Arial" w:hAnsi="Arial"/>
      <w:b/>
      <w:bCs/>
      <w:lang w:eastAsia="es-ES"/>
    </w:rPr>
  </w:style>
  <w:style w:type="paragraph" w:styleId="BalloonText">
    <w:name w:val="Balloon Text"/>
    <w:basedOn w:val="Normal"/>
    <w:link w:val="BalloonTextChar"/>
    <w:uiPriority w:val="99"/>
    <w:semiHidden/>
    <w:rsid w:val="00667436"/>
    <w:rPr>
      <w:rFonts w:ascii="Tahoma" w:hAnsi="Tahoma" w:cs="Tahoma"/>
      <w:sz w:val="16"/>
      <w:szCs w:val="16"/>
    </w:rPr>
  </w:style>
  <w:style w:type="character" w:customStyle="1" w:styleId="Heading1Char">
    <w:name w:val="Heading 1 Char"/>
    <w:aliases w:val="título 1 Char,H1 Char"/>
    <w:link w:val="Heading1"/>
    <w:uiPriority w:val="9"/>
    <w:rsid w:val="00877D51"/>
    <w:rPr>
      <w:rFonts w:ascii="Arial" w:hAnsi="Arial" w:cs="Arial"/>
      <w:b/>
      <w:bCs/>
      <w:color w:val="002060"/>
      <w:kern w:val="32"/>
      <w:sz w:val="32"/>
      <w:szCs w:val="32"/>
      <w:lang w:eastAsia="es-ES"/>
    </w:rPr>
  </w:style>
  <w:style w:type="character" w:styleId="Strong">
    <w:name w:val="Strong"/>
    <w:uiPriority w:val="22"/>
    <w:qFormat/>
    <w:rsid w:val="00CE1C31"/>
    <w:rPr>
      <w:b/>
      <w:bCs/>
    </w:rPr>
  </w:style>
  <w:style w:type="paragraph" w:styleId="NormalWeb">
    <w:name w:val="Normal (Web)"/>
    <w:basedOn w:val="Normal"/>
    <w:uiPriority w:val="99"/>
    <w:rsid w:val="00CE1C31"/>
    <w:pPr>
      <w:spacing w:after="180"/>
    </w:pPr>
    <w:rPr>
      <w:rFonts w:ascii="Times New Roman" w:hAnsi="Times New Roman"/>
      <w:sz w:val="24"/>
      <w:lang w:val="en-US" w:eastAsia="en-US"/>
    </w:rPr>
  </w:style>
  <w:style w:type="paragraph" w:styleId="DocumentMap">
    <w:name w:val="Document Map"/>
    <w:basedOn w:val="Normal"/>
    <w:semiHidden/>
    <w:rsid w:val="005A2611"/>
    <w:pPr>
      <w:shd w:val="clear" w:color="auto" w:fill="000080"/>
    </w:pPr>
    <w:rPr>
      <w:rFonts w:ascii="Tahoma" w:hAnsi="Tahoma" w:cs="Tahoma"/>
      <w:szCs w:val="20"/>
    </w:rPr>
  </w:style>
  <w:style w:type="table" w:styleId="TableGrid">
    <w:name w:val="Table Grid"/>
    <w:basedOn w:val="TableNormal"/>
    <w:uiPriority w:val="39"/>
    <w:rsid w:val="00652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1">
    <w:name w:val="m1"/>
    <w:rsid w:val="00356A44"/>
    <w:rPr>
      <w:color w:val="0000FF"/>
    </w:rPr>
  </w:style>
  <w:style w:type="character" w:customStyle="1" w:styleId="pi1">
    <w:name w:val="pi1"/>
    <w:rsid w:val="00356A44"/>
    <w:rPr>
      <w:color w:val="0000FF"/>
    </w:rPr>
  </w:style>
  <w:style w:type="character" w:customStyle="1" w:styleId="t1">
    <w:name w:val="t1"/>
    <w:rsid w:val="00356A44"/>
    <w:rPr>
      <w:color w:val="990000"/>
    </w:rPr>
  </w:style>
  <w:style w:type="character" w:customStyle="1" w:styleId="ns1">
    <w:name w:val="ns1"/>
    <w:rsid w:val="00356A44"/>
    <w:rPr>
      <w:color w:val="FF0000"/>
    </w:rPr>
  </w:style>
  <w:style w:type="character" w:customStyle="1" w:styleId="b1">
    <w:name w:val="b1"/>
    <w:rsid w:val="00356A44"/>
    <w:rPr>
      <w:rFonts w:ascii="Courier New" w:hAnsi="Courier New" w:cs="Courier New" w:hint="default"/>
      <w:b/>
      <w:bCs/>
      <w:strike w:val="0"/>
      <w:dstrike w:val="0"/>
      <w:color w:val="FF0000"/>
      <w:u w:val="none"/>
      <w:effect w:val="none"/>
    </w:rPr>
  </w:style>
  <w:style w:type="character" w:customStyle="1" w:styleId="tx1">
    <w:name w:val="tx1"/>
    <w:rsid w:val="00356A44"/>
    <w:rPr>
      <w:b/>
      <w:bCs/>
    </w:rPr>
  </w:style>
  <w:style w:type="character" w:customStyle="1" w:styleId="Heading5Char">
    <w:name w:val="Heading 5 Char"/>
    <w:link w:val="Heading5"/>
    <w:uiPriority w:val="9"/>
    <w:rsid w:val="00D56E8E"/>
    <w:rPr>
      <w:rFonts w:ascii="Calibri" w:hAnsi="Calibri"/>
      <w:b/>
      <w:bCs/>
      <w:i/>
      <w:iCs/>
      <w:sz w:val="26"/>
      <w:szCs w:val="26"/>
      <w:lang w:eastAsia="es-ES"/>
    </w:rPr>
  </w:style>
  <w:style w:type="character" w:customStyle="1" w:styleId="Heading7Char">
    <w:name w:val="Heading 7 Char"/>
    <w:link w:val="Heading7"/>
    <w:uiPriority w:val="9"/>
    <w:rsid w:val="00D56E8E"/>
    <w:rPr>
      <w:rFonts w:ascii="Calibri" w:hAnsi="Calibri"/>
      <w:sz w:val="24"/>
      <w:szCs w:val="24"/>
      <w:lang w:eastAsia="es-ES"/>
    </w:rPr>
  </w:style>
  <w:style w:type="paragraph" w:styleId="ListParagraph">
    <w:name w:val="List Paragraph"/>
    <w:aliases w:val="List1,TOC style,lp1,Bullet List,List11,List111,List1111,List Paragraph1,Normal Sentence,List Paragraph Char Char,Number_1,new,newCxSpLast,FooterText,numbered,Paragraphe de liste1,Bulletr List Paragraph"/>
    <w:basedOn w:val="Normal"/>
    <w:link w:val="ListParagraphChar"/>
    <w:uiPriority w:val="34"/>
    <w:qFormat/>
    <w:rsid w:val="00D56E8E"/>
    <w:pPr>
      <w:spacing w:after="200" w:line="276" w:lineRule="auto"/>
      <w:ind w:left="720"/>
      <w:contextualSpacing/>
    </w:pPr>
    <w:rPr>
      <w:rFonts w:ascii="Calibri" w:eastAsia="Calibri" w:hAnsi="Calibri"/>
      <w:sz w:val="22"/>
      <w:szCs w:val="22"/>
      <w:lang w:val="es-ES" w:eastAsia="en-US"/>
    </w:rPr>
  </w:style>
  <w:style w:type="paragraph" w:styleId="TOC4">
    <w:name w:val="toc 4"/>
    <w:basedOn w:val="Normal"/>
    <w:next w:val="Normal"/>
    <w:autoRedefine/>
    <w:uiPriority w:val="39"/>
    <w:rsid w:val="009A272C"/>
    <w:pPr>
      <w:tabs>
        <w:tab w:val="left" w:pos="1540"/>
        <w:tab w:val="right" w:leader="dot" w:pos="9923"/>
      </w:tabs>
      <w:ind w:left="600"/>
    </w:pPr>
  </w:style>
  <w:style w:type="paragraph" w:styleId="TOC5">
    <w:name w:val="toc 5"/>
    <w:basedOn w:val="Normal"/>
    <w:next w:val="Normal"/>
    <w:autoRedefine/>
    <w:uiPriority w:val="39"/>
    <w:rsid w:val="00A54D31"/>
    <w:pPr>
      <w:ind w:left="800"/>
    </w:pPr>
  </w:style>
  <w:style w:type="paragraph" w:styleId="TOC7">
    <w:name w:val="toc 7"/>
    <w:basedOn w:val="Normal"/>
    <w:next w:val="Normal"/>
    <w:autoRedefine/>
    <w:uiPriority w:val="39"/>
    <w:rsid w:val="00A54D31"/>
    <w:pPr>
      <w:ind w:left="1200"/>
    </w:pPr>
  </w:style>
  <w:style w:type="character" w:customStyle="1" w:styleId="Heading6Char">
    <w:name w:val="Heading 6 Char"/>
    <w:link w:val="Heading6"/>
    <w:uiPriority w:val="9"/>
    <w:rsid w:val="004F721E"/>
    <w:rPr>
      <w:rFonts w:ascii="Calibri" w:hAnsi="Calibri"/>
      <w:b/>
      <w:bCs/>
      <w:sz w:val="22"/>
      <w:szCs w:val="22"/>
      <w:lang w:eastAsia="es-ES"/>
    </w:rPr>
  </w:style>
  <w:style w:type="character" w:customStyle="1" w:styleId="Heading8Char">
    <w:name w:val="Heading 8 Char"/>
    <w:link w:val="Heading8"/>
    <w:uiPriority w:val="9"/>
    <w:rsid w:val="004F721E"/>
    <w:rPr>
      <w:rFonts w:ascii="Calibri" w:hAnsi="Calibri"/>
      <w:i/>
      <w:iCs/>
      <w:sz w:val="24"/>
      <w:szCs w:val="24"/>
      <w:lang w:eastAsia="es-ES"/>
    </w:rPr>
  </w:style>
  <w:style w:type="character" w:customStyle="1" w:styleId="Heading9Char">
    <w:name w:val="Heading 9 Char"/>
    <w:link w:val="Heading9"/>
    <w:uiPriority w:val="9"/>
    <w:rsid w:val="004F721E"/>
    <w:rPr>
      <w:rFonts w:ascii="Cambria" w:hAnsi="Cambria"/>
      <w:sz w:val="22"/>
      <w:szCs w:val="22"/>
      <w:lang w:eastAsia="es-ES"/>
    </w:rPr>
  </w:style>
  <w:style w:type="paragraph" w:styleId="TOC6">
    <w:name w:val="toc 6"/>
    <w:basedOn w:val="Normal"/>
    <w:next w:val="Normal"/>
    <w:autoRedefine/>
    <w:uiPriority w:val="39"/>
    <w:unhideWhenUsed/>
    <w:rsid w:val="00437B9C"/>
    <w:pPr>
      <w:spacing w:after="100" w:line="276" w:lineRule="auto"/>
      <w:ind w:left="1100"/>
    </w:pPr>
    <w:rPr>
      <w:rFonts w:ascii="Calibri" w:hAnsi="Calibri"/>
      <w:sz w:val="22"/>
      <w:szCs w:val="22"/>
      <w:lang w:val="es-ES"/>
    </w:rPr>
  </w:style>
  <w:style w:type="paragraph" w:styleId="TOC8">
    <w:name w:val="toc 8"/>
    <w:basedOn w:val="Normal"/>
    <w:next w:val="Normal"/>
    <w:autoRedefine/>
    <w:uiPriority w:val="39"/>
    <w:unhideWhenUsed/>
    <w:rsid w:val="00437B9C"/>
    <w:pPr>
      <w:spacing w:after="100" w:line="276" w:lineRule="auto"/>
      <w:ind w:left="1540"/>
    </w:pPr>
    <w:rPr>
      <w:rFonts w:ascii="Calibri" w:hAnsi="Calibri"/>
      <w:sz w:val="22"/>
      <w:szCs w:val="22"/>
      <w:lang w:val="es-ES"/>
    </w:rPr>
  </w:style>
  <w:style w:type="paragraph" w:styleId="TOC9">
    <w:name w:val="toc 9"/>
    <w:basedOn w:val="Normal"/>
    <w:next w:val="Normal"/>
    <w:autoRedefine/>
    <w:uiPriority w:val="39"/>
    <w:unhideWhenUsed/>
    <w:rsid w:val="00437B9C"/>
    <w:pPr>
      <w:spacing w:after="100" w:line="276" w:lineRule="auto"/>
      <w:ind w:left="1760"/>
    </w:pPr>
    <w:rPr>
      <w:rFonts w:ascii="Calibri" w:hAnsi="Calibri"/>
      <w:sz w:val="22"/>
      <w:szCs w:val="22"/>
      <w:lang w:val="es-ES"/>
    </w:rPr>
  </w:style>
  <w:style w:type="paragraph" w:customStyle="1" w:styleId="EstiloTtulo1Azulcielo">
    <w:name w:val="Estilo Título 1 + Azul cielo"/>
    <w:basedOn w:val="Heading1"/>
    <w:rsid w:val="00B25C0F"/>
    <w:pPr>
      <w:pageBreakBefore/>
      <w:numPr>
        <w:numId w:val="3"/>
      </w:numPr>
    </w:pPr>
    <w:rPr>
      <w:color w:val="00CCFF"/>
      <w:lang w:val="es-ES"/>
    </w:rPr>
  </w:style>
  <w:style w:type="paragraph" w:customStyle="1" w:styleId="Direccinderetorno">
    <w:name w:val="Dirección de retorno"/>
    <w:basedOn w:val="Normal"/>
    <w:rsid w:val="00E84ED2"/>
    <w:pPr>
      <w:spacing w:before="120" w:after="120"/>
      <w:jc w:val="center"/>
    </w:pPr>
    <w:rPr>
      <w:rFonts w:ascii="Garamond" w:hAnsi="Garamond"/>
      <w:spacing w:val="-3"/>
      <w:szCs w:val="20"/>
    </w:rPr>
  </w:style>
  <w:style w:type="paragraph" w:customStyle="1" w:styleId="Objet2">
    <w:name w:val="Objet2"/>
    <w:basedOn w:val="Normal"/>
    <w:next w:val="Normal"/>
    <w:rsid w:val="00E84ED2"/>
    <w:pPr>
      <w:widowControl w:val="0"/>
      <w:spacing w:before="120" w:after="120"/>
      <w:ind w:left="567"/>
      <w:jc w:val="both"/>
    </w:pPr>
    <w:rPr>
      <w:sz w:val="18"/>
      <w:szCs w:val="20"/>
    </w:rPr>
  </w:style>
  <w:style w:type="paragraph" w:styleId="BodyTextIndent">
    <w:name w:val="Body Text Indent"/>
    <w:basedOn w:val="Normal"/>
    <w:link w:val="BodyTextIndentChar"/>
    <w:rsid w:val="00E84ED2"/>
    <w:pPr>
      <w:spacing w:before="120" w:after="120"/>
      <w:jc w:val="both"/>
    </w:pPr>
    <w:rPr>
      <w:rFonts w:ascii="Verdana" w:hAnsi="Verdana"/>
      <w:i/>
      <w:color w:val="FF0000"/>
      <w:szCs w:val="20"/>
    </w:rPr>
  </w:style>
  <w:style w:type="character" w:customStyle="1" w:styleId="BodyTextIndentChar">
    <w:name w:val="Body Text Indent Char"/>
    <w:link w:val="BodyTextIndent"/>
    <w:rsid w:val="00E84ED2"/>
    <w:rPr>
      <w:rFonts w:ascii="Verdana" w:hAnsi="Verdana"/>
      <w:i/>
      <w:color w:val="FF0000"/>
      <w:lang w:val="es-ES_tradnl"/>
    </w:rPr>
  </w:style>
  <w:style w:type="paragraph" w:styleId="BodyText3">
    <w:name w:val="Body Text 3"/>
    <w:basedOn w:val="Normal"/>
    <w:link w:val="BodyText3Char"/>
    <w:rsid w:val="00E84ED2"/>
    <w:pPr>
      <w:spacing w:before="120" w:after="120"/>
      <w:jc w:val="center"/>
    </w:pPr>
    <w:rPr>
      <w:rFonts w:ascii="DIN-Bold" w:hAnsi="DIN-Bold"/>
      <w:color w:val="000080"/>
      <w:sz w:val="24"/>
      <w:szCs w:val="20"/>
    </w:rPr>
  </w:style>
  <w:style w:type="character" w:customStyle="1" w:styleId="BodyText3Char">
    <w:name w:val="Body Text 3 Char"/>
    <w:link w:val="BodyText3"/>
    <w:rsid w:val="00E84ED2"/>
    <w:rPr>
      <w:rFonts w:ascii="DIN-Bold" w:hAnsi="DIN-Bold"/>
      <w:color w:val="000080"/>
      <w:sz w:val="24"/>
      <w:lang w:val="es-ES_tradnl"/>
    </w:rPr>
  </w:style>
  <w:style w:type="paragraph" w:customStyle="1" w:styleId="Text">
    <w:name w:val="Text"/>
    <w:basedOn w:val="Normal"/>
    <w:link w:val="TextChar1"/>
    <w:qFormat/>
    <w:rsid w:val="00E84ED2"/>
    <w:pPr>
      <w:ind w:left="851"/>
      <w:jc w:val="both"/>
    </w:pPr>
    <w:rPr>
      <w:sz w:val="24"/>
      <w:szCs w:val="20"/>
      <w:lang w:val="en-GB" w:eastAsia="de-DE"/>
    </w:rPr>
  </w:style>
  <w:style w:type="paragraph" w:customStyle="1" w:styleId="NormalZeroafter">
    <w:name w:val="Normal Zero after"/>
    <w:basedOn w:val="Normal"/>
    <w:rsid w:val="00E84ED2"/>
    <w:pPr>
      <w:spacing w:before="120" w:after="120"/>
      <w:jc w:val="both"/>
    </w:pPr>
    <w:rPr>
      <w:sz w:val="22"/>
      <w:szCs w:val="20"/>
      <w:lang w:val="en-GB"/>
    </w:rPr>
  </w:style>
  <w:style w:type="paragraph" w:styleId="BodyTextIndent2">
    <w:name w:val="Body Text Indent 2"/>
    <w:basedOn w:val="Normal"/>
    <w:link w:val="BodyTextIndent2Char"/>
    <w:rsid w:val="00E84ED2"/>
    <w:pPr>
      <w:spacing w:before="120" w:after="120"/>
      <w:ind w:left="708"/>
      <w:jc w:val="both"/>
    </w:pPr>
    <w:rPr>
      <w:rFonts w:ascii="Verdana" w:hAnsi="Verdana"/>
      <w:szCs w:val="20"/>
      <w:lang w:val="es-PA" w:eastAsia="ja-JP"/>
    </w:rPr>
  </w:style>
  <w:style w:type="character" w:customStyle="1" w:styleId="BodyTextIndent2Char">
    <w:name w:val="Body Text Indent 2 Char"/>
    <w:link w:val="BodyTextIndent2"/>
    <w:rsid w:val="00E84ED2"/>
    <w:rPr>
      <w:rFonts w:ascii="Verdana" w:hAnsi="Verdana"/>
      <w:lang w:val="es-PA" w:eastAsia="ja-JP"/>
    </w:rPr>
  </w:style>
  <w:style w:type="paragraph" w:customStyle="1" w:styleId="Tabletext">
    <w:name w:val="Table text"/>
    <w:basedOn w:val="Normal"/>
    <w:rsid w:val="00E84ED2"/>
    <w:pPr>
      <w:spacing w:before="60" w:after="60"/>
      <w:jc w:val="both"/>
    </w:pPr>
    <w:rPr>
      <w:szCs w:val="20"/>
      <w:lang w:val="en-US"/>
    </w:rPr>
  </w:style>
  <w:style w:type="paragraph" w:customStyle="1" w:styleId="Version">
    <w:name w:val="Version"/>
    <w:basedOn w:val="Normal"/>
    <w:rsid w:val="00E84ED2"/>
    <w:pPr>
      <w:spacing w:after="240"/>
      <w:jc w:val="center"/>
    </w:pPr>
    <w:rPr>
      <w:b/>
      <w:sz w:val="24"/>
      <w:szCs w:val="20"/>
      <w:lang w:val="en-US"/>
    </w:rPr>
  </w:style>
  <w:style w:type="paragraph" w:customStyle="1" w:styleId="Tablecolheads">
    <w:name w:val="Table colheads"/>
    <w:basedOn w:val="Tabletext"/>
    <w:next w:val="Tabletext"/>
    <w:rsid w:val="00E84ED2"/>
    <w:rPr>
      <w:b/>
    </w:rPr>
  </w:style>
  <w:style w:type="paragraph" w:styleId="BodyText">
    <w:name w:val="Body Text"/>
    <w:basedOn w:val="Normal"/>
    <w:link w:val="BodyTextChar"/>
    <w:rsid w:val="00E84ED2"/>
    <w:pPr>
      <w:shd w:val="clear" w:color="auto" w:fill="0000FF"/>
      <w:spacing w:before="120" w:after="120"/>
      <w:jc w:val="both"/>
    </w:pPr>
    <w:rPr>
      <w:rFonts w:ascii="Verdana" w:hAnsi="Verdana"/>
      <w:szCs w:val="20"/>
      <w:lang w:val="es-PA" w:eastAsia="ja-JP"/>
    </w:rPr>
  </w:style>
  <w:style w:type="character" w:customStyle="1" w:styleId="BodyTextChar">
    <w:name w:val="Body Text Char"/>
    <w:link w:val="BodyText"/>
    <w:rsid w:val="00E84ED2"/>
    <w:rPr>
      <w:rFonts w:ascii="Verdana" w:hAnsi="Verdana"/>
      <w:shd w:val="clear" w:color="auto" w:fill="0000FF"/>
      <w:lang w:val="es-PA" w:eastAsia="ja-JP"/>
    </w:rPr>
  </w:style>
  <w:style w:type="paragraph" w:styleId="BodyText2">
    <w:name w:val="Body Text 2"/>
    <w:basedOn w:val="Normal"/>
    <w:link w:val="BodyText2Char"/>
    <w:rsid w:val="00E84ED2"/>
    <w:pPr>
      <w:spacing w:before="120" w:after="120"/>
      <w:jc w:val="both"/>
    </w:pPr>
    <w:rPr>
      <w:rFonts w:ascii="Verdana" w:hAnsi="Verdana"/>
      <w:color w:val="0000FF"/>
      <w:szCs w:val="20"/>
      <w:lang w:val="es-PA" w:eastAsia="ja-JP"/>
    </w:rPr>
  </w:style>
  <w:style w:type="character" w:customStyle="1" w:styleId="BodyText2Char">
    <w:name w:val="Body Text 2 Char"/>
    <w:link w:val="BodyText2"/>
    <w:rsid w:val="00E84ED2"/>
    <w:rPr>
      <w:rFonts w:ascii="Verdana" w:hAnsi="Verdana"/>
      <w:color w:val="0000FF"/>
      <w:lang w:val="es-PA" w:eastAsia="ja-JP"/>
    </w:rPr>
  </w:style>
  <w:style w:type="paragraph" w:customStyle="1" w:styleId="ExNorm9">
    <w:name w:val="ExNorm9"/>
    <w:rsid w:val="00E84ED2"/>
    <w:pPr>
      <w:spacing w:before="120"/>
    </w:pPr>
    <w:rPr>
      <w:snapToGrid w:val="0"/>
      <w:sz w:val="24"/>
      <w:lang w:val="en-US" w:eastAsia="en-US"/>
    </w:rPr>
  </w:style>
  <w:style w:type="paragraph" w:styleId="BodyTextIndent3">
    <w:name w:val="Body Text Indent 3"/>
    <w:basedOn w:val="Normal"/>
    <w:link w:val="BodyTextIndent3Char"/>
    <w:rsid w:val="00E84ED2"/>
    <w:pPr>
      <w:spacing w:before="120" w:after="120"/>
      <w:ind w:left="795"/>
      <w:jc w:val="both"/>
    </w:pPr>
    <w:rPr>
      <w:rFonts w:ascii="Verdana" w:hAnsi="Verdana"/>
      <w:i/>
      <w:color w:val="FF0000"/>
      <w:szCs w:val="20"/>
      <w:lang w:val="es-PA" w:eastAsia="ja-JP"/>
    </w:rPr>
  </w:style>
  <w:style w:type="character" w:customStyle="1" w:styleId="BodyTextIndent3Char">
    <w:name w:val="Body Text Indent 3 Char"/>
    <w:link w:val="BodyTextIndent3"/>
    <w:rsid w:val="00E84ED2"/>
    <w:rPr>
      <w:rFonts w:ascii="Verdana" w:hAnsi="Verdana"/>
      <w:i/>
      <w:color w:val="FF0000"/>
      <w:lang w:val="es-PA" w:eastAsia="ja-JP"/>
    </w:rPr>
  </w:style>
  <w:style w:type="paragraph" w:customStyle="1" w:styleId="Estilo1">
    <w:name w:val="Estilo1"/>
    <w:basedOn w:val="Heading4"/>
    <w:rsid w:val="00E84ED2"/>
    <w:pPr>
      <w:numPr>
        <w:ilvl w:val="0"/>
        <w:numId w:val="0"/>
      </w:numPr>
      <w:tabs>
        <w:tab w:val="num" w:pos="864"/>
      </w:tabs>
      <w:ind w:left="864" w:hanging="864"/>
      <w:jc w:val="both"/>
    </w:pPr>
    <w:rPr>
      <w:rFonts w:ascii="Verdana" w:hAnsi="Verdana"/>
      <w:color w:val="000080"/>
      <w:sz w:val="20"/>
      <w:szCs w:val="20"/>
      <w:lang w:val="es-PA" w:eastAsia="ja-JP"/>
    </w:rPr>
  </w:style>
  <w:style w:type="paragraph" w:customStyle="1" w:styleId="Estilo2">
    <w:name w:val="Estilo2"/>
    <w:basedOn w:val="Heading4"/>
    <w:rsid w:val="00E84ED2"/>
    <w:pPr>
      <w:numPr>
        <w:ilvl w:val="0"/>
        <w:numId w:val="0"/>
      </w:numPr>
      <w:tabs>
        <w:tab w:val="num" w:pos="864"/>
      </w:tabs>
      <w:ind w:left="864" w:hanging="864"/>
      <w:jc w:val="both"/>
    </w:pPr>
    <w:rPr>
      <w:rFonts w:ascii="Verdana" w:hAnsi="Verdana"/>
      <w:color w:val="333399"/>
      <w:sz w:val="20"/>
      <w:lang w:val="es-PA" w:eastAsia="ja-JP"/>
    </w:rPr>
  </w:style>
  <w:style w:type="paragraph" w:styleId="TableofAuthorities">
    <w:name w:val="table of authorities"/>
    <w:basedOn w:val="Normal"/>
    <w:next w:val="Normal"/>
    <w:rsid w:val="00E84ED2"/>
    <w:pPr>
      <w:spacing w:before="120" w:after="120"/>
      <w:ind w:left="200" w:hanging="200"/>
      <w:jc w:val="both"/>
    </w:pPr>
    <w:rPr>
      <w:rFonts w:ascii="Verdana" w:hAnsi="Verdana"/>
      <w:szCs w:val="20"/>
      <w:lang w:eastAsia="ja-JP"/>
    </w:rPr>
  </w:style>
  <w:style w:type="paragraph" w:styleId="TOAHeading">
    <w:name w:val="toa heading"/>
    <w:basedOn w:val="Normal"/>
    <w:next w:val="Normal"/>
    <w:rsid w:val="00E84ED2"/>
    <w:pPr>
      <w:spacing w:before="120" w:after="120"/>
      <w:jc w:val="both"/>
    </w:pPr>
    <w:rPr>
      <w:b/>
      <w:bCs/>
      <w:lang w:eastAsia="ja-JP"/>
    </w:rPr>
  </w:style>
  <w:style w:type="paragraph" w:customStyle="1" w:styleId="Estilo3">
    <w:name w:val="Estilo3"/>
    <w:basedOn w:val="Heading3"/>
    <w:rsid w:val="00E84ED2"/>
    <w:pPr>
      <w:tabs>
        <w:tab w:val="num" w:pos="720"/>
      </w:tabs>
      <w:spacing w:after="240"/>
      <w:ind w:left="720" w:hanging="720"/>
      <w:jc w:val="both"/>
    </w:pPr>
    <w:rPr>
      <w:rFonts w:ascii="Verdana" w:hAnsi="Verdana"/>
      <w:color w:val="000080"/>
      <w:sz w:val="22"/>
      <w:lang w:val="es-ES" w:eastAsia="ja-JP"/>
    </w:rPr>
  </w:style>
  <w:style w:type="character" w:customStyle="1" w:styleId="object">
    <w:name w:val="object"/>
    <w:rsid w:val="00E84ED2"/>
    <w:rPr>
      <w:i/>
      <w:iCs/>
    </w:rPr>
  </w:style>
  <w:style w:type="character" w:styleId="FollowedHyperlink">
    <w:name w:val="FollowedHyperlink"/>
    <w:uiPriority w:val="99"/>
    <w:rsid w:val="00E84ED2"/>
    <w:rPr>
      <w:color w:val="800080"/>
      <w:u w:val="single"/>
    </w:rPr>
  </w:style>
  <w:style w:type="paragraph" w:customStyle="1" w:styleId="AA1">
    <w:name w:val="AA1"/>
    <w:basedOn w:val="Normal"/>
    <w:rsid w:val="00E84ED2"/>
    <w:pPr>
      <w:jc w:val="both"/>
    </w:pPr>
    <w:rPr>
      <w:rFonts w:ascii="Tahoma" w:hAnsi="Tahoma"/>
      <w:bCs/>
      <w:sz w:val="22"/>
      <w:szCs w:val="20"/>
    </w:rPr>
  </w:style>
  <w:style w:type="paragraph" w:customStyle="1" w:styleId="xl24">
    <w:name w:val="xl24"/>
    <w:basedOn w:val="Normal"/>
    <w:rsid w:val="00E84ED2"/>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Verdana" w:eastAsia="Arial Unicode MS" w:hAnsi="Verdana" w:cs="Arial Unicode MS"/>
      <w:sz w:val="18"/>
      <w:szCs w:val="18"/>
      <w:lang w:val="es-ES"/>
    </w:rPr>
  </w:style>
  <w:style w:type="paragraph" w:customStyle="1" w:styleId="xl25">
    <w:name w:val="xl25"/>
    <w:basedOn w:val="Normal"/>
    <w:rsid w:val="00E84ED2"/>
    <w:pPr>
      <w:pBdr>
        <w:top w:val="single" w:sz="4" w:space="0" w:color="auto"/>
        <w:bottom w:val="single" w:sz="4" w:space="0" w:color="auto"/>
        <w:right w:val="single" w:sz="4" w:space="0" w:color="auto"/>
      </w:pBdr>
      <w:shd w:val="clear" w:color="auto" w:fill="FFFFFF"/>
      <w:spacing w:before="100" w:beforeAutospacing="1" w:after="100" w:afterAutospacing="1"/>
      <w:jc w:val="both"/>
      <w:textAlignment w:val="center"/>
    </w:pPr>
    <w:rPr>
      <w:rFonts w:ascii="Verdana" w:eastAsia="Arial Unicode MS" w:hAnsi="Verdana" w:cs="Arial Unicode MS"/>
      <w:sz w:val="18"/>
      <w:szCs w:val="18"/>
      <w:lang w:val="es-ES"/>
    </w:rPr>
  </w:style>
  <w:style w:type="paragraph" w:customStyle="1" w:styleId="xl26">
    <w:name w:val="xl26"/>
    <w:basedOn w:val="Normal"/>
    <w:rsid w:val="00E84ED2"/>
    <w:pPr>
      <w:pBdr>
        <w:left w:val="single" w:sz="4" w:space="0" w:color="auto"/>
        <w:bottom w:val="single" w:sz="4" w:space="0" w:color="auto"/>
        <w:right w:val="single" w:sz="4" w:space="0" w:color="auto"/>
      </w:pBdr>
      <w:shd w:val="clear" w:color="auto" w:fill="CCFFFF"/>
      <w:spacing w:before="100" w:beforeAutospacing="1" w:after="100" w:afterAutospacing="1"/>
      <w:jc w:val="both"/>
      <w:textAlignment w:val="center"/>
    </w:pPr>
    <w:rPr>
      <w:rFonts w:ascii="Verdana" w:eastAsia="Arial Unicode MS" w:hAnsi="Verdana" w:cs="Arial Unicode MS"/>
      <w:sz w:val="18"/>
      <w:szCs w:val="18"/>
      <w:lang w:val="es-ES"/>
    </w:rPr>
  </w:style>
  <w:style w:type="paragraph" w:customStyle="1" w:styleId="xl27">
    <w:name w:val="xl27"/>
    <w:basedOn w:val="Normal"/>
    <w:rsid w:val="00E84ED2"/>
    <w:pPr>
      <w:pBdr>
        <w:bottom w:val="single" w:sz="4" w:space="0" w:color="auto"/>
        <w:right w:val="single" w:sz="4" w:space="0" w:color="auto"/>
      </w:pBdr>
      <w:shd w:val="clear" w:color="auto" w:fill="FFFFFF"/>
      <w:spacing w:before="100" w:beforeAutospacing="1" w:after="100" w:afterAutospacing="1"/>
      <w:jc w:val="center"/>
      <w:textAlignment w:val="center"/>
    </w:pPr>
    <w:rPr>
      <w:rFonts w:ascii="Verdana" w:eastAsia="Arial Unicode MS" w:hAnsi="Verdana" w:cs="Arial Unicode MS"/>
      <w:sz w:val="18"/>
      <w:szCs w:val="18"/>
      <w:lang w:val="es-ES"/>
    </w:rPr>
  </w:style>
  <w:style w:type="paragraph" w:customStyle="1" w:styleId="xl28">
    <w:name w:val="xl28"/>
    <w:basedOn w:val="Normal"/>
    <w:rsid w:val="00E84ED2"/>
    <w:pPr>
      <w:pBdr>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ascii="Verdana" w:eastAsia="Arial Unicode MS" w:hAnsi="Verdana" w:cs="Arial Unicode MS"/>
      <w:sz w:val="18"/>
      <w:szCs w:val="18"/>
      <w:lang w:val="es-ES"/>
    </w:rPr>
  </w:style>
  <w:style w:type="paragraph" w:customStyle="1" w:styleId="xl29">
    <w:name w:val="xl29"/>
    <w:basedOn w:val="Normal"/>
    <w:rsid w:val="00E84ED2"/>
    <w:pPr>
      <w:pBdr>
        <w:bottom w:val="single" w:sz="4" w:space="0" w:color="auto"/>
        <w:right w:val="single" w:sz="4" w:space="0" w:color="auto"/>
      </w:pBdr>
      <w:shd w:val="clear" w:color="auto" w:fill="FFFFFF"/>
      <w:spacing w:before="100" w:beforeAutospacing="1" w:after="100" w:afterAutospacing="1"/>
      <w:textAlignment w:val="center"/>
    </w:pPr>
    <w:rPr>
      <w:rFonts w:ascii="Verdana" w:eastAsia="Arial Unicode MS" w:hAnsi="Verdana" w:cs="Arial Unicode MS"/>
      <w:sz w:val="18"/>
      <w:szCs w:val="18"/>
      <w:lang w:val="es-ES"/>
    </w:rPr>
  </w:style>
  <w:style w:type="paragraph" w:customStyle="1" w:styleId="xl30">
    <w:name w:val="xl30"/>
    <w:basedOn w:val="Normal"/>
    <w:rsid w:val="00E84ED2"/>
    <w:pPr>
      <w:pBdr>
        <w:top w:val="single" w:sz="4" w:space="0" w:color="auto"/>
        <w:left w:val="single" w:sz="4" w:space="0" w:color="auto"/>
        <w:bottom w:val="single" w:sz="4" w:space="0" w:color="auto"/>
        <w:right w:val="single" w:sz="4" w:space="0" w:color="auto"/>
      </w:pBdr>
      <w:shd w:val="clear" w:color="auto" w:fill="000080"/>
      <w:spacing w:before="100" w:beforeAutospacing="1" w:after="100" w:afterAutospacing="1"/>
      <w:jc w:val="center"/>
      <w:textAlignment w:val="center"/>
    </w:pPr>
    <w:rPr>
      <w:rFonts w:ascii="Verdana" w:eastAsia="Arial Unicode MS" w:hAnsi="Verdana" w:cs="Arial Unicode MS"/>
      <w:b/>
      <w:bCs/>
      <w:color w:val="FFFFFF"/>
      <w:sz w:val="24"/>
      <w:lang w:val="es-ES"/>
    </w:rPr>
  </w:style>
  <w:style w:type="paragraph" w:customStyle="1" w:styleId="xl22">
    <w:name w:val="xl22"/>
    <w:basedOn w:val="Normal"/>
    <w:rsid w:val="00E84ED2"/>
    <w:pPr>
      <w:pBdr>
        <w:bottom w:val="single" w:sz="4" w:space="0" w:color="auto"/>
        <w:right w:val="single" w:sz="4" w:space="0" w:color="auto"/>
      </w:pBdr>
      <w:shd w:val="clear" w:color="auto" w:fill="FFFFFF"/>
      <w:spacing w:before="100" w:beforeAutospacing="1" w:after="100" w:afterAutospacing="1"/>
      <w:jc w:val="both"/>
      <w:textAlignment w:val="center"/>
    </w:pPr>
    <w:rPr>
      <w:rFonts w:ascii="Verdana" w:eastAsia="Arial Unicode MS" w:hAnsi="Verdana" w:cs="Arial Unicode MS"/>
      <w:sz w:val="18"/>
      <w:szCs w:val="18"/>
      <w:lang w:val="es-ES"/>
    </w:rPr>
  </w:style>
  <w:style w:type="paragraph" w:styleId="ListBullet">
    <w:name w:val="List Bullet"/>
    <w:basedOn w:val="Normal"/>
    <w:rsid w:val="00E84ED2"/>
    <w:pPr>
      <w:tabs>
        <w:tab w:val="num" w:pos="562"/>
      </w:tabs>
      <w:spacing w:before="60" w:after="60"/>
      <w:ind w:left="562" w:hanging="332"/>
    </w:pPr>
    <w:rPr>
      <w:rFonts w:eastAsia="Arial Unicode MS" w:cs="Arial"/>
      <w:szCs w:val="20"/>
      <w:lang w:val="es-ES"/>
    </w:rPr>
  </w:style>
  <w:style w:type="paragraph" w:styleId="ListContinue">
    <w:name w:val="List Continue"/>
    <w:basedOn w:val="Normal"/>
    <w:rsid w:val="00E84ED2"/>
    <w:pPr>
      <w:spacing w:before="60" w:after="60"/>
      <w:ind w:left="562"/>
    </w:pPr>
    <w:rPr>
      <w:rFonts w:eastAsia="Arial Unicode MS" w:cs="Arial"/>
      <w:szCs w:val="20"/>
      <w:lang w:val="es-ES"/>
    </w:rPr>
  </w:style>
  <w:style w:type="paragraph" w:customStyle="1" w:styleId="xl67">
    <w:name w:val="xl67"/>
    <w:basedOn w:val="Normal"/>
    <w:rsid w:val="00E84ED2"/>
    <w:pPr>
      <w:shd w:val="clear" w:color="000000" w:fill="FFFFFF"/>
      <w:spacing w:before="100" w:beforeAutospacing="1" w:after="100" w:afterAutospacing="1"/>
      <w:jc w:val="center"/>
      <w:textAlignment w:val="center"/>
    </w:pPr>
    <w:rPr>
      <w:rFonts w:cs="Arial"/>
      <w:sz w:val="18"/>
      <w:szCs w:val="18"/>
      <w:lang w:val="es-ES"/>
    </w:rPr>
  </w:style>
  <w:style w:type="paragraph" w:customStyle="1" w:styleId="xl68">
    <w:name w:val="xl68"/>
    <w:basedOn w:val="Normal"/>
    <w:rsid w:val="00E84E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sz w:val="18"/>
      <w:szCs w:val="18"/>
      <w:lang w:val="es-ES"/>
    </w:rPr>
  </w:style>
  <w:style w:type="paragraph" w:customStyle="1" w:styleId="xl69">
    <w:name w:val="xl69"/>
    <w:basedOn w:val="Normal"/>
    <w:rsid w:val="00E84E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70">
    <w:name w:val="xl70"/>
    <w:basedOn w:val="Normal"/>
    <w:rsid w:val="00E84ED2"/>
    <w:pPr>
      <w:pBdr>
        <w:top w:val="single" w:sz="4" w:space="0" w:color="auto"/>
        <w:left w:val="single" w:sz="4" w:space="0" w:color="auto"/>
        <w:bottom w:val="single" w:sz="4" w:space="0" w:color="auto"/>
        <w:right w:val="single" w:sz="4" w:space="0" w:color="auto"/>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customStyle="1" w:styleId="xl71">
    <w:name w:val="xl71"/>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customStyle="1" w:styleId="xl72">
    <w:name w:val="xl72"/>
    <w:basedOn w:val="Normal"/>
    <w:rsid w:val="00E84E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73">
    <w:name w:val="xl73"/>
    <w:basedOn w:val="Normal"/>
    <w:rsid w:val="00E84ED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74">
    <w:name w:val="xl74"/>
    <w:basedOn w:val="Normal"/>
    <w:rsid w:val="00E84ED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color w:val="0000FF"/>
      <w:sz w:val="18"/>
      <w:szCs w:val="18"/>
      <w:lang w:val="es-ES"/>
    </w:rPr>
  </w:style>
  <w:style w:type="paragraph" w:customStyle="1" w:styleId="xl75">
    <w:name w:val="xl75"/>
    <w:basedOn w:val="Normal"/>
    <w:rsid w:val="00E84ED2"/>
    <w:pPr>
      <w:pBdr>
        <w:top w:val="single" w:sz="4" w:space="0" w:color="auto"/>
        <w:lef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76">
    <w:name w:val="xl76"/>
    <w:basedOn w:val="Normal"/>
    <w:rsid w:val="00E84ED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cs="Arial"/>
      <w:color w:val="0000FF"/>
      <w:sz w:val="18"/>
      <w:szCs w:val="18"/>
      <w:lang w:val="es-ES"/>
    </w:rPr>
  </w:style>
  <w:style w:type="paragraph" w:customStyle="1" w:styleId="xl77">
    <w:name w:val="xl77"/>
    <w:basedOn w:val="Normal"/>
    <w:rsid w:val="00E84ED2"/>
    <w:pPr>
      <w:pBdr>
        <w:lef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78">
    <w:name w:val="xl78"/>
    <w:basedOn w:val="Normal"/>
    <w:rsid w:val="00E84ED2"/>
    <w:pPr>
      <w:pBdr>
        <w:left w:val="single" w:sz="4" w:space="0" w:color="auto"/>
        <w:bottom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79">
    <w:name w:val="xl79"/>
    <w:basedOn w:val="Normal"/>
    <w:rsid w:val="00E84ED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80">
    <w:name w:val="xl80"/>
    <w:basedOn w:val="Normal"/>
    <w:rsid w:val="00E84ED2"/>
    <w:pPr>
      <w:pBdr>
        <w:bottom w:val="single" w:sz="8"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81">
    <w:name w:val="xl81"/>
    <w:basedOn w:val="Normal"/>
    <w:rsid w:val="00E84ED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82">
    <w:name w:val="xl82"/>
    <w:basedOn w:val="Normal"/>
    <w:rsid w:val="00E84ED2"/>
    <w:pPr>
      <w:pBdr>
        <w:left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83">
    <w:name w:val="xl83"/>
    <w:basedOn w:val="Normal"/>
    <w:rsid w:val="00E84ED2"/>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sz w:val="18"/>
      <w:szCs w:val="18"/>
      <w:lang w:val="es-ES"/>
    </w:rPr>
  </w:style>
  <w:style w:type="paragraph" w:customStyle="1" w:styleId="xl84">
    <w:name w:val="xl84"/>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customStyle="1" w:styleId="xl85">
    <w:name w:val="xl85"/>
    <w:basedOn w:val="Normal"/>
    <w:rsid w:val="00E84ED2"/>
    <w:pPr>
      <w:pBdr>
        <w:top w:val="single" w:sz="4" w:space="0" w:color="auto"/>
        <w:left w:val="single" w:sz="4" w:space="0" w:color="auto"/>
        <w:bottom w:val="single" w:sz="4" w:space="0" w:color="auto"/>
        <w:right w:val="single" w:sz="4" w:space="0" w:color="auto"/>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customStyle="1" w:styleId="xl86">
    <w:name w:val="xl86"/>
    <w:basedOn w:val="Normal"/>
    <w:rsid w:val="00E84ED2"/>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textAlignment w:val="center"/>
    </w:pPr>
    <w:rPr>
      <w:rFonts w:cs="Arial"/>
      <w:sz w:val="18"/>
      <w:szCs w:val="18"/>
      <w:lang w:val="es-ES"/>
    </w:rPr>
  </w:style>
  <w:style w:type="paragraph" w:customStyle="1" w:styleId="xl87">
    <w:name w:val="xl87"/>
    <w:basedOn w:val="Normal"/>
    <w:rsid w:val="00E84ED2"/>
    <w:pPr>
      <w:pBdr>
        <w:top w:val="single" w:sz="4" w:space="0" w:color="auto"/>
        <w:left w:val="single" w:sz="4" w:space="0" w:color="auto"/>
        <w:right w:val="single" w:sz="4" w:space="0" w:color="auto"/>
      </w:pBdr>
      <w:shd w:val="clear" w:color="000000" w:fill="D8D8D8"/>
      <w:spacing w:before="100" w:beforeAutospacing="1" w:after="100" w:afterAutospacing="1"/>
      <w:textAlignment w:val="center"/>
    </w:pPr>
    <w:rPr>
      <w:rFonts w:cs="Arial"/>
      <w:sz w:val="18"/>
      <w:szCs w:val="18"/>
      <w:lang w:val="es-ES"/>
    </w:rPr>
  </w:style>
  <w:style w:type="paragraph" w:customStyle="1" w:styleId="xl88">
    <w:name w:val="xl88"/>
    <w:basedOn w:val="Normal"/>
    <w:rsid w:val="00E84ED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Arial"/>
      <w:sz w:val="18"/>
      <w:szCs w:val="18"/>
      <w:lang w:val="es-ES"/>
    </w:rPr>
  </w:style>
  <w:style w:type="character" w:customStyle="1" w:styleId="FooterChar">
    <w:name w:val="Footer Char"/>
    <w:link w:val="Footer"/>
    <w:uiPriority w:val="99"/>
    <w:rsid w:val="00686B98"/>
    <w:rPr>
      <w:rFonts w:ascii="Arial" w:hAnsi="Arial"/>
      <w:szCs w:val="24"/>
      <w:lang w:val="es-ES_tradnl"/>
    </w:rPr>
  </w:style>
  <w:style w:type="paragraph" w:customStyle="1" w:styleId="NormalCPSI">
    <w:name w:val="Normal CPSI"/>
    <w:basedOn w:val="Normal"/>
    <w:rsid w:val="00F63134"/>
    <w:pPr>
      <w:tabs>
        <w:tab w:val="left" w:pos="-720"/>
        <w:tab w:val="left" w:pos="0"/>
        <w:tab w:val="left" w:pos="720"/>
      </w:tabs>
      <w:suppressAutoHyphens/>
      <w:spacing w:after="240" w:line="360" w:lineRule="auto"/>
      <w:jc w:val="both"/>
    </w:pPr>
    <w:rPr>
      <w:spacing w:val="-3"/>
      <w:szCs w:val="20"/>
    </w:rPr>
  </w:style>
  <w:style w:type="paragraph" w:customStyle="1" w:styleId="Default">
    <w:name w:val="Default"/>
    <w:rsid w:val="00F86A31"/>
    <w:pPr>
      <w:autoSpaceDE w:val="0"/>
      <w:autoSpaceDN w:val="0"/>
      <w:adjustRightInd w:val="0"/>
    </w:pPr>
    <w:rPr>
      <w:rFonts w:ascii="Arial" w:hAnsi="Arial" w:cs="Arial"/>
      <w:color w:val="000000"/>
      <w:sz w:val="24"/>
      <w:szCs w:val="24"/>
    </w:rPr>
  </w:style>
  <w:style w:type="paragraph" w:customStyle="1" w:styleId="CM24">
    <w:name w:val="CM24"/>
    <w:basedOn w:val="Default"/>
    <w:next w:val="Default"/>
    <w:uiPriority w:val="99"/>
    <w:rsid w:val="00601D4A"/>
    <w:rPr>
      <w:color w:val="auto"/>
    </w:rPr>
  </w:style>
  <w:style w:type="paragraph" w:styleId="TableofFigures">
    <w:name w:val="table of figures"/>
    <w:basedOn w:val="Normal"/>
    <w:next w:val="Normal"/>
    <w:uiPriority w:val="99"/>
    <w:rsid w:val="001B43F7"/>
  </w:style>
  <w:style w:type="character" w:customStyle="1" w:styleId="apple-converted-space">
    <w:name w:val="apple-converted-space"/>
    <w:rsid w:val="000D7DF6"/>
  </w:style>
  <w:style w:type="character" w:customStyle="1" w:styleId="Heading3Char">
    <w:name w:val="Heading 3 Char"/>
    <w:link w:val="Heading3"/>
    <w:uiPriority w:val="9"/>
    <w:rsid w:val="00877D51"/>
    <w:rPr>
      <w:rFonts w:ascii="Arial" w:hAnsi="Arial" w:cs="Arial"/>
      <w:color w:val="002060"/>
      <w:sz w:val="24"/>
      <w:szCs w:val="26"/>
      <w:lang w:val="en-US" w:eastAsia="es-ES"/>
    </w:rPr>
  </w:style>
  <w:style w:type="paragraph" w:styleId="BodyTextFirstIndent2">
    <w:name w:val="Body Text First Indent 2"/>
    <w:basedOn w:val="BodyTextIndent"/>
    <w:link w:val="BodyTextFirstIndent2Char"/>
    <w:uiPriority w:val="99"/>
    <w:unhideWhenUsed/>
    <w:rsid w:val="00040E1E"/>
    <w:pPr>
      <w:spacing w:before="0" w:after="100" w:afterAutospacing="1"/>
      <w:ind w:left="360" w:firstLine="360"/>
    </w:pPr>
    <w:rPr>
      <w:rFonts w:ascii="Trebuchet MS" w:eastAsia="Arial Rounded MT Bold" w:hAnsi="Trebuchet MS"/>
      <w:i w:val="0"/>
      <w:color w:val="auto"/>
      <w:sz w:val="24"/>
      <w:szCs w:val="22"/>
      <w:lang w:val="es-CL" w:eastAsia="en-US"/>
    </w:rPr>
  </w:style>
  <w:style w:type="character" w:customStyle="1" w:styleId="BodyTextFirstIndent2Char">
    <w:name w:val="Body Text First Indent 2 Char"/>
    <w:link w:val="BodyTextFirstIndent2"/>
    <w:uiPriority w:val="99"/>
    <w:rsid w:val="00040E1E"/>
    <w:rPr>
      <w:rFonts w:ascii="Trebuchet MS" w:eastAsia="Arial Rounded MT Bold" w:hAnsi="Trebuchet MS"/>
      <w:i w:val="0"/>
      <w:color w:val="FF0000"/>
      <w:sz w:val="24"/>
      <w:szCs w:val="22"/>
      <w:lang w:val="es-CL" w:eastAsia="en-US"/>
    </w:rPr>
  </w:style>
  <w:style w:type="table" w:customStyle="1" w:styleId="TableNormal1">
    <w:name w:val="Table Normal1"/>
    <w:uiPriority w:val="2"/>
    <w:semiHidden/>
    <w:unhideWhenUsed/>
    <w:qFormat/>
    <w:rsid w:val="00186C7E"/>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86C7E"/>
    <w:pPr>
      <w:widowControl w:val="0"/>
      <w:autoSpaceDE w:val="0"/>
      <w:autoSpaceDN w:val="0"/>
    </w:pPr>
    <w:rPr>
      <w:rFonts w:ascii="Times New Roman" w:hAnsi="Times New Roman"/>
      <w:sz w:val="22"/>
      <w:szCs w:val="22"/>
      <w:lang w:val="en-US" w:eastAsia="en-US"/>
    </w:rPr>
  </w:style>
  <w:style w:type="character" w:customStyle="1" w:styleId="HeaderChar">
    <w:name w:val="Header Char"/>
    <w:link w:val="Header"/>
    <w:uiPriority w:val="99"/>
    <w:rsid w:val="00B658F6"/>
    <w:rPr>
      <w:rFonts w:ascii="Arial" w:hAnsi="Arial"/>
      <w:szCs w:val="24"/>
      <w:lang w:val="es-CO" w:eastAsia="es-ES"/>
    </w:rPr>
  </w:style>
  <w:style w:type="character" w:customStyle="1" w:styleId="y0nh2b">
    <w:name w:val="y0nh2b"/>
    <w:rsid w:val="00242564"/>
  </w:style>
  <w:style w:type="character" w:customStyle="1" w:styleId="Heading2Char">
    <w:name w:val="Heading 2 Char"/>
    <w:link w:val="Heading2"/>
    <w:uiPriority w:val="9"/>
    <w:rsid w:val="00877D51"/>
    <w:rPr>
      <w:rFonts w:ascii="Arial" w:hAnsi="Arial" w:cs="Arial"/>
      <w:b/>
      <w:bCs/>
      <w:iCs/>
      <w:color w:val="002060"/>
      <w:sz w:val="28"/>
      <w:szCs w:val="28"/>
      <w:lang w:eastAsia="es-ES"/>
    </w:rPr>
  </w:style>
  <w:style w:type="paragraph" w:styleId="NoSpacing">
    <w:name w:val="No Spacing"/>
    <w:link w:val="NoSpacingChar"/>
    <w:uiPriority w:val="1"/>
    <w:qFormat/>
    <w:rsid w:val="00E44BC8"/>
    <w:rPr>
      <w:rFonts w:ascii="Arial" w:hAnsi="Arial"/>
      <w:szCs w:val="24"/>
      <w:lang w:eastAsia="es-ES"/>
    </w:rPr>
  </w:style>
  <w:style w:type="character" w:customStyle="1" w:styleId="NoSpacingChar">
    <w:name w:val="No Spacing Char"/>
    <w:link w:val="NoSpacing"/>
    <w:uiPriority w:val="1"/>
    <w:rsid w:val="00062EDE"/>
    <w:rPr>
      <w:rFonts w:ascii="Arial" w:hAnsi="Arial"/>
      <w:szCs w:val="24"/>
      <w:lang w:eastAsia="es-ES"/>
    </w:rPr>
  </w:style>
  <w:style w:type="character" w:customStyle="1" w:styleId="ListParagraphChar">
    <w:name w:val="List Paragraph Char"/>
    <w:aliases w:val="List1 Char,TOC style Char,lp1 Char,Bullet List Char,List11 Char,List111 Char,List1111 Char,List Paragraph1 Char,Normal Sentence Char,List Paragraph Char Char Char,Number_1 Char,new Char,newCxSpLast Char,FooterText Char,numbered Char"/>
    <w:link w:val="ListParagraph"/>
    <w:uiPriority w:val="34"/>
    <w:locked/>
    <w:rsid w:val="00773AB8"/>
    <w:rPr>
      <w:rFonts w:ascii="Calibri" w:eastAsia="Calibri" w:hAnsi="Calibri"/>
      <w:sz w:val="22"/>
      <w:szCs w:val="22"/>
      <w:lang w:val="es-ES" w:eastAsia="en-US"/>
    </w:rPr>
  </w:style>
  <w:style w:type="paragraph" w:styleId="Caption">
    <w:name w:val="caption"/>
    <w:basedOn w:val="Normal"/>
    <w:next w:val="Normal"/>
    <w:qFormat/>
    <w:rsid w:val="00443B5D"/>
    <w:pPr>
      <w:spacing w:after="200"/>
    </w:pPr>
    <w:rPr>
      <w:i/>
      <w:iCs/>
      <w:color w:val="44546A" w:themeColor="text2"/>
      <w:sz w:val="18"/>
      <w:szCs w:val="18"/>
    </w:rPr>
  </w:style>
  <w:style w:type="table" w:customStyle="1" w:styleId="Tabladecuadrcula4-nfasis31">
    <w:name w:val="Tabla de cuadrícula 4 - Énfasis 31"/>
    <w:basedOn w:val="TableNormal"/>
    <w:uiPriority w:val="49"/>
    <w:rsid w:val="00C2304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4-nfasis51">
    <w:name w:val="Tabla de cuadrícula 4 - Énfasis 51"/>
    <w:basedOn w:val="TableNormal"/>
    <w:uiPriority w:val="49"/>
    <w:rsid w:val="0005296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ExhibitLevel2">
    <w:name w:val="Exhibit Level 2"/>
    <w:basedOn w:val="Normal"/>
    <w:rsid w:val="00FF2839"/>
    <w:pPr>
      <w:numPr>
        <w:numId w:val="7"/>
      </w:numPr>
      <w:spacing w:after="240"/>
      <w:jc w:val="both"/>
      <w:outlineLvl w:val="1"/>
    </w:pPr>
    <w:rPr>
      <w:rFonts w:ascii="Times New Roman" w:hAnsi="Times New Roman"/>
      <w:sz w:val="22"/>
      <w:szCs w:val="22"/>
      <w:lang w:val="en-US" w:eastAsia="en-US"/>
    </w:rPr>
  </w:style>
  <w:style w:type="paragraph" w:customStyle="1" w:styleId="a">
    <w:basedOn w:val="Normal"/>
    <w:next w:val="Normal"/>
    <w:qFormat/>
    <w:rsid w:val="007F6E90"/>
    <w:rPr>
      <w:b/>
      <w:bCs/>
      <w:szCs w:val="20"/>
    </w:rPr>
  </w:style>
  <w:style w:type="paragraph" w:customStyle="1" w:styleId="a0">
    <w:basedOn w:val="Normal"/>
    <w:next w:val="Normal"/>
    <w:qFormat/>
    <w:rsid w:val="001439A8"/>
    <w:rPr>
      <w:b/>
      <w:bCs/>
      <w:szCs w:val="20"/>
    </w:rPr>
  </w:style>
  <w:style w:type="paragraph" w:styleId="Revision">
    <w:name w:val="Revision"/>
    <w:hidden/>
    <w:uiPriority w:val="99"/>
    <w:semiHidden/>
    <w:rsid w:val="00412D82"/>
    <w:rPr>
      <w:rFonts w:ascii="Arial" w:hAnsi="Arial"/>
      <w:szCs w:val="24"/>
      <w:lang w:eastAsia="es-ES"/>
    </w:rPr>
  </w:style>
  <w:style w:type="paragraph" w:customStyle="1" w:styleId="o-fieldname">
    <w:name w:val="o-fieldname"/>
    <w:basedOn w:val="Normal"/>
    <w:rsid w:val="00591C6A"/>
    <w:pPr>
      <w:spacing w:before="160" w:after="160"/>
      <w:ind w:left="600"/>
    </w:pPr>
    <w:rPr>
      <w:rFonts w:cs="Arial"/>
      <w:b/>
      <w:bCs/>
      <w:color w:val="000000"/>
      <w:szCs w:val="20"/>
      <w:lang w:eastAsia="es-CO"/>
    </w:rPr>
  </w:style>
  <w:style w:type="paragraph" w:customStyle="1" w:styleId="o-fielddescription">
    <w:name w:val="o-fielddescription"/>
    <w:basedOn w:val="Normal"/>
    <w:rsid w:val="00591C6A"/>
    <w:pPr>
      <w:spacing w:before="160" w:after="160"/>
      <w:ind w:left="1000"/>
    </w:pPr>
    <w:rPr>
      <w:rFonts w:cs="Arial"/>
      <w:color w:val="000000"/>
      <w:szCs w:val="20"/>
      <w:lang w:eastAsia="es-CO"/>
    </w:rPr>
  </w:style>
  <w:style w:type="character" w:customStyle="1" w:styleId="qu">
    <w:name w:val="qu"/>
    <w:basedOn w:val="DefaultParagraphFont"/>
    <w:rsid w:val="00E11DE9"/>
  </w:style>
  <w:style w:type="character" w:customStyle="1" w:styleId="gd">
    <w:name w:val="gd"/>
    <w:basedOn w:val="DefaultParagraphFont"/>
    <w:rsid w:val="00E11DE9"/>
  </w:style>
  <w:style w:type="character" w:customStyle="1" w:styleId="go">
    <w:name w:val="go"/>
    <w:basedOn w:val="DefaultParagraphFont"/>
    <w:rsid w:val="00E11DE9"/>
  </w:style>
  <w:style w:type="character" w:customStyle="1" w:styleId="g3">
    <w:name w:val="g3"/>
    <w:basedOn w:val="DefaultParagraphFont"/>
    <w:rsid w:val="00E11DE9"/>
  </w:style>
  <w:style w:type="character" w:customStyle="1" w:styleId="hb">
    <w:name w:val="hb"/>
    <w:basedOn w:val="DefaultParagraphFont"/>
    <w:rsid w:val="00E11DE9"/>
  </w:style>
  <w:style w:type="character" w:customStyle="1" w:styleId="g2">
    <w:name w:val="g2"/>
    <w:basedOn w:val="DefaultParagraphFont"/>
    <w:rsid w:val="00E11DE9"/>
  </w:style>
  <w:style w:type="paragraph" w:customStyle="1" w:styleId="m-902291935063003227msolistparagraph">
    <w:name w:val="m_-902291935063003227msolistparagraph"/>
    <w:basedOn w:val="Normal"/>
    <w:rsid w:val="00E11DE9"/>
    <w:pPr>
      <w:spacing w:before="100" w:beforeAutospacing="1" w:after="100" w:afterAutospacing="1"/>
    </w:pPr>
    <w:rPr>
      <w:rFonts w:ascii="Times New Roman" w:hAnsi="Times New Roman"/>
      <w:sz w:val="24"/>
      <w:lang w:val="en-US" w:eastAsia="en-US"/>
    </w:rPr>
  </w:style>
  <w:style w:type="character" w:customStyle="1" w:styleId="il">
    <w:name w:val="il"/>
    <w:basedOn w:val="DefaultParagraphFont"/>
    <w:rsid w:val="007B5390"/>
  </w:style>
  <w:style w:type="paragraph" w:customStyle="1" w:styleId="m-3785634037904562868msolistparagraph">
    <w:name w:val="m_-3785634037904562868msolistparagraph"/>
    <w:basedOn w:val="Normal"/>
    <w:rsid w:val="007B5390"/>
    <w:pPr>
      <w:spacing w:before="100" w:beforeAutospacing="1" w:after="100" w:afterAutospacing="1"/>
    </w:pPr>
    <w:rPr>
      <w:rFonts w:ascii="Times New Roman" w:hAnsi="Times New Roman"/>
      <w:sz w:val="24"/>
      <w:lang w:val="en-US" w:eastAsia="en-US"/>
    </w:rPr>
  </w:style>
  <w:style w:type="character" w:customStyle="1" w:styleId="ho">
    <w:name w:val="ho"/>
    <w:basedOn w:val="DefaultParagraphFont"/>
    <w:rsid w:val="007B5390"/>
  </w:style>
  <w:style w:type="paragraph" w:customStyle="1" w:styleId="m3573724330504200432msolistparagraph">
    <w:name w:val="m_3573724330504200432msolistparagraph"/>
    <w:basedOn w:val="Normal"/>
    <w:rsid w:val="007B5390"/>
    <w:pPr>
      <w:spacing w:before="100" w:beforeAutospacing="1" w:after="100" w:afterAutospacing="1"/>
    </w:pPr>
    <w:rPr>
      <w:rFonts w:ascii="Times New Roman" w:hAnsi="Times New Roman"/>
      <w:sz w:val="24"/>
      <w:lang w:val="en-US" w:eastAsia="en-US"/>
    </w:rPr>
  </w:style>
  <w:style w:type="paragraph" w:styleId="FootnoteText">
    <w:name w:val="footnote text"/>
    <w:basedOn w:val="Normal"/>
    <w:link w:val="FootnoteTextChar"/>
    <w:semiHidden/>
    <w:unhideWhenUsed/>
    <w:rsid w:val="00C26C0A"/>
    <w:rPr>
      <w:szCs w:val="20"/>
    </w:rPr>
  </w:style>
  <w:style w:type="character" w:customStyle="1" w:styleId="FootnoteTextChar">
    <w:name w:val="Footnote Text Char"/>
    <w:basedOn w:val="DefaultParagraphFont"/>
    <w:link w:val="FootnoteText"/>
    <w:semiHidden/>
    <w:rsid w:val="00C26C0A"/>
    <w:rPr>
      <w:rFonts w:ascii="Arial" w:hAnsi="Arial"/>
      <w:lang w:eastAsia="es-ES"/>
    </w:rPr>
  </w:style>
  <w:style w:type="character" w:styleId="FootnoteReference">
    <w:name w:val="footnote reference"/>
    <w:basedOn w:val="DefaultParagraphFont"/>
    <w:semiHidden/>
    <w:unhideWhenUsed/>
    <w:rsid w:val="00C26C0A"/>
    <w:rPr>
      <w:vertAlign w:val="superscript"/>
    </w:rPr>
  </w:style>
  <w:style w:type="paragraph" w:customStyle="1" w:styleId="FanalcaInstructionsText">
    <w:name w:val="Fanalca_Instructions_Text"/>
    <w:basedOn w:val="Normal"/>
    <w:next w:val="Normal"/>
    <w:link w:val="FanalcaInstructionsTextChar"/>
    <w:autoRedefine/>
    <w:qFormat/>
    <w:rsid w:val="0029603B"/>
    <w:rPr>
      <w:color w:val="0000FF"/>
      <w:sz w:val="18"/>
      <w:lang w:eastAsia="de-DE"/>
    </w:rPr>
  </w:style>
  <w:style w:type="character" w:customStyle="1" w:styleId="FanalcaInstructionsTextChar">
    <w:name w:val="Fanalca_Instructions_Text Char"/>
    <w:link w:val="FanalcaInstructionsText"/>
    <w:rsid w:val="0029603B"/>
    <w:rPr>
      <w:rFonts w:ascii="Arial" w:hAnsi="Arial"/>
      <w:color w:val="0000FF"/>
      <w:sz w:val="18"/>
      <w:szCs w:val="24"/>
      <w:lang w:eastAsia="de-DE"/>
    </w:rPr>
  </w:style>
  <w:style w:type="paragraph" w:customStyle="1" w:styleId="TableText0">
    <w:name w:val="Table Text"/>
    <w:basedOn w:val="Normal"/>
    <w:semiHidden/>
    <w:rsid w:val="00481A8F"/>
    <w:pPr>
      <w:ind w:left="14"/>
    </w:pPr>
    <w:rPr>
      <w:spacing w:val="-5"/>
      <w:sz w:val="16"/>
      <w:szCs w:val="20"/>
      <w:lang w:val="en-GB" w:eastAsia="en-US"/>
    </w:rPr>
  </w:style>
  <w:style w:type="paragraph" w:customStyle="1" w:styleId="DocumentPropertyHeadings">
    <w:name w:val="Document Property Headings"/>
    <w:basedOn w:val="BodyText"/>
    <w:link w:val="DocumentPropertyHeadingsChar"/>
    <w:rsid w:val="00481A8F"/>
    <w:pPr>
      <w:shd w:val="clear" w:color="auto" w:fill="auto"/>
      <w:spacing w:before="240" w:line="0" w:lineRule="atLeast"/>
      <w:jc w:val="left"/>
    </w:pPr>
    <w:rPr>
      <w:rFonts w:ascii="Arial" w:hAnsi="Arial"/>
      <w:b/>
      <w:color w:val="800000"/>
      <w:spacing w:val="-5"/>
      <w:sz w:val="24"/>
      <w:szCs w:val="24"/>
      <w:lang w:val="en-GB" w:eastAsia="en-US"/>
    </w:rPr>
  </w:style>
  <w:style w:type="paragraph" w:customStyle="1" w:styleId="TableHeading">
    <w:name w:val="Table Heading"/>
    <w:basedOn w:val="Normal"/>
    <w:rsid w:val="00481A8F"/>
    <w:pPr>
      <w:tabs>
        <w:tab w:val="left" w:pos="6120"/>
      </w:tabs>
    </w:pPr>
    <w:rPr>
      <w:rFonts w:cs="Arial"/>
      <w:b/>
      <w:sz w:val="22"/>
      <w:szCs w:val="22"/>
      <w:lang w:val="en-GB" w:eastAsia="en-US"/>
    </w:rPr>
  </w:style>
  <w:style w:type="character" w:customStyle="1" w:styleId="DocumentPropertyHeadingsChar">
    <w:name w:val="Document Property Headings Char"/>
    <w:basedOn w:val="BodyTextChar"/>
    <w:link w:val="DocumentPropertyHeadings"/>
    <w:rsid w:val="00481A8F"/>
    <w:rPr>
      <w:rFonts w:ascii="Arial" w:hAnsi="Arial"/>
      <w:b/>
      <w:color w:val="800000"/>
      <w:spacing w:val="-5"/>
      <w:sz w:val="24"/>
      <w:szCs w:val="24"/>
      <w:shd w:val="clear" w:color="auto" w:fill="0000FF"/>
      <w:lang w:val="en-GB" w:eastAsia="en-US"/>
    </w:rPr>
  </w:style>
  <w:style w:type="character" w:customStyle="1" w:styleId="Mencinsinresolver1">
    <w:name w:val="Mención sin resolver1"/>
    <w:basedOn w:val="DefaultParagraphFont"/>
    <w:uiPriority w:val="99"/>
    <w:semiHidden/>
    <w:unhideWhenUsed/>
    <w:rsid w:val="00CD5810"/>
    <w:rPr>
      <w:color w:val="605E5C"/>
      <w:shd w:val="clear" w:color="auto" w:fill="E1DFDD"/>
    </w:rPr>
  </w:style>
  <w:style w:type="paragraph" w:styleId="PlainText">
    <w:name w:val="Plain Text"/>
    <w:basedOn w:val="Normal"/>
    <w:link w:val="PlainTextChar"/>
    <w:uiPriority w:val="99"/>
    <w:semiHidden/>
    <w:unhideWhenUsed/>
    <w:rsid w:val="00355629"/>
    <w:rPr>
      <w:rFonts w:ascii="Calibri" w:eastAsiaTheme="minorHAnsi" w:hAnsi="Calibri" w:cstheme="minorBidi"/>
      <w:sz w:val="22"/>
      <w:szCs w:val="21"/>
      <w:lang w:eastAsia="en-US"/>
    </w:rPr>
  </w:style>
  <w:style w:type="character" w:customStyle="1" w:styleId="PlainTextChar">
    <w:name w:val="Plain Text Char"/>
    <w:basedOn w:val="DefaultParagraphFont"/>
    <w:link w:val="PlainText"/>
    <w:uiPriority w:val="99"/>
    <w:semiHidden/>
    <w:rsid w:val="00355629"/>
    <w:rPr>
      <w:rFonts w:ascii="Calibri" w:eastAsiaTheme="minorHAnsi" w:hAnsi="Calibri" w:cstheme="minorBidi"/>
      <w:sz w:val="22"/>
      <w:szCs w:val="21"/>
      <w:lang w:eastAsia="en-US"/>
    </w:rPr>
  </w:style>
  <w:style w:type="character" w:customStyle="1" w:styleId="ui-text">
    <w:name w:val="ui-text"/>
    <w:basedOn w:val="DefaultParagraphFont"/>
    <w:rsid w:val="00291D84"/>
  </w:style>
  <w:style w:type="paragraph" w:customStyle="1" w:styleId="v1msolistparagraph1">
    <w:name w:val="v1msolistparagraph1"/>
    <w:basedOn w:val="Normal"/>
    <w:uiPriority w:val="34"/>
    <w:rsid w:val="003C4AA8"/>
    <w:pPr>
      <w:ind w:left="720"/>
    </w:pPr>
    <w:rPr>
      <w:rFonts w:ascii="Calibri" w:eastAsiaTheme="minorHAnsi" w:hAnsi="Calibri" w:cs="Calibri"/>
      <w:sz w:val="22"/>
      <w:szCs w:val="22"/>
      <w:lang w:eastAsia="es-CO"/>
    </w:rPr>
  </w:style>
  <w:style w:type="character" w:customStyle="1" w:styleId="09TableContent1Zchn">
    <w:name w:val="09_Table_Content_1 Zchn"/>
    <w:basedOn w:val="DefaultParagraphFont"/>
    <w:link w:val="09TableContent1"/>
    <w:rsid w:val="002B6887"/>
    <w:rPr>
      <w:rFonts w:ascii="Arial" w:hAnsi="Arial"/>
      <w:szCs w:val="22"/>
      <w:lang w:val="en-GB" w:eastAsia="en-US"/>
    </w:rPr>
  </w:style>
  <w:style w:type="paragraph" w:customStyle="1" w:styleId="09TableContent1">
    <w:name w:val="09_Table_Content_1"/>
    <w:basedOn w:val="Normal"/>
    <w:link w:val="09TableContent1Zchn"/>
    <w:rsid w:val="002B6887"/>
    <w:pPr>
      <w:spacing w:line="260" w:lineRule="exact"/>
    </w:pPr>
    <w:rPr>
      <w:szCs w:val="22"/>
      <w:lang w:val="en-GB" w:eastAsia="en-US"/>
    </w:rPr>
  </w:style>
  <w:style w:type="character" w:styleId="UnresolvedMention">
    <w:name w:val="Unresolved Mention"/>
    <w:basedOn w:val="DefaultParagraphFont"/>
    <w:uiPriority w:val="99"/>
    <w:semiHidden/>
    <w:unhideWhenUsed/>
    <w:rsid w:val="004859E5"/>
    <w:rPr>
      <w:color w:val="605E5C"/>
      <w:shd w:val="clear" w:color="auto" w:fill="E1DFDD"/>
    </w:rPr>
  </w:style>
  <w:style w:type="character" w:customStyle="1" w:styleId="Heading4Char">
    <w:name w:val="Heading 4 Char"/>
    <w:basedOn w:val="DefaultParagraphFont"/>
    <w:link w:val="Heading4"/>
    <w:uiPriority w:val="9"/>
    <w:rsid w:val="00D270C8"/>
    <w:rPr>
      <w:rFonts w:ascii="Arial" w:hAnsi="Arial"/>
      <w:b/>
      <w:bCs/>
      <w:color w:val="C00000"/>
      <w:sz w:val="24"/>
      <w:szCs w:val="28"/>
      <w:lang w:val="es-ES" w:eastAsia="es-ES"/>
    </w:rPr>
  </w:style>
  <w:style w:type="paragraph" w:customStyle="1" w:styleId="msonormal0">
    <w:name w:val="msonormal"/>
    <w:basedOn w:val="Normal"/>
    <w:rsid w:val="00D270C8"/>
    <w:pPr>
      <w:spacing w:before="100" w:beforeAutospacing="1" w:after="100" w:afterAutospacing="1"/>
    </w:pPr>
    <w:rPr>
      <w:rFonts w:ascii="Times New Roman" w:hAnsi="Times New Roman"/>
      <w:sz w:val="24"/>
      <w:lang w:val="en-US" w:eastAsia="en-US"/>
    </w:rPr>
  </w:style>
  <w:style w:type="paragraph" w:styleId="Title">
    <w:name w:val="Title"/>
    <w:basedOn w:val="Normal"/>
    <w:next w:val="Normal"/>
    <w:link w:val="TitleChar"/>
    <w:uiPriority w:val="10"/>
    <w:qFormat/>
    <w:rsid w:val="00D270C8"/>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D270C8"/>
    <w:rPr>
      <w:rFonts w:asciiTheme="majorHAnsi" w:eastAsiaTheme="majorEastAsia" w:hAnsiTheme="majorHAnsi"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D270C8"/>
    <w:pPr>
      <w:spacing w:after="160" w:line="276"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D270C8"/>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D270C8"/>
    <w:pPr>
      <w:spacing w:before="160" w:after="160" w:line="276" w:lineRule="auto"/>
      <w:jc w:val="center"/>
    </w:pPr>
    <w:rPr>
      <w:rFonts w:asciiTheme="minorHAnsi" w:eastAsiaTheme="minorHAnsi" w:hAnsiTheme="minorHAnsi" w:cstheme="minorBidi"/>
      <w:i/>
      <w:iCs/>
      <w:color w:val="404040" w:themeColor="text1" w:themeTint="BF"/>
      <w:kern w:val="2"/>
      <w:sz w:val="24"/>
      <w:lang w:val="en-US" w:eastAsia="en-US"/>
      <w14:ligatures w14:val="standardContextual"/>
    </w:rPr>
  </w:style>
  <w:style w:type="character" w:customStyle="1" w:styleId="QuoteChar">
    <w:name w:val="Quote Char"/>
    <w:basedOn w:val="DefaultParagraphFont"/>
    <w:link w:val="Quote"/>
    <w:uiPriority w:val="29"/>
    <w:rsid w:val="00D270C8"/>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paragraph" w:styleId="IntenseQuote">
    <w:name w:val="Intense Quote"/>
    <w:basedOn w:val="Normal"/>
    <w:next w:val="Normal"/>
    <w:link w:val="IntenseQuoteChar"/>
    <w:uiPriority w:val="30"/>
    <w:qFormat/>
    <w:rsid w:val="00D270C8"/>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asciiTheme="minorHAnsi" w:eastAsiaTheme="minorHAnsi" w:hAnsiTheme="minorHAnsi" w:cstheme="minorBidi"/>
      <w:i/>
      <w:iCs/>
      <w:color w:val="2E74B5" w:themeColor="accent1" w:themeShade="BF"/>
      <w:kern w:val="2"/>
      <w:sz w:val="24"/>
      <w:lang w:val="en-US" w:eastAsia="en-US"/>
      <w14:ligatures w14:val="standardContextual"/>
    </w:rPr>
  </w:style>
  <w:style w:type="character" w:customStyle="1" w:styleId="IntenseQuoteChar">
    <w:name w:val="Intense Quote Char"/>
    <w:basedOn w:val="DefaultParagraphFont"/>
    <w:link w:val="IntenseQuote"/>
    <w:uiPriority w:val="30"/>
    <w:rsid w:val="00D270C8"/>
    <w:rPr>
      <w:rFonts w:asciiTheme="minorHAnsi" w:eastAsiaTheme="minorHAnsi" w:hAnsiTheme="minorHAnsi" w:cstheme="minorBidi"/>
      <w:i/>
      <w:iCs/>
      <w:color w:val="2E74B5" w:themeColor="accent1" w:themeShade="BF"/>
      <w:kern w:val="2"/>
      <w:sz w:val="24"/>
      <w:szCs w:val="24"/>
      <w:lang w:val="en-US" w:eastAsia="en-US"/>
      <w14:ligatures w14:val="standardContextual"/>
    </w:rPr>
  </w:style>
  <w:style w:type="paragraph" w:styleId="TOCHeading">
    <w:name w:val="TOC Heading"/>
    <w:basedOn w:val="Heading1"/>
    <w:next w:val="Normal"/>
    <w:uiPriority w:val="39"/>
    <w:semiHidden/>
    <w:unhideWhenUsed/>
    <w:qFormat/>
    <w:rsid w:val="00D270C8"/>
    <w:pPr>
      <w:keepLines/>
      <w:numPr>
        <w:numId w:val="0"/>
      </w:numPr>
      <w:spacing w:before="240" w:after="0" w:line="256" w:lineRule="auto"/>
      <w:outlineLvl w:val="9"/>
    </w:pPr>
    <w:rPr>
      <w:rFonts w:asciiTheme="majorHAnsi" w:eastAsiaTheme="majorEastAsia" w:hAnsiTheme="majorHAnsi" w:cstheme="majorBidi"/>
      <w:b w:val="0"/>
      <w:bCs w:val="0"/>
      <w:color w:val="2E74B5" w:themeColor="accent1" w:themeShade="BF"/>
      <w:kern w:val="0"/>
      <w:lang w:val="en-US" w:eastAsia="en-US"/>
    </w:rPr>
  </w:style>
  <w:style w:type="character" w:customStyle="1" w:styleId="CTTitulot1Char">
    <w:name w:val="CT Titulot 1 Char"/>
    <w:basedOn w:val="Heading1Char"/>
    <w:link w:val="CTTitulot1"/>
    <w:locked/>
    <w:rsid w:val="00D270C8"/>
    <w:rPr>
      <w:rFonts w:ascii="Arial" w:eastAsiaTheme="majorEastAsia" w:hAnsi="Arial" w:cstheme="majorBidi"/>
      <w:b/>
      <w:bCs w:val="0"/>
      <w:color w:val="000000" w:themeColor="text1"/>
      <w:kern w:val="2"/>
      <w:sz w:val="40"/>
      <w:szCs w:val="40"/>
      <w:lang w:val="en-US" w:eastAsia="en-US"/>
      <w14:ligatures w14:val="standardContextual"/>
    </w:rPr>
  </w:style>
  <w:style w:type="paragraph" w:customStyle="1" w:styleId="CTTitulot1">
    <w:name w:val="CT Titulot 1"/>
    <w:basedOn w:val="Heading1"/>
    <w:next w:val="Normal"/>
    <w:link w:val="CTTitulot1Char"/>
    <w:rsid w:val="00D270C8"/>
    <w:pPr>
      <w:keepLines/>
      <w:numPr>
        <w:numId w:val="8"/>
      </w:numPr>
      <w:spacing w:before="360" w:after="80" w:line="276" w:lineRule="auto"/>
      <w:ind w:left="360"/>
      <w:outlineLvl w:val="1"/>
    </w:pPr>
    <w:rPr>
      <w:rFonts w:eastAsiaTheme="majorEastAsia" w:cstheme="majorBidi"/>
      <w:bCs w:val="0"/>
      <w:color w:val="000000" w:themeColor="text1"/>
      <w:kern w:val="2"/>
      <w:sz w:val="40"/>
      <w:szCs w:val="40"/>
      <w:lang w:val="en-US" w:eastAsia="en-US"/>
      <w14:ligatures w14:val="standardContextual"/>
    </w:rPr>
  </w:style>
  <w:style w:type="character" w:customStyle="1" w:styleId="CTTitulo1Char">
    <w:name w:val="CT Titulo 1 Char"/>
    <w:basedOn w:val="DefaultParagraphFont"/>
    <w:link w:val="CTTitulo1"/>
    <w:locked/>
    <w:rsid w:val="00D270C8"/>
    <w:rPr>
      <w:rFonts w:ascii="Arial" w:hAnsi="Arial"/>
      <w:b/>
      <w:kern w:val="2"/>
      <w:sz w:val="22"/>
      <w:szCs w:val="24"/>
      <w14:ligatures w14:val="standardContextual"/>
    </w:rPr>
  </w:style>
  <w:style w:type="paragraph" w:customStyle="1" w:styleId="CTTitulo1">
    <w:name w:val="CT Titulo 1"/>
    <w:basedOn w:val="Normal"/>
    <w:next w:val="Heading1"/>
    <w:link w:val="CTTitulo1Char"/>
    <w:rsid w:val="00D270C8"/>
    <w:pPr>
      <w:numPr>
        <w:numId w:val="9"/>
      </w:numPr>
      <w:spacing w:after="160" w:line="276" w:lineRule="auto"/>
      <w:outlineLvl w:val="0"/>
    </w:pPr>
    <w:rPr>
      <w:b/>
      <w:kern w:val="2"/>
      <w:sz w:val="22"/>
      <w:lang w:eastAsia="es-CO"/>
      <w14:ligatures w14:val="standardContextual"/>
    </w:rPr>
  </w:style>
  <w:style w:type="character" w:customStyle="1" w:styleId="CTNivel1Char">
    <w:name w:val="CT Nivel 1 Char"/>
    <w:basedOn w:val="Heading1Char"/>
    <w:link w:val="CTNivel1"/>
    <w:locked/>
    <w:rsid w:val="00D270C8"/>
    <w:rPr>
      <w:rFonts w:ascii="Arial" w:eastAsiaTheme="majorEastAsia" w:hAnsi="Arial" w:cstheme="majorBidi"/>
      <w:b w:val="0"/>
      <w:bCs w:val="0"/>
      <w:color w:val="000000" w:themeColor="text1"/>
      <w:kern w:val="2"/>
      <w:sz w:val="40"/>
      <w:szCs w:val="40"/>
      <w:lang w:val="en-US" w:eastAsia="en-US"/>
      <w14:ligatures w14:val="standardContextual"/>
    </w:rPr>
  </w:style>
  <w:style w:type="paragraph" w:customStyle="1" w:styleId="CTNivel1">
    <w:name w:val="CT Nivel 1"/>
    <w:basedOn w:val="Heading1"/>
    <w:next w:val="Heading1"/>
    <w:link w:val="CTNivel1Char"/>
    <w:autoRedefine/>
    <w:rsid w:val="00D270C8"/>
    <w:pPr>
      <w:keepLines/>
      <w:framePr w:wrap="around" w:vAnchor="text" w:hAnchor="text" w:y="1"/>
      <w:numPr>
        <w:numId w:val="10"/>
      </w:numPr>
      <w:spacing w:before="240" w:after="80" w:line="276" w:lineRule="auto"/>
      <w:contextualSpacing/>
    </w:pPr>
    <w:rPr>
      <w:rFonts w:eastAsiaTheme="majorEastAsia" w:cstheme="majorBidi"/>
      <w:b w:val="0"/>
      <w:bCs w:val="0"/>
      <w:color w:val="000000" w:themeColor="text1"/>
      <w:kern w:val="2"/>
      <w:sz w:val="40"/>
      <w:szCs w:val="40"/>
      <w:lang w:val="en-US" w:eastAsia="en-US"/>
      <w14:ligatures w14:val="standardContextual"/>
    </w:rPr>
  </w:style>
  <w:style w:type="character" w:customStyle="1" w:styleId="TestTitulo1Char">
    <w:name w:val="Test Titulo 1 Char"/>
    <w:basedOn w:val="ListParagraphChar"/>
    <w:link w:val="TestTitulo1"/>
    <w:locked/>
    <w:rsid w:val="00D270C8"/>
    <w:rPr>
      <w:rFonts w:ascii="Arial" w:eastAsia="Calibri" w:hAnsi="Arial" w:cs="Arial"/>
      <w:b/>
      <w:bCs/>
      <w:kern w:val="2"/>
      <w:sz w:val="22"/>
      <w:szCs w:val="22"/>
      <w:lang w:val="es-ES" w:eastAsia="en-US"/>
      <w14:ligatures w14:val="standardContextual"/>
    </w:rPr>
  </w:style>
  <w:style w:type="paragraph" w:customStyle="1" w:styleId="TestTitulo1">
    <w:name w:val="Test Titulo 1"/>
    <w:basedOn w:val="ListParagraph"/>
    <w:link w:val="TestTitulo1Char"/>
    <w:qFormat/>
    <w:rsid w:val="00D270C8"/>
    <w:pPr>
      <w:spacing w:after="160"/>
      <w:ind w:left="360" w:hanging="360"/>
    </w:pPr>
    <w:rPr>
      <w:rFonts w:ascii="Arial" w:eastAsia="Times New Roman" w:hAnsi="Arial" w:cs="Arial"/>
      <w:b/>
      <w:bCs/>
      <w:kern w:val="2"/>
      <w:sz w:val="20"/>
      <w:szCs w:val="20"/>
      <w:lang w:val="es-CO" w:eastAsia="es-CO"/>
      <w14:ligatures w14:val="standardContextual"/>
    </w:rPr>
  </w:style>
  <w:style w:type="character" w:customStyle="1" w:styleId="TestTitulo-Nivel2Char">
    <w:name w:val="Test Titulo - Nivel 2 Char"/>
    <w:basedOn w:val="ListParagraphChar"/>
    <w:link w:val="TestTitulo-Nivel2"/>
    <w:locked/>
    <w:rsid w:val="00D270C8"/>
    <w:rPr>
      <w:rFonts w:ascii="Arial" w:eastAsia="Calibri" w:hAnsi="Arial" w:cs="Arial"/>
      <w:b/>
      <w:bCs/>
      <w:kern w:val="2"/>
      <w:sz w:val="22"/>
      <w:szCs w:val="22"/>
      <w:lang w:val="es-ES" w:eastAsia="en-US"/>
      <w14:ligatures w14:val="standardContextual"/>
    </w:rPr>
  </w:style>
  <w:style w:type="paragraph" w:customStyle="1" w:styleId="TestTitulo-Nivel2">
    <w:name w:val="Test Titulo - Nivel 2"/>
    <w:basedOn w:val="ListParagraph"/>
    <w:link w:val="TestTitulo-Nivel2Char"/>
    <w:qFormat/>
    <w:rsid w:val="00D270C8"/>
    <w:pPr>
      <w:numPr>
        <w:ilvl w:val="1"/>
        <w:numId w:val="11"/>
      </w:numPr>
      <w:spacing w:after="160"/>
    </w:pPr>
    <w:rPr>
      <w:rFonts w:ascii="Arial" w:eastAsia="Times New Roman" w:hAnsi="Arial" w:cs="Arial"/>
      <w:b/>
      <w:bCs/>
      <w:kern w:val="2"/>
      <w:sz w:val="20"/>
      <w:szCs w:val="20"/>
      <w:lang w:val="es-CO" w:eastAsia="es-CO"/>
      <w14:ligatures w14:val="standardContextual"/>
    </w:rPr>
  </w:style>
  <w:style w:type="character" w:customStyle="1" w:styleId="TestTitulo-Nivel3Char">
    <w:name w:val="Test Titulo - Nivel 3 Char"/>
    <w:basedOn w:val="ListParagraphChar"/>
    <w:link w:val="TestTitulo-Nivel3"/>
    <w:locked/>
    <w:rsid w:val="00D270C8"/>
    <w:rPr>
      <w:rFonts w:ascii="Arial" w:eastAsia="Calibri" w:hAnsi="Arial" w:cs="Arial"/>
      <w:b/>
      <w:bCs/>
      <w:kern w:val="2"/>
      <w:sz w:val="22"/>
      <w:szCs w:val="22"/>
      <w:lang w:val="es-ES" w:eastAsia="en-US"/>
      <w14:ligatures w14:val="standardContextual"/>
    </w:rPr>
  </w:style>
  <w:style w:type="paragraph" w:customStyle="1" w:styleId="TestTitulo-Nivel3">
    <w:name w:val="Test Titulo - Nivel 3"/>
    <w:basedOn w:val="ListParagraph"/>
    <w:link w:val="TestTitulo-Nivel3Char"/>
    <w:qFormat/>
    <w:rsid w:val="00D270C8"/>
    <w:pPr>
      <w:numPr>
        <w:ilvl w:val="2"/>
        <w:numId w:val="11"/>
      </w:numPr>
      <w:spacing w:after="160"/>
    </w:pPr>
    <w:rPr>
      <w:rFonts w:ascii="Arial" w:eastAsia="Times New Roman" w:hAnsi="Arial" w:cs="Arial"/>
      <w:b/>
      <w:bCs/>
      <w:kern w:val="2"/>
      <w:sz w:val="20"/>
      <w:szCs w:val="20"/>
      <w:lang w:val="es-CO" w:eastAsia="es-CO"/>
      <w14:ligatures w14:val="standardContextual"/>
    </w:rPr>
  </w:style>
  <w:style w:type="character" w:styleId="IntenseEmphasis">
    <w:name w:val="Intense Emphasis"/>
    <w:basedOn w:val="DefaultParagraphFont"/>
    <w:uiPriority w:val="21"/>
    <w:qFormat/>
    <w:rsid w:val="00D270C8"/>
    <w:rPr>
      <w:i/>
      <w:iCs/>
      <w:color w:val="2E74B5" w:themeColor="accent1" w:themeShade="BF"/>
    </w:rPr>
  </w:style>
  <w:style w:type="character" w:styleId="IntenseReference">
    <w:name w:val="Intense Reference"/>
    <w:basedOn w:val="DefaultParagraphFont"/>
    <w:uiPriority w:val="32"/>
    <w:qFormat/>
    <w:rsid w:val="00D270C8"/>
    <w:rPr>
      <w:b/>
      <w:bCs/>
      <w:smallCaps/>
      <w:color w:val="2E74B5" w:themeColor="accent1" w:themeShade="BF"/>
      <w:spacing w:val="5"/>
    </w:rPr>
  </w:style>
  <w:style w:type="table" w:customStyle="1" w:styleId="TableGrid1">
    <w:name w:val="Table Grid1"/>
    <w:basedOn w:val="TableNormal"/>
    <w:uiPriority w:val="39"/>
    <w:rsid w:val="00D270C8"/>
    <w:rPr>
      <w:rFonts w:ascii="Aptos" w:eastAsia="Aptos" w:hAnsi="Aptos"/>
      <w:kern w:val="2"/>
      <w:sz w:val="24"/>
      <w:szCs w:val="24"/>
      <w:lang w:val="en-US"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7E48"/>
    <w:rPr>
      <w:i/>
      <w:iCs/>
    </w:rPr>
  </w:style>
  <w:style w:type="character" w:customStyle="1" w:styleId="BalloonTextChar">
    <w:name w:val="Balloon Text Char"/>
    <w:basedOn w:val="DefaultParagraphFont"/>
    <w:link w:val="BalloonText"/>
    <w:uiPriority w:val="99"/>
    <w:semiHidden/>
    <w:rsid w:val="00070FD2"/>
    <w:rPr>
      <w:rFonts w:ascii="Tahoma" w:hAnsi="Tahoma" w:cs="Tahoma"/>
      <w:sz w:val="16"/>
      <w:szCs w:val="16"/>
      <w:lang w:eastAsia="es-ES"/>
    </w:rPr>
  </w:style>
  <w:style w:type="paragraph" w:customStyle="1" w:styleId="SAPStandard">
    <w:name w:val="SAPStandard"/>
    <w:uiPriority w:val="99"/>
    <w:rsid w:val="00070FD2"/>
    <w:rPr>
      <w:rFonts w:ascii="Arial" w:hAnsi="Arial"/>
      <w:lang w:val="en-GB" w:eastAsia="en-US"/>
    </w:rPr>
  </w:style>
  <w:style w:type="character" w:customStyle="1" w:styleId="TextChar1">
    <w:name w:val="Text Char1"/>
    <w:basedOn w:val="DefaultParagraphFont"/>
    <w:link w:val="Text"/>
    <w:locked/>
    <w:rsid w:val="00070FD2"/>
    <w:rPr>
      <w:rFonts w:ascii="Arial" w:hAnsi="Arial"/>
      <w:sz w:val="24"/>
      <w:lang w:val="en-GB" w:eastAsia="de-DE"/>
    </w:rPr>
  </w:style>
  <w:style w:type="character" w:customStyle="1" w:styleId="TabLChar">
    <w:name w:val="Tab_L Char"/>
    <w:basedOn w:val="DefaultParagraphFont"/>
    <w:link w:val="TabL"/>
    <w:locked/>
    <w:rsid w:val="00070FD2"/>
    <w:rPr>
      <w:rFonts w:ascii="Arial" w:hAnsi="Arial"/>
      <w:lang w:val="de-DE" w:eastAsia="en-US"/>
    </w:rPr>
  </w:style>
  <w:style w:type="paragraph" w:customStyle="1" w:styleId="TabL">
    <w:name w:val="Tab_L"/>
    <w:basedOn w:val="Text"/>
    <w:link w:val="TabLChar"/>
    <w:qFormat/>
    <w:rsid w:val="00070FD2"/>
    <w:pPr>
      <w:spacing w:before="120" w:after="120"/>
      <w:ind w:left="0"/>
      <w:jc w:val="left"/>
    </w:pPr>
    <w:rPr>
      <w:sz w:val="20"/>
      <w:lang w:val="de-DE" w:eastAsia="en-US"/>
    </w:rPr>
  </w:style>
  <w:style w:type="character" w:customStyle="1" w:styleId="TableText1Char">
    <w:name w:val="TableText1 Char"/>
    <w:link w:val="TableText1"/>
    <w:locked/>
    <w:rsid w:val="00070FD2"/>
    <w:rPr>
      <w:rFonts w:ascii="Arial" w:eastAsia="MS Mincho" w:hAnsi="Arial"/>
      <w:color w:val="000000"/>
      <w:sz w:val="18"/>
      <w:szCs w:val="18"/>
      <w:lang w:eastAsia="en-US"/>
    </w:rPr>
  </w:style>
  <w:style w:type="paragraph" w:customStyle="1" w:styleId="TableText1">
    <w:name w:val="TableText1"/>
    <w:basedOn w:val="Normal"/>
    <w:link w:val="TableText1Char"/>
    <w:qFormat/>
    <w:rsid w:val="00070FD2"/>
    <w:pPr>
      <w:spacing w:before="40" w:after="60" w:line="256" w:lineRule="auto"/>
    </w:pPr>
    <w:rPr>
      <w:rFonts w:eastAsia="MS Mincho"/>
      <w:color w:val="000000"/>
      <w:sz w:val="18"/>
      <w:szCs w:val="18"/>
      <w:lang w:eastAsia="en-US"/>
    </w:rPr>
  </w:style>
  <w:style w:type="character" w:customStyle="1" w:styleId="TableCaptionZchn">
    <w:name w:val="TableCaption Zchn"/>
    <w:link w:val="TableCaption"/>
    <w:locked/>
    <w:rsid w:val="00070FD2"/>
    <w:rPr>
      <w:rFonts w:ascii="Arial" w:hAnsi="Arial"/>
      <w:b/>
      <w:smallCaps/>
      <w:noProof/>
      <w:kern w:val="2"/>
      <w:sz w:val="18"/>
      <w:lang w:eastAsia="en-US"/>
    </w:rPr>
  </w:style>
  <w:style w:type="paragraph" w:customStyle="1" w:styleId="TableCaption">
    <w:name w:val="TableCaption"/>
    <w:basedOn w:val="Normal"/>
    <w:next w:val="Normal"/>
    <w:link w:val="TableCaptionZchn"/>
    <w:rsid w:val="00070FD2"/>
    <w:pPr>
      <w:spacing w:before="80" w:after="60" w:line="256" w:lineRule="auto"/>
    </w:pPr>
    <w:rPr>
      <w:b/>
      <w:smallCaps/>
      <w:noProof/>
      <w:kern w:val="2"/>
      <w:sz w:val="18"/>
      <w:szCs w:val="20"/>
      <w:lang w:eastAsia="en-US"/>
    </w:rPr>
  </w:style>
  <w:style w:type="paragraph" w:customStyle="1" w:styleId="paragraph">
    <w:name w:val="paragraph"/>
    <w:basedOn w:val="Normal"/>
    <w:uiPriority w:val="99"/>
    <w:rsid w:val="00070FD2"/>
    <w:pPr>
      <w:spacing w:before="100" w:beforeAutospacing="1" w:after="100" w:afterAutospacing="1"/>
    </w:pPr>
    <w:rPr>
      <w:rFonts w:ascii="Times New Roman" w:hAnsi="Times New Roman"/>
      <w:sz w:val="24"/>
      <w:lang w:val="en-US" w:eastAsia="zh-CN"/>
    </w:rPr>
  </w:style>
  <w:style w:type="character" w:styleId="PlaceholderText">
    <w:name w:val="Placeholder Text"/>
    <w:basedOn w:val="DefaultParagraphFont"/>
    <w:uiPriority w:val="99"/>
    <w:semiHidden/>
    <w:rsid w:val="00070FD2"/>
    <w:rPr>
      <w:color w:val="808080"/>
    </w:rPr>
  </w:style>
  <w:style w:type="character" w:customStyle="1" w:styleId="urtxtstd23">
    <w:name w:val="urtxtstd23"/>
    <w:basedOn w:val="DefaultParagraphFont"/>
    <w:rsid w:val="00070FD2"/>
    <w:rPr>
      <w:rFonts w:ascii="Arial" w:hAnsi="Arial" w:cs="Arial" w:hint="default"/>
      <w:b w:val="0"/>
      <w:bCs w:val="0"/>
      <w:i w:val="0"/>
      <w:iCs w:val="0"/>
      <w:sz w:val="18"/>
      <w:szCs w:val="18"/>
    </w:rPr>
  </w:style>
  <w:style w:type="character" w:customStyle="1" w:styleId="urtxtstd24">
    <w:name w:val="urtxtstd24"/>
    <w:basedOn w:val="DefaultParagraphFont"/>
    <w:rsid w:val="00070FD2"/>
    <w:rPr>
      <w:rFonts w:ascii="Arial" w:hAnsi="Arial" w:cs="Arial" w:hint="default"/>
      <w:b w:val="0"/>
      <w:bCs w:val="0"/>
      <w:i w:val="0"/>
      <w:iCs w:val="0"/>
      <w:sz w:val="18"/>
      <w:szCs w:val="18"/>
    </w:rPr>
  </w:style>
  <w:style w:type="character" w:customStyle="1" w:styleId="urftxtv1">
    <w:name w:val="urftxtv1"/>
    <w:basedOn w:val="DefaultParagraphFont"/>
    <w:rsid w:val="00070FD2"/>
    <w:rPr>
      <w:color w:val="000000"/>
      <w:sz w:val="18"/>
      <w:szCs w:val="18"/>
    </w:rPr>
  </w:style>
  <w:style w:type="character" w:customStyle="1" w:styleId="urtxth11">
    <w:name w:val="urtxth11"/>
    <w:basedOn w:val="DefaultParagraphFont"/>
    <w:rsid w:val="00070FD2"/>
    <w:rPr>
      <w:rFonts w:ascii="Arial" w:hAnsi="Arial" w:cs="Arial" w:hint="default"/>
      <w:b/>
      <w:bCs/>
      <w:i w:val="0"/>
      <w:iCs w:val="0"/>
      <w:sz w:val="27"/>
      <w:szCs w:val="27"/>
    </w:rPr>
  </w:style>
  <w:style w:type="character" w:customStyle="1" w:styleId="urtxtstd26">
    <w:name w:val="urtxtstd26"/>
    <w:basedOn w:val="DefaultParagraphFont"/>
    <w:rsid w:val="00070FD2"/>
    <w:rPr>
      <w:rFonts w:ascii="Arial" w:hAnsi="Arial" w:cs="Arial" w:hint="default"/>
      <w:b w:val="0"/>
      <w:bCs w:val="0"/>
      <w:i w:val="0"/>
      <w:iCs w:val="0"/>
      <w:sz w:val="18"/>
      <w:szCs w:val="18"/>
    </w:rPr>
  </w:style>
  <w:style w:type="character" w:customStyle="1" w:styleId="Title10">
    <w:name w:val="Title10"/>
    <w:basedOn w:val="DefaultParagraphFont"/>
    <w:rsid w:val="00070FD2"/>
  </w:style>
  <w:style w:type="character" w:customStyle="1" w:styleId="Title7">
    <w:name w:val="Title7"/>
    <w:basedOn w:val="DefaultParagraphFont"/>
    <w:rsid w:val="00070FD2"/>
  </w:style>
  <w:style w:type="character" w:customStyle="1" w:styleId="Title12">
    <w:name w:val="Title12"/>
    <w:basedOn w:val="DefaultParagraphFont"/>
    <w:rsid w:val="00070FD2"/>
  </w:style>
  <w:style w:type="character" w:customStyle="1" w:styleId="Title9">
    <w:name w:val="Title9"/>
    <w:basedOn w:val="DefaultParagraphFont"/>
    <w:rsid w:val="00070FD2"/>
  </w:style>
  <w:style w:type="character" w:customStyle="1" w:styleId="ph">
    <w:name w:val="ph"/>
    <w:basedOn w:val="DefaultParagraphFont"/>
    <w:rsid w:val="00070FD2"/>
  </w:style>
  <w:style w:type="character" w:customStyle="1" w:styleId="sapmtext">
    <w:name w:val="sapmtext"/>
    <w:basedOn w:val="DefaultParagraphFont"/>
    <w:rsid w:val="00070FD2"/>
  </w:style>
  <w:style w:type="character" w:customStyle="1" w:styleId="normaltextrun">
    <w:name w:val="normaltextrun"/>
    <w:basedOn w:val="DefaultParagraphFont"/>
    <w:rsid w:val="00070FD2"/>
  </w:style>
  <w:style w:type="character" w:customStyle="1" w:styleId="spellingerror">
    <w:name w:val="spellingerror"/>
    <w:basedOn w:val="DefaultParagraphFont"/>
    <w:rsid w:val="00070FD2"/>
  </w:style>
  <w:style w:type="character" w:customStyle="1" w:styleId="eop">
    <w:name w:val="eop"/>
    <w:basedOn w:val="DefaultParagraphFont"/>
    <w:rsid w:val="00070FD2"/>
  </w:style>
  <w:style w:type="character" w:customStyle="1" w:styleId="contextualspellingandgrammarerror">
    <w:name w:val="contextualspellingandgrammarerror"/>
    <w:basedOn w:val="DefaultParagraphFont"/>
    <w:rsid w:val="00070FD2"/>
  </w:style>
  <w:style w:type="character" w:customStyle="1" w:styleId="bcx9">
    <w:name w:val="bcx9"/>
    <w:basedOn w:val="DefaultParagraphFont"/>
    <w:rsid w:val="00070FD2"/>
  </w:style>
  <w:style w:type="character" w:customStyle="1" w:styleId="uicontrol">
    <w:name w:val="uicontrol"/>
    <w:basedOn w:val="DefaultParagraphFont"/>
    <w:uiPriority w:val="1"/>
    <w:rsid w:val="00070FD2"/>
  </w:style>
  <w:style w:type="table" w:styleId="GridTable5Dark-Accent4">
    <w:name w:val="Grid Table 5 Dark Accent 4"/>
    <w:basedOn w:val="TableNormal"/>
    <w:uiPriority w:val="50"/>
    <w:rsid w:val="00070FD2"/>
    <w:rPr>
      <w:rFonts w:asciiTheme="minorHAnsi" w:eastAsiaTheme="minorHAnsi" w:hAnsiTheme="minorHAnsi" w:cstheme="minorBidi"/>
      <w:sz w:val="22"/>
      <w:szCs w:val="22"/>
      <w:lang w:val="de-DE" w:eastAsia="zh-CN"/>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1">
    <w:name w:val="Plain Table 1"/>
    <w:basedOn w:val="TableNormal"/>
    <w:uiPriority w:val="41"/>
    <w:rsid w:val="004C79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lelabelorsx5">
    <w:name w:val="tile_label__orsx5"/>
    <w:basedOn w:val="Normal"/>
    <w:rsid w:val="0035320B"/>
    <w:pPr>
      <w:spacing w:before="100" w:beforeAutospacing="1" w:after="100" w:afterAutospacing="1"/>
    </w:pPr>
    <w:rPr>
      <w:rFonts w:ascii="Times New Roman" w:hAnsi="Times New Roman"/>
      <w:sz w:val="24"/>
      <w:lang w:eastAsia="es-CO"/>
    </w:rPr>
  </w:style>
  <w:style w:type="paragraph" w:customStyle="1" w:styleId="my-2">
    <w:name w:val="my-2"/>
    <w:basedOn w:val="Normal"/>
    <w:rsid w:val="003B5167"/>
    <w:pPr>
      <w:spacing w:before="100" w:beforeAutospacing="1" w:after="100" w:afterAutospacing="1"/>
    </w:pPr>
    <w:rPr>
      <w:rFonts w:ascii="Times New Roman" w:hAnsi="Times New Roman"/>
      <w:sz w:val="24"/>
      <w:lang w:eastAsia="es-CO"/>
    </w:rPr>
  </w:style>
  <w:style w:type="character" w:customStyle="1" w:styleId="citation">
    <w:name w:val="citation"/>
    <w:basedOn w:val="DefaultParagraphFont"/>
    <w:rsid w:val="003B5167"/>
  </w:style>
  <w:style w:type="character" w:customStyle="1" w:styleId="inline-block">
    <w:name w:val="inline-block"/>
    <w:basedOn w:val="DefaultParagraphFont"/>
    <w:rsid w:val="003B5167"/>
  </w:style>
  <w:style w:type="character" w:customStyle="1" w:styleId="opacity-50">
    <w:name w:val="opacity-50"/>
    <w:basedOn w:val="DefaultParagraphFont"/>
    <w:rsid w:val="003B5167"/>
  </w:style>
  <w:style w:type="character" w:customStyle="1" w:styleId="inline-flex">
    <w:name w:val="inline-flex"/>
    <w:basedOn w:val="DefaultParagraphFont"/>
    <w:rsid w:val="003B5167"/>
  </w:style>
  <w:style w:type="character" w:customStyle="1" w:styleId="text-box-trim-both">
    <w:name w:val="text-box-trim-both"/>
    <w:basedOn w:val="DefaultParagraphFont"/>
    <w:rsid w:val="003B5167"/>
  </w:style>
  <w:style w:type="table" w:styleId="TableGridLight">
    <w:name w:val="Grid Table Light"/>
    <w:basedOn w:val="TableNormal"/>
    <w:uiPriority w:val="40"/>
    <w:rsid w:val="006B33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5">
    <w:name w:val="List Table 3 Accent 5"/>
    <w:basedOn w:val="TableNormal"/>
    <w:uiPriority w:val="48"/>
    <w:rsid w:val="00981407"/>
    <w:rPr>
      <w:rFonts w:ascii="Calibri" w:hAnsi="Calibri"/>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cPr>
      <w:shd w:val="clear" w:color="auto" w:fill="FFFFFF" w:themeFill="background1"/>
    </w:tc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3130F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30F0"/>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Fanalca">
    <w:name w:val="Fanalca"/>
    <w:basedOn w:val="TableNormal"/>
    <w:uiPriority w:val="99"/>
    <w:rsid w:val="003130F0"/>
    <w:rPr>
      <w:rFonts w:ascii="Calibri" w:hAnsi="Calibri"/>
      <w:sz w:val="22"/>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cPr>
      <w:shd w:val="clear" w:color="auto" w:fill="FFFFFF" w:themeFill="background1"/>
    </w:tcPr>
    <w:tblStylePr w:type="firstRow">
      <w:tblPr/>
      <w:tcPr>
        <w:shd w:val="clear" w:color="auto" w:fill="1F3864" w:themeFill="accent5" w:themeFillShade="80"/>
      </w:tcPr>
    </w:tblStylePr>
  </w:style>
  <w:style w:type="paragraph" w:styleId="CommentText">
    <w:name w:val="annotation text"/>
    <w:basedOn w:val="Normal"/>
    <w:link w:val="CommentTextChar"/>
    <w:uiPriority w:val="99"/>
    <w:semiHidden/>
    <w:rsid w:val="00667436"/>
    <w:rPr>
      <w:szCs w:val="20"/>
    </w:rPr>
  </w:style>
  <w:style w:type="character" w:customStyle="1" w:styleId="CommentTextChar">
    <w:name w:val="Comment Text Char"/>
    <w:basedOn w:val="DefaultParagraphFont"/>
    <w:link w:val="CommentText"/>
    <w:uiPriority w:val="99"/>
    <w:semiHidden/>
    <w:rPr>
      <w:rFonts w:ascii="Arial" w:hAnsi="Arial"/>
      <w:lang w:eastAsia="es-ES"/>
    </w:rPr>
  </w:style>
  <w:style w:type="character" w:styleId="CommentReference">
    <w:name w:val="annotation reference"/>
    <w:uiPriority w:val="99"/>
    <w:semiHidden/>
    <w:rsid w:val="0066743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27">
      <w:bodyDiv w:val="1"/>
      <w:marLeft w:val="0"/>
      <w:marRight w:val="0"/>
      <w:marTop w:val="0"/>
      <w:marBottom w:val="0"/>
      <w:divBdr>
        <w:top w:val="none" w:sz="0" w:space="0" w:color="auto"/>
        <w:left w:val="none" w:sz="0" w:space="0" w:color="auto"/>
        <w:bottom w:val="none" w:sz="0" w:space="0" w:color="auto"/>
        <w:right w:val="none" w:sz="0" w:space="0" w:color="auto"/>
      </w:divBdr>
    </w:div>
    <w:div w:id="2366476">
      <w:bodyDiv w:val="1"/>
      <w:marLeft w:val="0"/>
      <w:marRight w:val="0"/>
      <w:marTop w:val="0"/>
      <w:marBottom w:val="0"/>
      <w:divBdr>
        <w:top w:val="none" w:sz="0" w:space="0" w:color="auto"/>
        <w:left w:val="none" w:sz="0" w:space="0" w:color="auto"/>
        <w:bottom w:val="none" w:sz="0" w:space="0" w:color="auto"/>
        <w:right w:val="none" w:sz="0" w:space="0" w:color="auto"/>
      </w:divBdr>
    </w:div>
    <w:div w:id="4284454">
      <w:bodyDiv w:val="1"/>
      <w:marLeft w:val="0"/>
      <w:marRight w:val="0"/>
      <w:marTop w:val="0"/>
      <w:marBottom w:val="0"/>
      <w:divBdr>
        <w:top w:val="none" w:sz="0" w:space="0" w:color="auto"/>
        <w:left w:val="none" w:sz="0" w:space="0" w:color="auto"/>
        <w:bottom w:val="none" w:sz="0" w:space="0" w:color="auto"/>
        <w:right w:val="none" w:sz="0" w:space="0" w:color="auto"/>
      </w:divBdr>
    </w:div>
    <w:div w:id="4286690">
      <w:bodyDiv w:val="1"/>
      <w:marLeft w:val="0"/>
      <w:marRight w:val="0"/>
      <w:marTop w:val="0"/>
      <w:marBottom w:val="0"/>
      <w:divBdr>
        <w:top w:val="none" w:sz="0" w:space="0" w:color="auto"/>
        <w:left w:val="none" w:sz="0" w:space="0" w:color="auto"/>
        <w:bottom w:val="none" w:sz="0" w:space="0" w:color="auto"/>
        <w:right w:val="none" w:sz="0" w:space="0" w:color="auto"/>
      </w:divBdr>
    </w:div>
    <w:div w:id="4748628">
      <w:bodyDiv w:val="1"/>
      <w:marLeft w:val="0"/>
      <w:marRight w:val="0"/>
      <w:marTop w:val="0"/>
      <w:marBottom w:val="0"/>
      <w:divBdr>
        <w:top w:val="none" w:sz="0" w:space="0" w:color="auto"/>
        <w:left w:val="none" w:sz="0" w:space="0" w:color="auto"/>
        <w:bottom w:val="none" w:sz="0" w:space="0" w:color="auto"/>
        <w:right w:val="none" w:sz="0" w:space="0" w:color="auto"/>
      </w:divBdr>
    </w:div>
    <w:div w:id="4794372">
      <w:bodyDiv w:val="1"/>
      <w:marLeft w:val="0"/>
      <w:marRight w:val="0"/>
      <w:marTop w:val="0"/>
      <w:marBottom w:val="0"/>
      <w:divBdr>
        <w:top w:val="none" w:sz="0" w:space="0" w:color="auto"/>
        <w:left w:val="none" w:sz="0" w:space="0" w:color="auto"/>
        <w:bottom w:val="none" w:sz="0" w:space="0" w:color="auto"/>
        <w:right w:val="none" w:sz="0" w:space="0" w:color="auto"/>
      </w:divBdr>
    </w:div>
    <w:div w:id="5132180">
      <w:bodyDiv w:val="1"/>
      <w:marLeft w:val="0"/>
      <w:marRight w:val="0"/>
      <w:marTop w:val="0"/>
      <w:marBottom w:val="0"/>
      <w:divBdr>
        <w:top w:val="none" w:sz="0" w:space="0" w:color="auto"/>
        <w:left w:val="none" w:sz="0" w:space="0" w:color="auto"/>
        <w:bottom w:val="none" w:sz="0" w:space="0" w:color="auto"/>
        <w:right w:val="none" w:sz="0" w:space="0" w:color="auto"/>
      </w:divBdr>
    </w:div>
    <w:div w:id="6257810">
      <w:bodyDiv w:val="1"/>
      <w:marLeft w:val="0"/>
      <w:marRight w:val="0"/>
      <w:marTop w:val="0"/>
      <w:marBottom w:val="0"/>
      <w:divBdr>
        <w:top w:val="none" w:sz="0" w:space="0" w:color="auto"/>
        <w:left w:val="none" w:sz="0" w:space="0" w:color="auto"/>
        <w:bottom w:val="none" w:sz="0" w:space="0" w:color="auto"/>
        <w:right w:val="none" w:sz="0" w:space="0" w:color="auto"/>
      </w:divBdr>
    </w:div>
    <w:div w:id="6761845">
      <w:bodyDiv w:val="1"/>
      <w:marLeft w:val="0"/>
      <w:marRight w:val="0"/>
      <w:marTop w:val="0"/>
      <w:marBottom w:val="0"/>
      <w:divBdr>
        <w:top w:val="none" w:sz="0" w:space="0" w:color="auto"/>
        <w:left w:val="none" w:sz="0" w:space="0" w:color="auto"/>
        <w:bottom w:val="none" w:sz="0" w:space="0" w:color="auto"/>
        <w:right w:val="none" w:sz="0" w:space="0" w:color="auto"/>
      </w:divBdr>
    </w:div>
    <w:div w:id="7145084">
      <w:bodyDiv w:val="1"/>
      <w:marLeft w:val="0"/>
      <w:marRight w:val="0"/>
      <w:marTop w:val="0"/>
      <w:marBottom w:val="0"/>
      <w:divBdr>
        <w:top w:val="none" w:sz="0" w:space="0" w:color="auto"/>
        <w:left w:val="none" w:sz="0" w:space="0" w:color="auto"/>
        <w:bottom w:val="none" w:sz="0" w:space="0" w:color="auto"/>
        <w:right w:val="none" w:sz="0" w:space="0" w:color="auto"/>
      </w:divBdr>
    </w:div>
    <w:div w:id="7484170">
      <w:bodyDiv w:val="1"/>
      <w:marLeft w:val="0"/>
      <w:marRight w:val="0"/>
      <w:marTop w:val="0"/>
      <w:marBottom w:val="0"/>
      <w:divBdr>
        <w:top w:val="none" w:sz="0" w:space="0" w:color="auto"/>
        <w:left w:val="none" w:sz="0" w:space="0" w:color="auto"/>
        <w:bottom w:val="none" w:sz="0" w:space="0" w:color="auto"/>
        <w:right w:val="none" w:sz="0" w:space="0" w:color="auto"/>
      </w:divBdr>
    </w:div>
    <w:div w:id="7753882">
      <w:bodyDiv w:val="1"/>
      <w:marLeft w:val="0"/>
      <w:marRight w:val="0"/>
      <w:marTop w:val="0"/>
      <w:marBottom w:val="0"/>
      <w:divBdr>
        <w:top w:val="none" w:sz="0" w:space="0" w:color="auto"/>
        <w:left w:val="none" w:sz="0" w:space="0" w:color="auto"/>
        <w:bottom w:val="none" w:sz="0" w:space="0" w:color="auto"/>
        <w:right w:val="none" w:sz="0" w:space="0" w:color="auto"/>
      </w:divBdr>
    </w:div>
    <w:div w:id="7799339">
      <w:bodyDiv w:val="1"/>
      <w:marLeft w:val="0"/>
      <w:marRight w:val="0"/>
      <w:marTop w:val="0"/>
      <w:marBottom w:val="0"/>
      <w:divBdr>
        <w:top w:val="none" w:sz="0" w:space="0" w:color="auto"/>
        <w:left w:val="none" w:sz="0" w:space="0" w:color="auto"/>
        <w:bottom w:val="none" w:sz="0" w:space="0" w:color="auto"/>
        <w:right w:val="none" w:sz="0" w:space="0" w:color="auto"/>
      </w:divBdr>
    </w:div>
    <w:div w:id="9452622">
      <w:bodyDiv w:val="1"/>
      <w:marLeft w:val="0"/>
      <w:marRight w:val="0"/>
      <w:marTop w:val="0"/>
      <w:marBottom w:val="0"/>
      <w:divBdr>
        <w:top w:val="none" w:sz="0" w:space="0" w:color="auto"/>
        <w:left w:val="none" w:sz="0" w:space="0" w:color="auto"/>
        <w:bottom w:val="none" w:sz="0" w:space="0" w:color="auto"/>
        <w:right w:val="none" w:sz="0" w:space="0" w:color="auto"/>
      </w:divBdr>
    </w:div>
    <w:div w:id="11029156">
      <w:bodyDiv w:val="1"/>
      <w:marLeft w:val="0"/>
      <w:marRight w:val="0"/>
      <w:marTop w:val="0"/>
      <w:marBottom w:val="0"/>
      <w:divBdr>
        <w:top w:val="none" w:sz="0" w:space="0" w:color="auto"/>
        <w:left w:val="none" w:sz="0" w:space="0" w:color="auto"/>
        <w:bottom w:val="none" w:sz="0" w:space="0" w:color="auto"/>
        <w:right w:val="none" w:sz="0" w:space="0" w:color="auto"/>
      </w:divBdr>
    </w:div>
    <w:div w:id="11272218">
      <w:bodyDiv w:val="1"/>
      <w:marLeft w:val="0"/>
      <w:marRight w:val="0"/>
      <w:marTop w:val="0"/>
      <w:marBottom w:val="0"/>
      <w:divBdr>
        <w:top w:val="none" w:sz="0" w:space="0" w:color="auto"/>
        <w:left w:val="none" w:sz="0" w:space="0" w:color="auto"/>
        <w:bottom w:val="none" w:sz="0" w:space="0" w:color="auto"/>
        <w:right w:val="none" w:sz="0" w:space="0" w:color="auto"/>
      </w:divBdr>
      <w:divsChild>
        <w:div w:id="349257188">
          <w:marLeft w:val="0"/>
          <w:marRight w:val="0"/>
          <w:marTop w:val="0"/>
          <w:marBottom w:val="0"/>
          <w:divBdr>
            <w:top w:val="none" w:sz="0" w:space="0" w:color="auto"/>
            <w:left w:val="none" w:sz="0" w:space="0" w:color="auto"/>
            <w:bottom w:val="none" w:sz="0" w:space="0" w:color="auto"/>
            <w:right w:val="none" w:sz="0" w:space="0" w:color="auto"/>
          </w:divBdr>
        </w:div>
      </w:divsChild>
    </w:div>
    <w:div w:id="12541786">
      <w:bodyDiv w:val="1"/>
      <w:marLeft w:val="0"/>
      <w:marRight w:val="0"/>
      <w:marTop w:val="0"/>
      <w:marBottom w:val="0"/>
      <w:divBdr>
        <w:top w:val="none" w:sz="0" w:space="0" w:color="auto"/>
        <w:left w:val="none" w:sz="0" w:space="0" w:color="auto"/>
        <w:bottom w:val="none" w:sz="0" w:space="0" w:color="auto"/>
        <w:right w:val="none" w:sz="0" w:space="0" w:color="auto"/>
      </w:divBdr>
    </w:div>
    <w:div w:id="12998143">
      <w:bodyDiv w:val="1"/>
      <w:marLeft w:val="0"/>
      <w:marRight w:val="0"/>
      <w:marTop w:val="0"/>
      <w:marBottom w:val="0"/>
      <w:divBdr>
        <w:top w:val="none" w:sz="0" w:space="0" w:color="auto"/>
        <w:left w:val="none" w:sz="0" w:space="0" w:color="auto"/>
        <w:bottom w:val="none" w:sz="0" w:space="0" w:color="auto"/>
        <w:right w:val="none" w:sz="0" w:space="0" w:color="auto"/>
      </w:divBdr>
      <w:divsChild>
        <w:div w:id="1464886165">
          <w:marLeft w:val="0"/>
          <w:marRight w:val="0"/>
          <w:marTop w:val="0"/>
          <w:marBottom w:val="0"/>
          <w:divBdr>
            <w:top w:val="none" w:sz="0" w:space="0" w:color="auto"/>
            <w:left w:val="none" w:sz="0" w:space="0" w:color="auto"/>
            <w:bottom w:val="none" w:sz="0" w:space="0" w:color="auto"/>
            <w:right w:val="none" w:sz="0" w:space="0" w:color="auto"/>
          </w:divBdr>
          <w:divsChild>
            <w:div w:id="1305892652">
              <w:marLeft w:val="0"/>
              <w:marRight w:val="0"/>
              <w:marTop w:val="0"/>
              <w:marBottom w:val="0"/>
              <w:divBdr>
                <w:top w:val="none" w:sz="0" w:space="0" w:color="auto"/>
                <w:left w:val="none" w:sz="0" w:space="0" w:color="auto"/>
                <w:bottom w:val="none" w:sz="0" w:space="0" w:color="auto"/>
                <w:right w:val="none" w:sz="0" w:space="0" w:color="auto"/>
              </w:divBdr>
              <w:divsChild>
                <w:div w:id="1964967598">
                  <w:marLeft w:val="0"/>
                  <w:marRight w:val="0"/>
                  <w:marTop w:val="0"/>
                  <w:marBottom w:val="0"/>
                  <w:divBdr>
                    <w:top w:val="none" w:sz="0" w:space="0" w:color="auto"/>
                    <w:left w:val="none" w:sz="0" w:space="0" w:color="auto"/>
                    <w:bottom w:val="none" w:sz="0" w:space="0" w:color="auto"/>
                    <w:right w:val="none" w:sz="0" w:space="0" w:color="auto"/>
                  </w:divBdr>
                  <w:divsChild>
                    <w:div w:id="4401588">
                      <w:marLeft w:val="0"/>
                      <w:marRight w:val="0"/>
                      <w:marTop w:val="0"/>
                      <w:marBottom w:val="0"/>
                      <w:divBdr>
                        <w:top w:val="none" w:sz="0" w:space="0" w:color="auto"/>
                        <w:left w:val="none" w:sz="0" w:space="0" w:color="auto"/>
                        <w:bottom w:val="none" w:sz="0" w:space="0" w:color="auto"/>
                        <w:right w:val="none" w:sz="0" w:space="0" w:color="auto"/>
                      </w:divBdr>
                      <w:divsChild>
                        <w:div w:id="120923842">
                          <w:marLeft w:val="0"/>
                          <w:marRight w:val="0"/>
                          <w:marTop w:val="0"/>
                          <w:marBottom w:val="0"/>
                          <w:divBdr>
                            <w:top w:val="none" w:sz="0" w:space="0" w:color="auto"/>
                            <w:left w:val="none" w:sz="0" w:space="0" w:color="auto"/>
                            <w:bottom w:val="none" w:sz="0" w:space="0" w:color="auto"/>
                            <w:right w:val="none" w:sz="0" w:space="0" w:color="auto"/>
                          </w:divBdr>
                          <w:divsChild>
                            <w:div w:id="20233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8149">
      <w:bodyDiv w:val="1"/>
      <w:marLeft w:val="0"/>
      <w:marRight w:val="0"/>
      <w:marTop w:val="0"/>
      <w:marBottom w:val="0"/>
      <w:divBdr>
        <w:top w:val="none" w:sz="0" w:space="0" w:color="auto"/>
        <w:left w:val="none" w:sz="0" w:space="0" w:color="auto"/>
        <w:bottom w:val="none" w:sz="0" w:space="0" w:color="auto"/>
        <w:right w:val="none" w:sz="0" w:space="0" w:color="auto"/>
      </w:divBdr>
      <w:divsChild>
        <w:div w:id="1112096312">
          <w:marLeft w:val="0"/>
          <w:marRight w:val="0"/>
          <w:marTop w:val="0"/>
          <w:marBottom w:val="0"/>
          <w:divBdr>
            <w:top w:val="none" w:sz="0" w:space="0" w:color="auto"/>
            <w:left w:val="none" w:sz="0" w:space="0" w:color="auto"/>
            <w:bottom w:val="none" w:sz="0" w:space="0" w:color="auto"/>
            <w:right w:val="none" w:sz="0" w:space="0" w:color="auto"/>
          </w:divBdr>
        </w:div>
      </w:divsChild>
    </w:div>
    <w:div w:id="15808864">
      <w:bodyDiv w:val="1"/>
      <w:marLeft w:val="0"/>
      <w:marRight w:val="0"/>
      <w:marTop w:val="0"/>
      <w:marBottom w:val="0"/>
      <w:divBdr>
        <w:top w:val="none" w:sz="0" w:space="0" w:color="auto"/>
        <w:left w:val="none" w:sz="0" w:space="0" w:color="auto"/>
        <w:bottom w:val="none" w:sz="0" w:space="0" w:color="auto"/>
        <w:right w:val="none" w:sz="0" w:space="0" w:color="auto"/>
      </w:divBdr>
    </w:div>
    <w:div w:id="17901093">
      <w:bodyDiv w:val="1"/>
      <w:marLeft w:val="0"/>
      <w:marRight w:val="0"/>
      <w:marTop w:val="0"/>
      <w:marBottom w:val="0"/>
      <w:divBdr>
        <w:top w:val="none" w:sz="0" w:space="0" w:color="auto"/>
        <w:left w:val="none" w:sz="0" w:space="0" w:color="auto"/>
        <w:bottom w:val="none" w:sz="0" w:space="0" w:color="auto"/>
        <w:right w:val="none" w:sz="0" w:space="0" w:color="auto"/>
      </w:divBdr>
      <w:divsChild>
        <w:div w:id="210464272">
          <w:marLeft w:val="0"/>
          <w:marRight w:val="0"/>
          <w:marTop w:val="0"/>
          <w:marBottom w:val="0"/>
          <w:divBdr>
            <w:top w:val="none" w:sz="0" w:space="0" w:color="auto"/>
            <w:left w:val="none" w:sz="0" w:space="0" w:color="auto"/>
            <w:bottom w:val="none" w:sz="0" w:space="0" w:color="auto"/>
            <w:right w:val="none" w:sz="0" w:space="0" w:color="auto"/>
          </w:divBdr>
        </w:div>
      </w:divsChild>
    </w:div>
    <w:div w:id="20324730">
      <w:bodyDiv w:val="1"/>
      <w:marLeft w:val="0"/>
      <w:marRight w:val="0"/>
      <w:marTop w:val="0"/>
      <w:marBottom w:val="0"/>
      <w:divBdr>
        <w:top w:val="none" w:sz="0" w:space="0" w:color="auto"/>
        <w:left w:val="none" w:sz="0" w:space="0" w:color="auto"/>
        <w:bottom w:val="none" w:sz="0" w:space="0" w:color="auto"/>
        <w:right w:val="none" w:sz="0" w:space="0" w:color="auto"/>
      </w:divBdr>
    </w:div>
    <w:div w:id="23289676">
      <w:bodyDiv w:val="1"/>
      <w:marLeft w:val="0"/>
      <w:marRight w:val="0"/>
      <w:marTop w:val="0"/>
      <w:marBottom w:val="0"/>
      <w:divBdr>
        <w:top w:val="none" w:sz="0" w:space="0" w:color="auto"/>
        <w:left w:val="none" w:sz="0" w:space="0" w:color="auto"/>
        <w:bottom w:val="none" w:sz="0" w:space="0" w:color="auto"/>
        <w:right w:val="none" w:sz="0" w:space="0" w:color="auto"/>
      </w:divBdr>
    </w:div>
    <w:div w:id="29959678">
      <w:bodyDiv w:val="1"/>
      <w:marLeft w:val="0"/>
      <w:marRight w:val="0"/>
      <w:marTop w:val="0"/>
      <w:marBottom w:val="0"/>
      <w:divBdr>
        <w:top w:val="none" w:sz="0" w:space="0" w:color="auto"/>
        <w:left w:val="none" w:sz="0" w:space="0" w:color="auto"/>
        <w:bottom w:val="none" w:sz="0" w:space="0" w:color="auto"/>
        <w:right w:val="none" w:sz="0" w:space="0" w:color="auto"/>
      </w:divBdr>
    </w:div>
    <w:div w:id="30496072">
      <w:bodyDiv w:val="1"/>
      <w:marLeft w:val="0"/>
      <w:marRight w:val="0"/>
      <w:marTop w:val="0"/>
      <w:marBottom w:val="0"/>
      <w:divBdr>
        <w:top w:val="none" w:sz="0" w:space="0" w:color="auto"/>
        <w:left w:val="none" w:sz="0" w:space="0" w:color="auto"/>
        <w:bottom w:val="none" w:sz="0" w:space="0" w:color="auto"/>
        <w:right w:val="none" w:sz="0" w:space="0" w:color="auto"/>
      </w:divBdr>
    </w:div>
    <w:div w:id="30804574">
      <w:bodyDiv w:val="1"/>
      <w:marLeft w:val="0"/>
      <w:marRight w:val="0"/>
      <w:marTop w:val="0"/>
      <w:marBottom w:val="0"/>
      <w:divBdr>
        <w:top w:val="none" w:sz="0" w:space="0" w:color="auto"/>
        <w:left w:val="none" w:sz="0" w:space="0" w:color="auto"/>
        <w:bottom w:val="none" w:sz="0" w:space="0" w:color="auto"/>
        <w:right w:val="none" w:sz="0" w:space="0" w:color="auto"/>
      </w:divBdr>
    </w:div>
    <w:div w:id="34163206">
      <w:bodyDiv w:val="1"/>
      <w:marLeft w:val="0"/>
      <w:marRight w:val="0"/>
      <w:marTop w:val="0"/>
      <w:marBottom w:val="0"/>
      <w:divBdr>
        <w:top w:val="none" w:sz="0" w:space="0" w:color="auto"/>
        <w:left w:val="none" w:sz="0" w:space="0" w:color="auto"/>
        <w:bottom w:val="none" w:sz="0" w:space="0" w:color="auto"/>
        <w:right w:val="none" w:sz="0" w:space="0" w:color="auto"/>
      </w:divBdr>
    </w:div>
    <w:div w:id="36242698">
      <w:bodyDiv w:val="1"/>
      <w:marLeft w:val="0"/>
      <w:marRight w:val="0"/>
      <w:marTop w:val="0"/>
      <w:marBottom w:val="0"/>
      <w:divBdr>
        <w:top w:val="none" w:sz="0" w:space="0" w:color="auto"/>
        <w:left w:val="none" w:sz="0" w:space="0" w:color="auto"/>
        <w:bottom w:val="none" w:sz="0" w:space="0" w:color="auto"/>
        <w:right w:val="none" w:sz="0" w:space="0" w:color="auto"/>
      </w:divBdr>
    </w:div>
    <w:div w:id="37357931">
      <w:bodyDiv w:val="1"/>
      <w:marLeft w:val="0"/>
      <w:marRight w:val="0"/>
      <w:marTop w:val="0"/>
      <w:marBottom w:val="0"/>
      <w:divBdr>
        <w:top w:val="none" w:sz="0" w:space="0" w:color="auto"/>
        <w:left w:val="none" w:sz="0" w:space="0" w:color="auto"/>
        <w:bottom w:val="none" w:sz="0" w:space="0" w:color="auto"/>
        <w:right w:val="none" w:sz="0" w:space="0" w:color="auto"/>
      </w:divBdr>
    </w:div>
    <w:div w:id="37819265">
      <w:bodyDiv w:val="1"/>
      <w:marLeft w:val="0"/>
      <w:marRight w:val="0"/>
      <w:marTop w:val="0"/>
      <w:marBottom w:val="0"/>
      <w:divBdr>
        <w:top w:val="none" w:sz="0" w:space="0" w:color="auto"/>
        <w:left w:val="none" w:sz="0" w:space="0" w:color="auto"/>
        <w:bottom w:val="none" w:sz="0" w:space="0" w:color="auto"/>
        <w:right w:val="none" w:sz="0" w:space="0" w:color="auto"/>
      </w:divBdr>
    </w:div>
    <w:div w:id="37825606">
      <w:bodyDiv w:val="1"/>
      <w:marLeft w:val="0"/>
      <w:marRight w:val="0"/>
      <w:marTop w:val="0"/>
      <w:marBottom w:val="0"/>
      <w:divBdr>
        <w:top w:val="none" w:sz="0" w:space="0" w:color="auto"/>
        <w:left w:val="none" w:sz="0" w:space="0" w:color="auto"/>
        <w:bottom w:val="none" w:sz="0" w:space="0" w:color="auto"/>
        <w:right w:val="none" w:sz="0" w:space="0" w:color="auto"/>
      </w:divBdr>
    </w:div>
    <w:div w:id="40518215">
      <w:bodyDiv w:val="1"/>
      <w:marLeft w:val="0"/>
      <w:marRight w:val="0"/>
      <w:marTop w:val="0"/>
      <w:marBottom w:val="0"/>
      <w:divBdr>
        <w:top w:val="none" w:sz="0" w:space="0" w:color="auto"/>
        <w:left w:val="none" w:sz="0" w:space="0" w:color="auto"/>
        <w:bottom w:val="none" w:sz="0" w:space="0" w:color="auto"/>
        <w:right w:val="none" w:sz="0" w:space="0" w:color="auto"/>
      </w:divBdr>
    </w:div>
    <w:div w:id="42292646">
      <w:bodyDiv w:val="1"/>
      <w:marLeft w:val="0"/>
      <w:marRight w:val="0"/>
      <w:marTop w:val="0"/>
      <w:marBottom w:val="0"/>
      <w:divBdr>
        <w:top w:val="none" w:sz="0" w:space="0" w:color="auto"/>
        <w:left w:val="none" w:sz="0" w:space="0" w:color="auto"/>
        <w:bottom w:val="none" w:sz="0" w:space="0" w:color="auto"/>
        <w:right w:val="none" w:sz="0" w:space="0" w:color="auto"/>
      </w:divBdr>
    </w:div>
    <w:div w:id="42488133">
      <w:bodyDiv w:val="1"/>
      <w:marLeft w:val="0"/>
      <w:marRight w:val="0"/>
      <w:marTop w:val="0"/>
      <w:marBottom w:val="0"/>
      <w:divBdr>
        <w:top w:val="none" w:sz="0" w:space="0" w:color="auto"/>
        <w:left w:val="none" w:sz="0" w:space="0" w:color="auto"/>
        <w:bottom w:val="none" w:sz="0" w:space="0" w:color="auto"/>
        <w:right w:val="none" w:sz="0" w:space="0" w:color="auto"/>
      </w:divBdr>
    </w:div>
    <w:div w:id="42560625">
      <w:bodyDiv w:val="1"/>
      <w:marLeft w:val="0"/>
      <w:marRight w:val="0"/>
      <w:marTop w:val="0"/>
      <w:marBottom w:val="0"/>
      <w:divBdr>
        <w:top w:val="none" w:sz="0" w:space="0" w:color="auto"/>
        <w:left w:val="none" w:sz="0" w:space="0" w:color="auto"/>
        <w:bottom w:val="none" w:sz="0" w:space="0" w:color="auto"/>
        <w:right w:val="none" w:sz="0" w:space="0" w:color="auto"/>
      </w:divBdr>
    </w:div>
    <w:div w:id="42949741">
      <w:bodyDiv w:val="1"/>
      <w:marLeft w:val="0"/>
      <w:marRight w:val="0"/>
      <w:marTop w:val="0"/>
      <w:marBottom w:val="0"/>
      <w:divBdr>
        <w:top w:val="none" w:sz="0" w:space="0" w:color="auto"/>
        <w:left w:val="none" w:sz="0" w:space="0" w:color="auto"/>
        <w:bottom w:val="none" w:sz="0" w:space="0" w:color="auto"/>
        <w:right w:val="none" w:sz="0" w:space="0" w:color="auto"/>
      </w:divBdr>
    </w:div>
    <w:div w:id="43261703">
      <w:bodyDiv w:val="1"/>
      <w:marLeft w:val="0"/>
      <w:marRight w:val="0"/>
      <w:marTop w:val="0"/>
      <w:marBottom w:val="0"/>
      <w:divBdr>
        <w:top w:val="none" w:sz="0" w:space="0" w:color="auto"/>
        <w:left w:val="none" w:sz="0" w:space="0" w:color="auto"/>
        <w:bottom w:val="none" w:sz="0" w:space="0" w:color="auto"/>
        <w:right w:val="none" w:sz="0" w:space="0" w:color="auto"/>
      </w:divBdr>
    </w:div>
    <w:div w:id="44302425">
      <w:bodyDiv w:val="1"/>
      <w:marLeft w:val="0"/>
      <w:marRight w:val="0"/>
      <w:marTop w:val="0"/>
      <w:marBottom w:val="0"/>
      <w:divBdr>
        <w:top w:val="none" w:sz="0" w:space="0" w:color="auto"/>
        <w:left w:val="none" w:sz="0" w:space="0" w:color="auto"/>
        <w:bottom w:val="none" w:sz="0" w:space="0" w:color="auto"/>
        <w:right w:val="none" w:sz="0" w:space="0" w:color="auto"/>
      </w:divBdr>
    </w:div>
    <w:div w:id="48265941">
      <w:bodyDiv w:val="1"/>
      <w:marLeft w:val="0"/>
      <w:marRight w:val="0"/>
      <w:marTop w:val="0"/>
      <w:marBottom w:val="0"/>
      <w:divBdr>
        <w:top w:val="none" w:sz="0" w:space="0" w:color="auto"/>
        <w:left w:val="none" w:sz="0" w:space="0" w:color="auto"/>
        <w:bottom w:val="none" w:sz="0" w:space="0" w:color="auto"/>
        <w:right w:val="none" w:sz="0" w:space="0" w:color="auto"/>
      </w:divBdr>
    </w:div>
    <w:div w:id="48463291">
      <w:bodyDiv w:val="1"/>
      <w:marLeft w:val="0"/>
      <w:marRight w:val="0"/>
      <w:marTop w:val="0"/>
      <w:marBottom w:val="0"/>
      <w:divBdr>
        <w:top w:val="none" w:sz="0" w:space="0" w:color="auto"/>
        <w:left w:val="none" w:sz="0" w:space="0" w:color="auto"/>
        <w:bottom w:val="none" w:sz="0" w:space="0" w:color="auto"/>
        <w:right w:val="none" w:sz="0" w:space="0" w:color="auto"/>
      </w:divBdr>
    </w:div>
    <w:div w:id="50084455">
      <w:bodyDiv w:val="1"/>
      <w:marLeft w:val="0"/>
      <w:marRight w:val="0"/>
      <w:marTop w:val="0"/>
      <w:marBottom w:val="0"/>
      <w:divBdr>
        <w:top w:val="none" w:sz="0" w:space="0" w:color="auto"/>
        <w:left w:val="none" w:sz="0" w:space="0" w:color="auto"/>
        <w:bottom w:val="none" w:sz="0" w:space="0" w:color="auto"/>
        <w:right w:val="none" w:sz="0" w:space="0" w:color="auto"/>
      </w:divBdr>
    </w:div>
    <w:div w:id="50203365">
      <w:bodyDiv w:val="1"/>
      <w:marLeft w:val="0"/>
      <w:marRight w:val="0"/>
      <w:marTop w:val="0"/>
      <w:marBottom w:val="0"/>
      <w:divBdr>
        <w:top w:val="none" w:sz="0" w:space="0" w:color="auto"/>
        <w:left w:val="none" w:sz="0" w:space="0" w:color="auto"/>
        <w:bottom w:val="none" w:sz="0" w:space="0" w:color="auto"/>
        <w:right w:val="none" w:sz="0" w:space="0" w:color="auto"/>
      </w:divBdr>
    </w:div>
    <w:div w:id="51346497">
      <w:bodyDiv w:val="1"/>
      <w:marLeft w:val="0"/>
      <w:marRight w:val="0"/>
      <w:marTop w:val="0"/>
      <w:marBottom w:val="0"/>
      <w:divBdr>
        <w:top w:val="none" w:sz="0" w:space="0" w:color="auto"/>
        <w:left w:val="none" w:sz="0" w:space="0" w:color="auto"/>
        <w:bottom w:val="none" w:sz="0" w:space="0" w:color="auto"/>
        <w:right w:val="none" w:sz="0" w:space="0" w:color="auto"/>
      </w:divBdr>
    </w:div>
    <w:div w:id="51972141">
      <w:bodyDiv w:val="1"/>
      <w:marLeft w:val="0"/>
      <w:marRight w:val="0"/>
      <w:marTop w:val="0"/>
      <w:marBottom w:val="0"/>
      <w:divBdr>
        <w:top w:val="none" w:sz="0" w:space="0" w:color="auto"/>
        <w:left w:val="none" w:sz="0" w:space="0" w:color="auto"/>
        <w:bottom w:val="none" w:sz="0" w:space="0" w:color="auto"/>
        <w:right w:val="none" w:sz="0" w:space="0" w:color="auto"/>
      </w:divBdr>
    </w:div>
    <w:div w:id="52244689">
      <w:bodyDiv w:val="1"/>
      <w:marLeft w:val="0"/>
      <w:marRight w:val="0"/>
      <w:marTop w:val="0"/>
      <w:marBottom w:val="0"/>
      <w:divBdr>
        <w:top w:val="none" w:sz="0" w:space="0" w:color="auto"/>
        <w:left w:val="none" w:sz="0" w:space="0" w:color="auto"/>
        <w:bottom w:val="none" w:sz="0" w:space="0" w:color="auto"/>
        <w:right w:val="none" w:sz="0" w:space="0" w:color="auto"/>
      </w:divBdr>
    </w:div>
    <w:div w:id="55592833">
      <w:bodyDiv w:val="1"/>
      <w:marLeft w:val="0"/>
      <w:marRight w:val="0"/>
      <w:marTop w:val="0"/>
      <w:marBottom w:val="0"/>
      <w:divBdr>
        <w:top w:val="none" w:sz="0" w:space="0" w:color="auto"/>
        <w:left w:val="none" w:sz="0" w:space="0" w:color="auto"/>
        <w:bottom w:val="none" w:sz="0" w:space="0" w:color="auto"/>
        <w:right w:val="none" w:sz="0" w:space="0" w:color="auto"/>
      </w:divBdr>
    </w:div>
    <w:div w:id="57168141">
      <w:bodyDiv w:val="1"/>
      <w:marLeft w:val="0"/>
      <w:marRight w:val="0"/>
      <w:marTop w:val="0"/>
      <w:marBottom w:val="0"/>
      <w:divBdr>
        <w:top w:val="none" w:sz="0" w:space="0" w:color="auto"/>
        <w:left w:val="none" w:sz="0" w:space="0" w:color="auto"/>
        <w:bottom w:val="none" w:sz="0" w:space="0" w:color="auto"/>
        <w:right w:val="none" w:sz="0" w:space="0" w:color="auto"/>
      </w:divBdr>
    </w:div>
    <w:div w:id="57245380">
      <w:bodyDiv w:val="1"/>
      <w:marLeft w:val="0"/>
      <w:marRight w:val="0"/>
      <w:marTop w:val="0"/>
      <w:marBottom w:val="0"/>
      <w:divBdr>
        <w:top w:val="none" w:sz="0" w:space="0" w:color="auto"/>
        <w:left w:val="none" w:sz="0" w:space="0" w:color="auto"/>
        <w:bottom w:val="none" w:sz="0" w:space="0" w:color="auto"/>
        <w:right w:val="none" w:sz="0" w:space="0" w:color="auto"/>
      </w:divBdr>
    </w:div>
    <w:div w:id="59210199">
      <w:bodyDiv w:val="1"/>
      <w:marLeft w:val="0"/>
      <w:marRight w:val="0"/>
      <w:marTop w:val="0"/>
      <w:marBottom w:val="0"/>
      <w:divBdr>
        <w:top w:val="none" w:sz="0" w:space="0" w:color="auto"/>
        <w:left w:val="none" w:sz="0" w:space="0" w:color="auto"/>
        <w:bottom w:val="none" w:sz="0" w:space="0" w:color="auto"/>
        <w:right w:val="none" w:sz="0" w:space="0" w:color="auto"/>
      </w:divBdr>
    </w:div>
    <w:div w:id="60561888">
      <w:bodyDiv w:val="1"/>
      <w:marLeft w:val="0"/>
      <w:marRight w:val="0"/>
      <w:marTop w:val="0"/>
      <w:marBottom w:val="0"/>
      <w:divBdr>
        <w:top w:val="none" w:sz="0" w:space="0" w:color="auto"/>
        <w:left w:val="none" w:sz="0" w:space="0" w:color="auto"/>
        <w:bottom w:val="none" w:sz="0" w:space="0" w:color="auto"/>
        <w:right w:val="none" w:sz="0" w:space="0" w:color="auto"/>
      </w:divBdr>
    </w:div>
    <w:div w:id="62068193">
      <w:bodyDiv w:val="1"/>
      <w:marLeft w:val="0"/>
      <w:marRight w:val="0"/>
      <w:marTop w:val="0"/>
      <w:marBottom w:val="0"/>
      <w:divBdr>
        <w:top w:val="none" w:sz="0" w:space="0" w:color="auto"/>
        <w:left w:val="none" w:sz="0" w:space="0" w:color="auto"/>
        <w:bottom w:val="none" w:sz="0" w:space="0" w:color="auto"/>
        <w:right w:val="none" w:sz="0" w:space="0" w:color="auto"/>
      </w:divBdr>
    </w:div>
    <w:div w:id="66464704">
      <w:bodyDiv w:val="1"/>
      <w:marLeft w:val="0"/>
      <w:marRight w:val="0"/>
      <w:marTop w:val="0"/>
      <w:marBottom w:val="0"/>
      <w:divBdr>
        <w:top w:val="none" w:sz="0" w:space="0" w:color="auto"/>
        <w:left w:val="none" w:sz="0" w:space="0" w:color="auto"/>
        <w:bottom w:val="none" w:sz="0" w:space="0" w:color="auto"/>
        <w:right w:val="none" w:sz="0" w:space="0" w:color="auto"/>
      </w:divBdr>
    </w:div>
    <w:div w:id="67122585">
      <w:bodyDiv w:val="1"/>
      <w:marLeft w:val="0"/>
      <w:marRight w:val="0"/>
      <w:marTop w:val="0"/>
      <w:marBottom w:val="0"/>
      <w:divBdr>
        <w:top w:val="none" w:sz="0" w:space="0" w:color="auto"/>
        <w:left w:val="none" w:sz="0" w:space="0" w:color="auto"/>
        <w:bottom w:val="none" w:sz="0" w:space="0" w:color="auto"/>
        <w:right w:val="none" w:sz="0" w:space="0" w:color="auto"/>
      </w:divBdr>
    </w:div>
    <w:div w:id="67849770">
      <w:bodyDiv w:val="1"/>
      <w:marLeft w:val="0"/>
      <w:marRight w:val="0"/>
      <w:marTop w:val="0"/>
      <w:marBottom w:val="0"/>
      <w:divBdr>
        <w:top w:val="none" w:sz="0" w:space="0" w:color="auto"/>
        <w:left w:val="none" w:sz="0" w:space="0" w:color="auto"/>
        <w:bottom w:val="none" w:sz="0" w:space="0" w:color="auto"/>
        <w:right w:val="none" w:sz="0" w:space="0" w:color="auto"/>
      </w:divBdr>
    </w:div>
    <w:div w:id="68965720">
      <w:bodyDiv w:val="1"/>
      <w:marLeft w:val="0"/>
      <w:marRight w:val="0"/>
      <w:marTop w:val="0"/>
      <w:marBottom w:val="0"/>
      <w:divBdr>
        <w:top w:val="none" w:sz="0" w:space="0" w:color="auto"/>
        <w:left w:val="none" w:sz="0" w:space="0" w:color="auto"/>
        <w:bottom w:val="none" w:sz="0" w:space="0" w:color="auto"/>
        <w:right w:val="none" w:sz="0" w:space="0" w:color="auto"/>
      </w:divBdr>
      <w:divsChild>
        <w:div w:id="19161037">
          <w:marLeft w:val="-15"/>
          <w:marRight w:val="-15"/>
          <w:marTop w:val="0"/>
          <w:marBottom w:val="0"/>
          <w:divBdr>
            <w:top w:val="none" w:sz="0" w:space="0" w:color="auto"/>
            <w:left w:val="none" w:sz="0" w:space="0" w:color="auto"/>
            <w:bottom w:val="none" w:sz="0" w:space="0" w:color="auto"/>
            <w:right w:val="none" w:sz="0" w:space="0" w:color="auto"/>
          </w:divBdr>
        </w:div>
        <w:div w:id="1428844622">
          <w:marLeft w:val="0"/>
          <w:marRight w:val="0"/>
          <w:marTop w:val="0"/>
          <w:marBottom w:val="0"/>
          <w:divBdr>
            <w:top w:val="none" w:sz="0" w:space="0" w:color="auto"/>
            <w:left w:val="none" w:sz="0" w:space="0" w:color="auto"/>
            <w:bottom w:val="none" w:sz="0" w:space="0" w:color="auto"/>
            <w:right w:val="none" w:sz="0" w:space="0" w:color="auto"/>
          </w:divBdr>
          <w:divsChild>
            <w:div w:id="43062272">
              <w:marLeft w:val="0"/>
              <w:marRight w:val="0"/>
              <w:marTop w:val="0"/>
              <w:marBottom w:val="0"/>
              <w:divBdr>
                <w:top w:val="none" w:sz="0" w:space="0" w:color="auto"/>
                <w:left w:val="none" w:sz="0" w:space="0" w:color="auto"/>
                <w:bottom w:val="none" w:sz="0" w:space="0" w:color="auto"/>
                <w:right w:val="none" w:sz="0" w:space="0" w:color="auto"/>
              </w:divBdr>
              <w:divsChild>
                <w:div w:id="9130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836">
      <w:bodyDiv w:val="1"/>
      <w:marLeft w:val="0"/>
      <w:marRight w:val="0"/>
      <w:marTop w:val="0"/>
      <w:marBottom w:val="0"/>
      <w:divBdr>
        <w:top w:val="none" w:sz="0" w:space="0" w:color="auto"/>
        <w:left w:val="none" w:sz="0" w:space="0" w:color="auto"/>
        <w:bottom w:val="none" w:sz="0" w:space="0" w:color="auto"/>
        <w:right w:val="none" w:sz="0" w:space="0" w:color="auto"/>
      </w:divBdr>
      <w:divsChild>
        <w:div w:id="480077801">
          <w:marLeft w:val="0"/>
          <w:marRight w:val="0"/>
          <w:marTop w:val="0"/>
          <w:marBottom w:val="0"/>
          <w:divBdr>
            <w:top w:val="none" w:sz="0" w:space="0" w:color="auto"/>
            <w:left w:val="none" w:sz="0" w:space="0" w:color="auto"/>
            <w:bottom w:val="none" w:sz="0" w:space="0" w:color="auto"/>
            <w:right w:val="none" w:sz="0" w:space="0" w:color="auto"/>
          </w:divBdr>
          <w:divsChild>
            <w:div w:id="676343819">
              <w:marLeft w:val="0"/>
              <w:marRight w:val="0"/>
              <w:marTop w:val="0"/>
              <w:marBottom w:val="0"/>
              <w:divBdr>
                <w:top w:val="none" w:sz="0" w:space="0" w:color="auto"/>
                <w:left w:val="none" w:sz="0" w:space="0" w:color="auto"/>
                <w:bottom w:val="none" w:sz="0" w:space="0" w:color="auto"/>
                <w:right w:val="none" w:sz="0" w:space="0" w:color="auto"/>
              </w:divBdr>
              <w:divsChild>
                <w:div w:id="492719387">
                  <w:marLeft w:val="0"/>
                  <w:marRight w:val="0"/>
                  <w:marTop w:val="0"/>
                  <w:marBottom w:val="0"/>
                  <w:divBdr>
                    <w:top w:val="single" w:sz="8" w:space="0" w:color="D5DADD"/>
                    <w:left w:val="single" w:sz="8" w:space="0" w:color="D5DADD"/>
                    <w:bottom w:val="single" w:sz="8" w:space="0" w:color="D5DADD"/>
                    <w:right w:val="single" w:sz="8" w:space="0" w:color="D5DADD"/>
                  </w:divBdr>
                  <w:divsChild>
                    <w:div w:id="1727560843">
                      <w:marLeft w:val="0"/>
                      <w:marRight w:val="0"/>
                      <w:marTop w:val="0"/>
                      <w:marBottom w:val="0"/>
                      <w:divBdr>
                        <w:top w:val="none" w:sz="0" w:space="0" w:color="auto"/>
                        <w:left w:val="none" w:sz="0" w:space="0" w:color="auto"/>
                        <w:bottom w:val="none" w:sz="0" w:space="0" w:color="auto"/>
                        <w:right w:val="none" w:sz="0" w:space="0" w:color="auto"/>
                      </w:divBdr>
                      <w:divsChild>
                        <w:div w:id="591595249">
                          <w:marLeft w:val="0"/>
                          <w:marRight w:val="0"/>
                          <w:marTop w:val="0"/>
                          <w:marBottom w:val="0"/>
                          <w:divBdr>
                            <w:top w:val="none" w:sz="0" w:space="0" w:color="auto"/>
                            <w:left w:val="none" w:sz="0" w:space="0" w:color="auto"/>
                            <w:bottom w:val="none" w:sz="0" w:space="0" w:color="auto"/>
                            <w:right w:val="none" w:sz="0" w:space="0" w:color="auto"/>
                          </w:divBdr>
                          <w:divsChild>
                            <w:div w:id="15518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745492">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sChild>
                <w:div w:id="931933009">
                  <w:marLeft w:val="0"/>
                  <w:marRight w:val="0"/>
                  <w:marTop w:val="0"/>
                  <w:marBottom w:val="0"/>
                  <w:divBdr>
                    <w:top w:val="single" w:sz="8" w:space="0" w:color="D5DADD"/>
                    <w:left w:val="single" w:sz="8" w:space="0" w:color="D5DADD"/>
                    <w:bottom w:val="single" w:sz="8" w:space="0" w:color="D5DADD"/>
                    <w:right w:val="single" w:sz="8" w:space="0" w:color="D5DADD"/>
                  </w:divBdr>
                  <w:divsChild>
                    <w:div w:id="1247961560">
                      <w:marLeft w:val="0"/>
                      <w:marRight w:val="0"/>
                      <w:marTop w:val="0"/>
                      <w:marBottom w:val="0"/>
                      <w:divBdr>
                        <w:top w:val="none" w:sz="0" w:space="0" w:color="auto"/>
                        <w:left w:val="none" w:sz="0" w:space="0" w:color="auto"/>
                        <w:bottom w:val="none" w:sz="0" w:space="0" w:color="auto"/>
                        <w:right w:val="none" w:sz="0" w:space="0" w:color="auto"/>
                      </w:divBdr>
                      <w:divsChild>
                        <w:div w:id="1604143558">
                          <w:marLeft w:val="0"/>
                          <w:marRight w:val="0"/>
                          <w:marTop w:val="0"/>
                          <w:marBottom w:val="0"/>
                          <w:divBdr>
                            <w:top w:val="none" w:sz="0" w:space="0" w:color="auto"/>
                            <w:left w:val="none" w:sz="0" w:space="0" w:color="auto"/>
                            <w:bottom w:val="none" w:sz="0" w:space="0" w:color="auto"/>
                            <w:right w:val="none" w:sz="0" w:space="0" w:color="auto"/>
                          </w:divBdr>
                          <w:divsChild>
                            <w:div w:id="8152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29715">
      <w:bodyDiv w:val="1"/>
      <w:marLeft w:val="0"/>
      <w:marRight w:val="0"/>
      <w:marTop w:val="0"/>
      <w:marBottom w:val="0"/>
      <w:divBdr>
        <w:top w:val="none" w:sz="0" w:space="0" w:color="auto"/>
        <w:left w:val="none" w:sz="0" w:space="0" w:color="auto"/>
        <w:bottom w:val="none" w:sz="0" w:space="0" w:color="auto"/>
        <w:right w:val="none" w:sz="0" w:space="0" w:color="auto"/>
      </w:divBdr>
      <w:divsChild>
        <w:div w:id="1277372646">
          <w:marLeft w:val="0"/>
          <w:marRight w:val="0"/>
          <w:marTop w:val="0"/>
          <w:marBottom w:val="0"/>
          <w:divBdr>
            <w:top w:val="none" w:sz="0" w:space="0" w:color="auto"/>
            <w:left w:val="none" w:sz="0" w:space="0" w:color="auto"/>
            <w:bottom w:val="none" w:sz="0" w:space="0" w:color="auto"/>
            <w:right w:val="none" w:sz="0" w:space="0" w:color="auto"/>
          </w:divBdr>
        </w:div>
      </w:divsChild>
    </w:div>
    <w:div w:id="71393714">
      <w:bodyDiv w:val="1"/>
      <w:marLeft w:val="0"/>
      <w:marRight w:val="0"/>
      <w:marTop w:val="0"/>
      <w:marBottom w:val="0"/>
      <w:divBdr>
        <w:top w:val="none" w:sz="0" w:space="0" w:color="auto"/>
        <w:left w:val="none" w:sz="0" w:space="0" w:color="auto"/>
        <w:bottom w:val="none" w:sz="0" w:space="0" w:color="auto"/>
        <w:right w:val="none" w:sz="0" w:space="0" w:color="auto"/>
      </w:divBdr>
    </w:div>
    <w:div w:id="71661700">
      <w:bodyDiv w:val="1"/>
      <w:marLeft w:val="0"/>
      <w:marRight w:val="0"/>
      <w:marTop w:val="0"/>
      <w:marBottom w:val="0"/>
      <w:divBdr>
        <w:top w:val="none" w:sz="0" w:space="0" w:color="auto"/>
        <w:left w:val="none" w:sz="0" w:space="0" w:color="auto"/>
        <w:bottom w:val="none" w:sz="0" w:space="0" w:color="auto"/>
        <w:right w:val="none" w:sz="0" w:space="0" w:color="auto"/>
      </w:divBdr>
    </w:div>
    <w:div w:id="71969209">
      <w:bodyDiv w:val="1"/>
      <w:marLeft w:val="0"/>
      <w:marRight w:val="0"/>
      <w:marTop w:val="0"/>
      <w:marBottom w:val="0"/>
      <w:divBdr>
        <w:top w:val="none" w:sz="0" w:space="0" w:color="auto"/>
        <w:left w:val="none" w:sz="0" w:space="0" w:color="auto"/>
        <w:bottom w:val="none" w:sz="0" w:space="0" w:color="auto"/>
        <w:right w:val="none" w:sz="0" w:space="0" w:color="auto"/>
      </w:divBdr>
    </w:div>
    <w:div w:id="72240858">
      <w:bodyDiv w:val="1"/>
      <w:marLeft w:val="0"/>
      <w:marRight w:val="0"/>
      <w:marTop w:val="0"/>
      <w:marBottom w:val="0"/>
      <w:divBdr>
        <w:top w:val="none" w:sz="0" w:space="0" w:color="auto"/>
        <w:left w:val="none" w:sz="0" w:space="0" w:color="auto"/>
        <w:bottom w:val="none" w:sz="0" w:space="0" w:color="auto"/>
        <w:right w:val="none" w:sz="0" w:space="0" w:color="auto"/>
      </w:divBdr>
    </w:div>
    <w:div w:id="73747385">
      <w:bodyDiv w:val="1"/>
      <w:marLeft w:val="0"/>
      <w:marRight w:val="0"/>
      <w:marTop w:val="0"/>
      <w:marBottom w:val="0"/>
      <w:divBdr>
        <w:top w:val="none" w:sz="0" w:space="0" w:color="auto"/>
        <w:left w:val="none" w:sz="0" w:space="0" w:color="auto"/>
        <w:bottom w:val="none" w:sz="0" w:space="0" w:color="auto"/>
        <w:right w:val="none" w:sz="0" w:space="0" w:color="auto"/>
      </w:divBdr>
    </w:div>
    <w:div w:id="74480487">
      <w:bodyDiv w:val="1"/>
      <w:marLeft w:val="0"/>
      <w:marRight w:val="0"/>
      <w:marTop w:val="0"/>
      <w:marBottom w:val="0"/>
      <w:divBdr>
        <w:top w:val="none" w:sz="0" w:space="0" w:color="auto"/>
        <w:left w:val="none" w:sz="0" w:space="0" w:color="auto"/>
        <w:bottom w:val="none" w:sz="0" w:space="0" w:color="auto"/>
        <w:right w:val="none" w:sz="0" w:space="0" w:color="auto"/>
      </w:divBdr>
    </w:div>
    <w:div w:id="74978900">
      <w:bodyDiv w:val="1"/>
      <w:marLeft w:val="0"/>
      <w:marRight w:val="0"/>
      <w:marTop w:val="0"/>
      <w:marBottom w:val="0"/>
      <w:divBdr>
        <w:top w:val="none" w:sz="0" w:space="0" w:color="auto"/>
        <w:left w:val="none" w:sz="0" w:space="0" w:color="auto"/>
        <w:bottom w:val="none" w:sz="0" w:space="0" w:color="auto"/>
        <w:right w:val="none" w:sz="0" w:space="0" w:color="auto"/>
      </w:divBdr>
    </w:div>
    <w:div w:id="78136484">
      <w:bodyDiv w:val="1"/>
      <w:marLeft w:val="0"/>
      <w:marRight w:val="0"/>
      <w:marTop w:val="0"/>
      <w:marBottom w:val="0"/>
      <w:divBdr>
        <w:top w:val="none" w:sz="0" w:space="0" w:color="auto"/>
        <w:left w:val="none" w:sz="0" w:space="0" w:color="auto"/>
        <w:bottom w:val="none" w:sz="0" w:space="0" w:color="auto"/>
        <w:right w:val="none" w:sz="0" w:space="0" w:color="auto"/>
      </w:divBdr>
    </w:div>
    <w:div w:id="78139041">
      <w:bodyDiv w:val="1"/>
      <w:marLeft w:val="0"/>
      <w:marRight w:val="0"/>
      <w:marTop w:val="0"/>
      <w:marBottom w:val="0"/>
      <w:divBdr>
        <w:top w:val="none" w:sz="0" w:space="0" w:color="auto"/>
        <w:left w:val="none" w:sz="0" w:space="0" w:color="auto"/>
        <w:bottom w:val="none" w:sz="0" w:space="0" w:color="auto"/>
        <w:right w:val="none" w:sz="0" w:space="0" w:color="auto"/>
      </w:divBdr>
      <w:divsChild>
        <w:div w:id="143779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53472">
      <w:bodyDiv w:val="1"/>
      <w:marLeft w:val="0"/>
      <w:marRight w:val="0"/>
      <w:marTop w:val="0"/>
      <w:marBottom w:val="0"/>
      <w:divBdr>
        <w:top w:val="none" w:sz="0" w:space="0" w:color="auto"/>
        <w:left w:val="none" w:sz="0" w:space="0" w:color="auto"/>
        <w:bottom w:val="none" w:sz="0" w:space="0" w:color="auto"/>
        <w:right w:val="none" w:sz="0" w:space="0" w:color="auto"/>
      </w:divBdr>
    </w:div>
    <w:div w:id="80028431">
      <w:bodyDiv w:val="1"/>
      <w:marLeft w:val="0"/>
      <w:marRight w:val="0"/>
      <w:marTop w:val="0"/>
      <w:marBottom w:val="0"/>
      <w:divBdr>
        <w:top w:val="none" w:sz="0" w:space="0" w:color="auto"/>
        <w:left w:val="none" w:sz="0" w:space="0" w:color="auto"/>
        <w:bottom w:val="none" w:sz="0" w:space="0" w:color="auto"/>
        <w:right w:val="none" w:sz="0" w:space="0" w:color="auto"/>
      </w:divBdr>
    </w:div>
    <w:div w:id="82265232">
      <w:bodyDiv w:val="1"/>
      <w:marLeft w:val="0"/>
      <w:marRight w:val="0"/>
      <w:marTop w:val="0"/>
      <w:marBottom w:val="0"/>
      <w:divBdr>
        <w:top w:val="none" w:sz="0" w:space="0" w:color="auto"/>
        <w:left w:val="none" w:sz="0" w:space="0" w:color="auto"/>
        <w:bottom w:val="none" w:sz="0" w:space="0" w:color="auto"/>
        <w:right w:val="none" w:sz="0" w:space="0" w:color="auto"/>
      </w:divBdr>
    </w:div>
    <w:div w:id="82339250">
      <w:bodyDiv w:val="1"/>
      <w:marLeft w:val="0"/>
      <w:marRight w:val="0"/>
      <w:marTop w:val="0"/>
      <w:marBottom w:val="0"/>
      <w:divBdr>
        <w:top w:val="none" w:sz="0" w:space="0" w:color="auto"/>
        <w:left w:val="none" w:sz="0" w:space="0" w:color="auto"/>
        <w:bottom w:val="none" w:sz="0" w:space="0" w:color="auto"/>
        <w:right w:val="none" w:sz="0" w:space="0" w:color="auto"/>
      </w:divBdr>
    </w:div>
    <w:div w:id="82914926">
      <w:bodyDiv w:val="1"/>
      <w:marLeft w:val="0"/>
      <w:marRight w:val="0"/>
      <w:marTop w:val="0"/>
      <w:marBottom w:val="0"/>
      <w:divBdr>
        <w:top w:val="none" w:sz="0" w:space="0" w:color="auto"/>
        <w:left w:val="none" w:sz="0" w:space="0" w:color="auto"/>
        <w:bottom w:val="none" w:sz="0" w:space="0" w:color="auto"/>
        <w:right w:val="none" w:sz="0" w:space="0" w:color="auto"/>
      </w:divBdr>
    </w:div>
    <w:div w:id="83839850">
      <w:bodyDiv w:val="1"/>
      <w:marLeft w:val="0"/>
      <w:marRight w:val="0"/>
      <w:marTop w:val="0"/>
      <w:marBottom w:val="0"/>
      <w:divBdr>
        <w:top w:val="none" w:sz="0" w:space="0" w:color="auto"/>
        <w:left w:val="none" w:sz="0" w:space="0" w:color="auto"/>
        <w:bottom w:val="none" w:sz="0" w:space="0" w:color="auto"/>
        <w:right w:val="none" w:sz="0" w:space="0" w:color="auto"/>
      </w:divBdr>
      <w:divsChild>
        <w:div w:id="641159474">
          <w:marLeft w:val="0"/>
          <w:marRight w:val="0"/>
          <w:marTop w:val="0"/>
          <w:marBottom w:val="0"/>
          <w:divBdr>
            <w:top w:val="none" w:sz="0" w:space="0" w:color="auto"/>
            <w:left w:val="none" w:sz="0" w:space="0" w:color="auto"/>
            <w:bottom w:val="none" w:sz="0" w:space="0" w:color="auto"/>
            <w:right w:val="none" w:sz="0" w:space="0" w:color="auto"/>
          </w:divBdr>
        </w:div>
      </w:divsChild>
    </w:div>
    <w:div w:id="87312453">
      <w:bodyDiv w:val="1"/>
      <w:marLeft w:val="0"/>
      <w:marRight w:val="0"/>
      <w:marTop w:val="0"/>
      <w:marBottom w:val="0"/>
      <w:divBdr>
        <w:top w:val="none" w:sz="0" w:space="0" w:color="auto"/>
        <w:left w:val="none" w:sz="0" w:space="0" w:color="auto"/>
        <w:bottom w:val="none" w:sz="0" w:space="0" w:color="auto"/>
        <w:right w:val="none" w:sz="0" w:space="0" w:color="auto"/>
      </w:divBdr>
    </w:div>
    <w:div w:id="87888790">
      <w:bodyDiv w:val="1"/>
      <w:marLeft w:val="0"/>
      <w:marRight w:val="0"/>
      <w:marTop w:val="0"/>
      <w:marBottom w:val="0"/>
      <w:divBdr>
        <w:top w:val="none" w:sz="0" w:space="0" w:color="auto"/>
        <w:left w:val="none" w:sz="0" w:space="0" w:color="auto"/>
        <w:bottom w:val="none" w:sz="0" w:space="0" w:color="auto"/>
        <w:right w:val="none" w:sz="0" w:space="0" w:color="auto"/>
      </w:divBdr>
    </w:div>
    <w:div w:id="93862277">
      <w:bodyDiv w:val="1"/>
      <w:marLeft w:val="0"/>
      <w:marRight w:val="0"/>
      <w:marTop w:val="0"/>
      <w:marBottom w:val="0"/>
      <w:divBdr>
        <w:top w:val="none" w:sz="0" w:space="0" w:color="auto"/>
        <w:left w:val="none" w:sz="0" w:space="0" w:color="auto"/>
        <w:bottom w:val="none" w:sz="0" w:space="0" w:color="auto"/>
        <w:right w:val="none" w:sz="0" w:space="0" w:color="auto"/>
      </w:divBdr>
    </w:div>
    <w:div w:id="95176019">
      <w:bodyDiv w:val="1"/>
      <w:marLeft w:val="0"/>
      <w:marRight w:val="0"/>
      <w:marTop w:val="0"/>
      <w:marBottom w:val="0"/>
      <w:divBdr>
        <w:top w:val="none" w:sz="0" w:space="0" w:color="auto"/>
        <w:left w:val="none" w:sz="0" w:space="0" w:color="auto"/>
        <w:bottom w:val="none" w:sz="0" w:space="0" w:color="auto"/>
        <w:right w:val="none" w:sz="0" w:space="0" w:color="auto"/>
      </w:divBdr>
    </w:div>
    <w:div w:id="95567543">
      <w:bodyDiv w:val="1"/>
      <w:marLeft w:val="0"/>
      <w:marRight w:val="0"/>
      <w:marTop w:val="0"/>
      <w:marBottom w:val="0"/>
      <w:divBdr>
        <w:top w:val="none" w:sz="0" w:space="0" w:color="auto"/>
        <w:left w:val="none" w:sz="0" w:space="0" w:color="auto"/>
        <w:bottom w:val="none" w:sz="0" w:space="0" w:color="auto"/>
        <w:right w:val="none" w:sz="0" w:space="0" w:color="auto"/>
      </w:divBdr>
    </w:div>
    <w:div w:id="96682590">
      <w:bodyDiv w:val="1"/>
      <w:marLeft w:val="0"/>
      <w:marRight w:val="0"/>
      <w:marTop w:val="0"/>
      <w:marBottom w:val="0"/>
      <w:divBdr>
        <w:top w:val="none" w:sz="0" w:space="0" w:color="auto"/>
        <w:left w:val="none" w:sz="0" w:space="0" w:color="auto"/>
        <w:bottom w:val="none" w:sz="0" w:space="0" w:color="auto"/>
        <w:right w:val="none" w:sz="0" w:space="0" w:color="auto"/>
      </w:divBdr>
    </w:div>
    <w:div w:id="97601552">
      <w:bodyDiv w:val="1"/>
      <w:marLeft w:val="0"/>
      <w:marRight w:val="0"/>
      <w:marTop w:val="0"/>
      <w:marBottom w:val="0"/>
      <w:divBdr>
        <w:top w:val="none" w:sz="0" w:space="0" w:color="auto"/>
        <w:left w:val="none" w:sz="0" w:space="0" w:color="auto"/>
        <w:bottom w:val="none" w:sz="0" w:space="0" w:color="auto"/>
        <w:right w:val="none" w:sz="0" w:space="0" w:color="auto"/>
      </w:divBdr>
    </w:div>
    <w:div w:id="98259081">
      <w:bodyDiv w:val="1"/>
      <w:marLeft w:val="0"/>
      <w:marRight w:val="0"/>
      <w:marTop w:val="0"/>
      <w:marBottom w:val="0"/>
      <w:divBdr>
        <w:top w:val="none" w:sz="0" w:space="0" w:color="auto"/>
        <w:left w:val="none" w:sz="0" w:space="0" w:color="auto"/>
        <w:bottom w:val="none" w:sz="0" w:space="0" w:color="auto"/>
        <w:right w:val="none" w:sz="0" w:space="0" w:color="auto"/>
      </w:divBdr>
    </w:div>
    <w:div w:id="98380154">
      <w:bodyDiv w:val="1"/>
      <w:marLeft w:val="0"/>
      <w:marRight w:val="0"/>
      <w:marTop w:val="0"/>
      <w:marBottom w:val="0"/>
      <w:divBdr>
        <w:top w:val="none" w:sz="0" w:space="0" w:color="auto"/>
        <w:left w:val="none" w:sz="0" w:space="0" w:color="auto"/>
        <w:bottom w:val="none" w:sz="0" w:space="0" w:color="auto"/>
        <w:right w:val="none" w:sz="0" w:space="0" w:color="auto"/>
      </w:divBdr>
    </w:div>
    <w:div w:id="100414061">
      <w:bodyDiv w:val="1"/>
      <w:marLeft w:val="0"/>
      <w:marRight w:val="0"/>
      <w:marTop w:val="0"/>
      <w:marBottom w:val="0"/>
      <w:divBdr>
        <w:top w:val="none" w:sz="0" w:space="0" w:color="auto"/>
        <w:left w:val="none" w:sz="0" w:space="0" w:color="auto"/>
        <w:bottom w:val="none" w:sz="0" w:space="0" w:color="auto"/>
        <w:right w:val="none" w:sz="0" w:space="0" w:color="auto"/>
      </w:divBdr>
    </w:div>
    <w:div w:id="101190440">
      <w:bodyDiv w:val="1"/>
      <w:marLeft w:val="0"/>
      <w:marRight w:val="0"/>
      <w:marTop w:val="0"/>
      <w:marBottom w:val="0"/>
      <w:divBdr>
        <w:top w:val="none" w:sz="0" w:space="0" w:color="auto"/>
        <w:left w:val="none" w:sz="0" w:space="0" w:color="auto"/>
        <w:bottom w:val="none" w:sz="0" w:space="0" w:color="auto"/>
        <w:right w:val="none" w:sz="0" w:space="0" w:color="auto"/>
      </w:divBdr>
    </w:div>
    <w:div w:id="104808817">
      <w:bodyDiv w:val="1"/>
      <w:marLeft w:val="0"/>
      <w:marRight w:val="0"/>
      <w:marTop w:val="0"/>
      <w:marBottom w:val="0"/>
      <w:divBdr>
        <w:top w:val="none" w:sz="0" w:space="0" w:color="auto"/>
        <w:left w:val="none" w:sz="0" w:space="0" w:color="auto"/>
        <w:bottom w:val="none" w:sz="0" w:space="0" w:color="auto"/>
        <w:right w:val="none" w:sz="0" w:space="0" w:color="auto"/>
      </w:divBdr>
    </w:div>
    <w:div w:id="106043861">
      <w:bodyDiv w:val="1"/>
      <w:marLeft w:val="0"/>
      <w:marRight w:val="0"/>
      <w:marTop w:val="0"/>
      <w:marBottom w:val="0"/>
      <w:divBdr>
        <w:top w:val="none" w:sz="0" w:space="0" w:color="auto"/>
        <w:left w:val="none" w:sz="0" w:space="0" w:color="auto"/>
        <w:bottom w:val="none" w:sz="0" w:space="0" w:color="auto"/>
        <w:right w:val="none" w:sz="0" w:space="0" w:color="auto"/>
      </w:divBdr>
    </w:div>
    <w:div w:id="109512387">
      <w:bodyDiv w:val="1"/>
      <w:marLeft w:val="0"/>
      <w:marRight w:val="0"/>
      <w:marTop w:val="0"/>
      <w:marBottom w:val="0"/>
      <w:divBdr>
        <w:top w:val="none" w:sz="0" w:space="0" w:color="auto"/>
        <w:left w:val="none" w:sz="0" w:space="0" w:color="auto"/>
        <w:bottom w:val="none" w:sz="0" w:space="0" w:color="auto"/>
        <w:right w:val="none" w:sz="0" w:space="0" w:color="auto"/>
      </w:divBdr>
    </w:div>
    <w:div w:id="110978900">
      <w:bodyDiv w:val="1"/>
      <w:marLeft w:val="0"/>
      <w:marRight w:val="0"/>
      <w:marTop w:val="0"/>
      <w:marBottom w:val="0"/>
      <w:divBdr>
        <w:top w:val="none" w:sz="0" w:space="0" w:color="auto"/>
        <w:left w:val="none" w:sz="0" w:space="0" w:color="auto"/>
        <w:bottom w:val="none" w:sz="0" w:space="0" w:color="auto"/>
        <w:right w:val="none" w:sz="0" w:space="0" w:color="auto"/>
      </w:divBdr>
    </w:div>
    <w:div w:id="111555999">
      <w:bodyDiv w:val="1"/>
      <w:marLeft w:val="0"/>
      <w:marRight w:val="0"/>
      <w:marTop w:val="0"/>
      <w:marBottom w:val="0"/>
      <w:divBdr>
        <w:top w:val="none" w:sz="0" w:space="0" w:color="auto"/>
        <w:left w:val="none" w:sz="0" w:space="0" w:color="auto"/>
        <w:bottom w:val="none" w:sz="0" w:space="0" w:color="auto"/>
        <w:right w:val="none" w:sz="0" w:space="0" w:color="auto"/>
      </w:divBdr>
    </w:div>
    <w:div w:id="114375408">
      <w:bodyDiv w:val="1"/>
      <w:marLeft w:val="0"/>
      <w:marRight w:val="0"/>
      <w:marTop w:val="0"/>
      <w:marBottom w:val="0"/>
      <w:divBdr>
        <w:top w:val="none" w:sz="0" w:space="0" w:color="auto"/>
        <w:left w:val="none" w:sz="0" w:space="0" w:color="auto"/>
        <w:bottom w:val="none" w:sz="0" w:space="0" w:color="auto"/>
        <w:right w:val="none" w:sz="0" w:space="0" w:color="auto"/>
      </w:divBdr>
    </w:div>
    <w:div w:id="115026362">
      <w:bodyDiv w:val="1"/>
      <w:marLeft w:val="0"/>
      <w:marRight w:val="0"/>
      <w:marTop w:val="0"/>
      <w:marBottom w:val="0"/>
      <w:divBdr>
        <w:top w:val="none" w:sz="0" w:space="0" w:color="auto"/>
        <w:left w:val="none" w:sz="0" w:space="0" w:color="auto"/>
        <w:bottom w:val="none" w:sz="0" w:space="0" w:color="auto"/>
        <w:right w:val="none" w:sz="0" w:space="0" w:color="auto"/>
      </w:divBdr>
    </w:div>
    <w:div w:id="116679828">
      <w:bodyDiv w:val="1"/>
      <w:marLeft w:val="0"/>
      <w:marRight w:val="0"/>
      <w:marTop w:val="0"/>
      <w:marBottom w:val="0"/>
      <w:divBdr>
        <w:top w:val="none" w:sz="0" w:space="0" w:color="auto"/>
        <w:left w:val="none" w:sz="0" w:space="0" w:color="auto"/>
        <w:bottom w:val="none" w:sz="0" w:space="0" w:color="auto"/>
        <w:right w:val="none" w:sz="0" w:space="0" w:color="auto"/>
      </w:divBdr>
    </w:div>
    <w:div w:id="116797330">
      <w:bodyDiv w:val="1"/>
      <w:marLeft w:val="0"/>
      <w:marRight w:val="0"/>
      <w:marTop w:val="0"/>
      <w:marBottom w:val="0"/>
      <w:divBdr>
        <w:top w:val="none" w:sz="0" w:space="0" w:color="auto"/>
        <w:left w:val="none" w:sz="0" w:space="0" w:color="auto"/>
        <w:bottom w:val="none" w:sz="0" w:space="0" w:color="auto"/>
        <w:right w:val="none" w:sz="0" w:space="0" w:color="auto"/>
      </w:divBdr>
    </w:div>
    <w:div w:id="116946601">
      <w:bodyDiv w:val="1"/>
      <w:marLeft w:val="0"/>
      <w:marRight w:val="0"/>
      <w:marTop w:val="0"/>
      <w:marBottom w:val="0"/>
      <w:divBdr>
        <w:top w:val="none" w:sz="0" w:space="0" w:color="auto"/>
        <w:left w:val="none" w:sz="0" w:space="0" w:color="auto"/>
        <w:bottom w:val="none" w:sz="0" w:space="0" w:color="auto"/>
        <w:right w:val="none" w:sz="0" w:space="0" w:color="auto"/>
      </w:divBdr>
    </w:div>
    <w:div w:id="118574268">
      <w:bodyDiv w:val="1"/>
      <w:marLeft w:val="0"/>
      <w:marRight w:val="0"/>
      <w:marTop w:val="0"/>
      <w:marBottom w:val="0"/>
      <w:divBdr>
        <w:top w:val="none" w:sz="0" w:space="0" w:color="auto"/>
        <w:left w:val="none" w:sz="0" w:space="0" w:color="auto"/>
        <w:bottom w:val="none" w:sz="0" w:space="0" w:color="auto"/>
        <w:right w:val="none" w:sz="0" w:space="0" w:color="auto"/>
      </w:divBdr>
    </w:div>
    <w:div w:id="118845698">
      <w:bodyDiv w:val="1"/>
      <w:marLeft w:val="0"/>
      <w:marRight w:val="0"/>
      <w:marTop w:val="0"/>
      <w:marBottom w:val="0"/>
      <w:divBdr>
        <w:top w:val="none" w:sz="0" w:space="0" w:color="auto"/>
        <w:left w:val="none" w:sz="0" w:space="0" w:color="auto"/>
        <w:bottom w:val="none" w:sz="0" w:space="0" w:color="auto"/>
        <w:right w:val="none" w:sz="0" w:space="0" w:color="auto"/>
      </w:divBdr>
    </w:div>
    <w:div w:id="118883900">
      <w:bodyDiv w:val="1"/>
      <w:marLeft w:val="0"/>
      <w:marRight w:val="0"/>
      <w:marTop w:val="0"/>
      <w:marBottom w:val="0"/>
      <w:divBdr>
        <w:top w:val="none" w:sz="0" w:space="0" w:color="auto"/>
        <w:left w:val="none" w:sz="0" w:space="0" w:color="auto"/>
        <w:bottom w:val="none" w:sz="0" w:space="0" w:color="auto"/>
        <w:right w:val="none" w:sz="0" w:space="0" w:color="auto"/>
      </w:divBdr>
    </w:div>
    <w:div w:id="119231641">
      <w:bodyDiv w:val="1"/>
      <w:marLeft w:val="0"/>
      <w:marRight w:val="0"/>
      <w:marTop w:val="0"/>
      <w:marBottom w:val="0"/>
      <w:divBdr>
        <w:top w:val="none" w:sz="0" w:space="0" w:color="auto"/>
        <w:left w:val="none" w:sz="0" w:space="0" w:color="auto"/>
        <w:bottom w:val="none" w:sz="0" w:space="0" w:color="auto"/>
        <w:right w:val="none" w:sz="0" w:space="0" w:color="auto"/>
      </w:divBdr>
    </w:div>
    <w:div w:id="119492421">
      <w:bodyDiv w:val="1"/>
      <w:marLeft w:val="0"/>
      <w:marRight w:val="0"/>
      <w:marTop w:val="0"/>
      <w:marBottom w:val="0"/>
      <w:divBdr>
        <w:top w:val="none" w:sz="0" w:space="0" w:color="auto"/>
        <w:left w:val="none" w:sz="0" w:space="0" w:color="auto"/>
        <w:bottom w:val="none" w:sz="0" w:space="0" w:color="auto"/>
        <w:right w:val="none" w:sz="0" w:space="0" w:color="auto"/>
      </w:divBdr>
    </w:div>
    <w:div w:id="119494940">
      <w:bodyDiv w:val="1"/>
      <w:marLeft w:val="0"/>
      <w:marRight w:val="0"/>
      <w:marTop w:val="0"/>
      <w:marBottom w:val="0"/>
      <w:divBdr>
        <w:top w:val="none" w:sz="0" w:space="0" w:color="auto"/>
        <w:left w:val="none" w:sz="0" w:space="0" w:color="auto"/>
        <w:bottom w:val="none" w:sz="0" w:space="0" w:color="auto"/>
        <w:right w:val="none" w:sz="0" w:space="0" w:color="auto"/>
      </w:divBdr>
    </w:div>
    <w:div w:id="120271601">
      <w:bodyDiv w:val="1"/>
      <w:marLeft w:val="0"/>
      <w:marRight w:val="0"/>
      <w:marTop w:val="0"/>
      <w:marBottom w:val="0"/>
      <w:divBdr>
        <w:top w:val="none" w:sz="0" w:space="0" w:color="auto"/>
        <w:left w:val="none" w:sz="0" w:space="0" w:color="auto"/>
        <w:bottom w:val="none" w:sz="0" w:space="0" w:color="auto"/>
        <w:right w:val="none" w:sz="0" w:space="0" w:color="auto"/>
      </w:divBdr>
    </w:div>
    <w:div w:id="120341972">
      <w:bodyDiv w:val="1"/>
      <w:marLeft w:val="0"/>
      <w:marRight w:val="0"/>
      <w:marTop w:val="0"/>
      <w:marBottom w:val="0"/>
      <w:divBdr>
        <w:top w:val="none" w:sz="0" w:space="0" w:color="auto"/>
        <w:left w:val="none" w:sz="0" w:space="0" w:color="auto"/>
        <w:bottom w:val="none" w:sz="0" w:space="0" w:color="auto"/>
        <w:right w:val="none" w:sz="0" w:space="0" w:color="auto"/>
      </w:divBdr>
    </w:div>
    <w:div w:id="120736942">
      <w:bodyDiv w:val="1"/>
      <w:marLeft w:val="0"/>
      <w:marRight w:val="0"/>
      <w:marTop w:val="0"/>
      <w:marBottom w:val="0"/>
      <w:divBdr>
        <w:top w:val="none" w:sz="0" w:space="0" w:color="auto"/>
        <w:left w:val="none" w:sz="0" w:space="0" w:color="auto"/>
        <w:bottom w:val="none" w:sz="0" w:space="0" w:color="auto"/>
        <w:right w:val="none" w:sz="0" w:space="0" w:color="auto"/>
      </w:divBdr>
    </w:div>
    <w:div w:id="121848657">
      <w:bodyDiv w:val="1"/>
      <w:marLeft w:val="0"/>
      <w:marRight w:val="0"/>
      <w:marTop w:val="0"/>
      <w:marBottom w:val="0"/>
      <w:divBdr>
        <w:top w:val="none" w:sz="0" w:space="0" w:color="auto"/>
        <w:left w:val="none" w:sz="0" w:space="0" w:color="auto"/>
        <w:bottom w:val="none" w:sz="0" w:space="0" w:color="auto"/>
        <w:right w:val="none" w:sz="0" w:space="0" w:color="auto"/>
      </w:divBdr>
    </w:div>
    <w:div w:id="124156035">
      <w:bodyDiv w:val="1"/>
      <w:marLeft w:val="0"/>
      <w:marRight w:val="0"/>
      <w:marTop w:val="0"/>
      <w:marBottom w:val="0"/>
      <w:divBdr>
        <w:top w:val="none" w:sz="0" w:space="0" w:color="auto"/>
        <w:left w:val="none" w:sz="0" w:space="0" w:color="auto"/>
        <w:bottom w:val="none" w:sz="0" w:space="0" w:color="auto"/>
        <w:right w:val="none" w:sz="0" w:space="0" w:color="auto"/>
      </w:divBdr>
    </w:div>
    <w:div w:id="125244834">
      <w:bodyDiv w:val="1"/>
      <w:marLeft w:val="0"/>
      <w:marRight w:val="0"/>
      <w:marTop w:val="0"/>
      <w:marBottom w:val="0"/>
      <w:divBdr>
        <w:top w:val="none" w:sz="0" w:space="0" w:color="auto"/>
        <w:left w:val="none" w:sz="0" w:space="0" w:color="auto"/>
        <w:bottom w:val="none" w:sz="0" w:space="0" w:color="auto"/>
        <w:right w:val="none" w:sz="0" w:space="0" w:color="auto"/>
      </w:divBdr>
    </w:div>
    <w:div w:id="127087940">
      <w:bodyDiv w:val="1"/>
      <w:marLeft w:val="0"/>
      <w:marRight w:val="0"/>
      <w:marTop w:val="0"/>
      <w:marBottom w:val="0"/>
      <w:divBdr>
        <w:top w:val="none" w:sz="0" w:space="0" w:color="auto"/>
        <w:left w:val="none" w:sz="0" w:space="0" w:color="auto"/>
        <w:bottom w:val="none" w:sz="0" w:space="0" w:color="auto"/>
        <w:right w:val="none" w:sz="0" w:space="0" w:color="auto"/>
      </w:divBdr>
    </w:div>
    <w:div w:id="127364846">
      <w:bodyDiv w:val="1"/>
      <w:marLeft w:val="0"/>
      <w:marRight w:val="0"/>
      <w:marTop w:val="0"/>
      <w:marBottom w:val="0"/>
      <w:divBdr>
        <w:top w:val="none" w:sz="0" w:space="0" w:color="auto"/>
        <w:left w:val="none" w:sz="0" w:space="0" w:color="auto"/>
        <w:bottom w:val="none" w:sz="0" w:space="0" w:color="auto"/>
        <w:right w:val="none" w:sz="0" w:space="0" w:color="auto"/>
      </w:divBdr>
    </w:div>
    <w:div w:id="129175890">
      <w:bodyDiv w:val="1"/>
      <w:marLeft w:val="0"/>
      <w:marRight w:val="0"/>
      <w:marTop w:val="0"/>
      <w:marBottom w:val="0"/>
      <w:divBdr>
        <w:top w:val="none" w:sz="0" w:space="0" w:color="auto"/>
        <w:left w:val="none" w:sz="0" w:space="0" w:color="auto"/>
        <w:bottom w:val="none" w:sz="0" w:space="0" w:color="auto"/>
        <w:right w:val="none" w:sz="0" w:space="0" w:color="auto"/>
      </w:divBdr>
    </w:div>
    <w:div w:id="131413978">
      <w:bodyDiv w:val="1"/>
      <w:marLeft w:val="0"/>
      <w:marRight w:val="0"/>
      <w:marTop w:val="0"/>
      <w:marBottom w:val="0"/>
      <w:divBdr>
        <w:top w:val="none" w:sz="0" w:space="0" w:color="auto"/>
        <w:left w:val="none" w:sz="0" w:space="0" w:color="auto"/>
        <w:bottom w:val="none" w:sz="0" w:space="0" w:color="auto"/>
        <w:right w:val="none" w:sz="0" w:space="0" w:color="auto"/>
      </w:divBdr>
    </w:div>
    <w:div w:id="131482896">
      <w:bodyDiv w:val="1"/>
      <w:marLeft w:val="0"/>
      <w:marRight w:val="0"/>
      <w:marTop w:val="0"/>
      <w:marBottom w:val="0"/>
      <w:divBdr>
        <w:top w:val="none" w:sz="0" w:space="0" w:color="auto"/>
        <w:left w:val="none" w:sz="0" w:space="0" w:color="auto"/>
        <w:bottom w:val="none" w:sz="0" w:space="0" w:color="auto"/>
        <w:right w:val="none" w:sz="0" w:space="0" w:color="auto"/>
      </w:divBdr>
    </w:div>
    <w:div w:id="133065310">
      <w:bodyDiv w:val="1"/>
      <w:marLeft w:val="0"/>
      <w:marRight w:val="0"/>
      <w:marTop w:val="0"/>
      <w:marBottom w:val="0"/>
      <w:divBdr>
        <w:top w:val="none" w:sz="0" w:space="0" w:color="auto"/>
        <w:left w:val="none" w:sz="0" w:space="0" w:color="auto"/>
        <w:bottom w:val="none" w:sz="0" w:space="0" w:color="auto"/>
        <w:right w:val="none" w:sz="0" w:space="0" w:color="auto"/>
      </w:divBdr>
    </w:div>
    <w:div w:id="133104816">
      <w:bodyDiv w:val="1"/>
      <w:marLeft w:val="0"/>
      <w:marRight w:val="0"/>
      <w:marTop w:val="0"/>
      <w:marBottom w:val="0"/>
      <w:divBdr>
        <w:top w:val="none" w:sz="0" w:space="0" w:color="auto"/>
        <w:left w:val="none" w:sz="0" w:space="0" w:color="auto"/>
        <w:bottom w:val="none" w:sz="0" w:space="0" w:color="auto"/>
        <w:right w:val="none" w:sz="0" w:space="0" w:color="auto"/>
      </w:divBdr>
    </w:div>
    <w:div w:id="134880277">
      <w:bodyDiv w:val="1"/>
      <w:marLeft w:val="0"/>
      <w:marRight w:val="0"/>
      <w:marTop w:val="0"/>
      <w:marBottom w:val="0"/>
      <w:divBdr>
        <w:top w:val="none" w:sz="0" w:space="0" w:color="auto"/>
        <w:left w:val="none" w:sz="0" w:space="0" w:color="auto"/>
        <w:bottom w:val="none" w:sz="0" w:space="0" w:color="auto"/>
        <w:right w:val="none" w:sz="0" w:space="0" w:color="auto"/>
      </w:divBdr>
    </w:div>
    <w:div w:id="136067619">
      <w:bodyDiv w:val="1"/>
      <w:marLeft w:val="0"/>
      <w:marRight w:val="0"/>
      <w:marTop w:val="0"/>
      <w:marBottom w:val="0"/>
      <w:divBdr>
        <w:top w:val="none" w:sz="0" w:space="0" w:color="auto"/>
        <w:left w:val="none" w:sz="0" w:space="0" w:color="auto"/>
        <w:bottom w:val="none" w:sz="0" w:space="0" w:color="auto"/>
        <w:right w:val="none" w:sz="0" w:space="0" w:color="auto"/>
      </w:divBdr>
    </w:div>
    <w:div w:id="136343539">
      <w:bodyDiv w:val="1"/>
      <w:marLeft w:val="0"/>
      <w:marRight w:val="0"/>
      <w:marTop w:val="0"/>
      <w:marBottom w:val="0"/>
      <w:divBdr>
        <w:top w:val="none" w:sz="0" w:space="0" w:color="auto"/>
        <w:left w:val="none" w:sz="0" w:space="0" w:color="auto"/>
        <w:bottom w:val="none" w:sz="0" w:space="0" w:color="auto"/>
        <w:right w:val="none" w:sz="0" w:space="0" w:color="auto"/>
      </w:divBdr>
    </w:div>
    <w:div w:id="137305712">
      <w:bodyDiv w:val="1"/>
      <w:marLeft w:val="0"/>
      <w:marRight w:val="0"/>
      <w:marTop w:val="0"/>
      <w:marBottom w:val="0"/>
      <w:divBdr>
        <w:top w:val="none" w:sz="0" w:space="0" w:color="auto"/>
        <w:left w:val="none" w:sz="0" w:space="0" w:color="auto"/>
        <w:bottom w:val="none" w:sz="0" w:space="0" w:color="auto"/>
        <w:right w:val="none" w:sz="0" w:space="0" w:color="auto"/>
      </w:divBdr>
    </w:div>
    <w:div w:id="137692609">
      <w:bodyDiv w:val="1"/>
      <w:marLeft w:val="0"/>
      <w:marRight w:val="0"/>
      <w:marTop w:val="0"/>
      <w:marBottom w:val="0"/>
      <w:divBdr>
        <w:top w:val="none" w:sz="0" w:space="0" w:color="auto"/>
        <w:left w:val="none" w:sz="0" w:space="0" w:color="auto"/>
        <w:bottom w:val="none" w:sz="0" w:space="0" w:color="auto"/>
        <w:right w:val="none" w:sz="0" w:space="0" w:color="auto"/>
      </w:divBdr>
    </w:div>
    <w:div w:id="139078639">
      <w:bodyDiv w:val="1"/>
      <w:marLeft w:val="0"/>
      <w:marRight w:val="0"/>
      <w:marTop w:val="0"/>
      <w:marBottom w:val="0"/>
      <w:divBdr>
        <w:top w:val="none" w:sz="0" w:space="0" w:color="auto"/>
        <w:left w:val="none" w:sz="0" w:space="0" w:color="auto"/>
        <w:bottom w:val="none" w:sz="0" w:space="0" w:color="auto"/>
        <w:right w:val="none" w:sz="0" w:space="0" w:color="auto"/>
      </w:divBdr>
    </w:div>
    <w:div w:id="139814686">
      <w:bodyDiv w:val="1"/>
      <w:marLeft w:val="0"/>
      <w:marRight w:val="0"/>
      <w:marTop w:val="0"/>
      <w:marBottom w:val="0"/>
      <w:divBdr>
        <w:top w:val="none" w:sz="0" w:space="0" w:color="auto"/>
        <w:left w:val="none" w:sz="0" w:space="0" w:color="auto"/>
        <w:bottom w:val="none" w:sz="0" w:space="0" w:color="auto"/>
        <w:right w:val="none" w:sz="0" w:space="0" w:color="auto"/>
      </w:divBdr>
    </w:div>
    <w:div w:id="140468210">
      <w:bodyDiv w:val="1"/>
      <w:marLeft w:val="0"/>
      <w:marRight w:val="0"/>
      <w:marTop w:val="0"/>
      <w:marBottom w:val="0"/>
      <w:divBdr>
        <w:top w:val="none" w:sz="0" w:space="0" w:color="auto"/>
        <w:left w:val="none" w:sz="0" w:space="0" w:color="auto"/>
        <w:bottom w:val="none" w:sz="0" w:space="0" w:color="auto"/>
        <w:right w:val="none" w:sz="0" w:space="0" w:color="auto"/>
      </w:divBdr>
    </w:div>
    <w:div w:id="140930584">
      <w:bodyDiv w:val="1"/>
      <w:marLeft w:val="0"/>
      <w:marRight w:val="0"/>
      <w:marTop w:val="0"/>
      <w:marBottom w:val="0"/>
      <w:divBdr>
        <w:top w:val="none" w:sz="0" w:space="0" w:color="auto"/>
        <w:left w:val="none" w:sz="0" w:space="0" w:color="auto"/>
        <w:bottom w:val="none" w:sz="0" w:space="0" w:color="auto"/>
        <w:right w:val="none" w:sz="0" w:space="0" w:color="auto"/>
      </w:divBdr>
    </w:div>
    <w:div w:id="144780050">
      <w:bodyDiv w:val="1"/>
      <w:marLeft w:val="0"/>
      <w:marRight w:val="0"/>
      <w:marTop w:val="0"/>
      <w:marBottom w:val="0"/>
      <w:divBdr>
        <w:top w:val="none" w:sz="0" w:space="0" w:color="auto"/>
        <w:left w:val="none" w:sz="0" w:space="0" w:color="auto"/>
        <w:bottom w:val="none" w:sz="0" w:space="0" w:color="auto"/>
        <w:right w:val="none" w:sz="0" w:space="0" w:color="auto"/>
      </w:divBdr>
    </w:div>
    <w:div w:id="145173729">
      <w:bodyDiv w:val="1"/>
      <w:marLeft w:val="0"/>
      <w:marRight w:val="0"/>
      <w:marTop w:val="0"/>
      <w:marBottom w:val="0"/>
      <w:divBdr>
        <w:top w:val="none" w:sz="0" w:space="0" w:color="auto"/>
        <w:left w:val="none" w:sz="0" w:space="0" w:color="auto"/>
        <w:bottom w:val="none" w:sz="0" w:space="0" w:color="auto"/>
        <w:right w:val="none" w:sz="0" w:space="0" w:color="auto"/>
      </w:divBdr>
    </w:div>
    <w:div w:id="146557262">
      <w:bodyDiv w:val="1"/>
      <w:marLeft w:val="0"/>
      <w:marRight w:val="0"/>
      <w:marTop w:val="0"/>
      <w:marBottom w:val="0"/>
      <w:divBdr>
        <w:top w:val="none" w:sz="0" w:space="0" w:color="auto"/>
        <w:left w:val="none" w:sz="0" w:space="0" w:color="auto"/>
        <w:bottom w:val="none" w:sz="0" w:space="0" w:color="auto"/>
        <w:right w:val="none" w:sz="0" w:space="0" w:color="auto"/>
      </w:divBdr>
    </w:div>
    <w:div w:id="146747846">
      <w:bodyDiv w:val="1"/>
      <w:marLeft w:val="0"/>
      <w:marRight w:val="0"/>
      <w:marTop w:val="0"/>
      <w:marBottom w:val="0"/>
      <w:divBdr>
        <w:top w:val="none" w:sz="0" w:space="0" w:color="auto"/>
        <w:left w:val="none" w:sz="0" w:space="0" w:color="auto"/>
        <w:bottom w:val="none" w:sz="0" w:space="0" w:color="auto"/>
        <w:right w:val="none" w:sz="0" w:space="0" w:color="auto"/>
      </w:divBdr>
    </w:div>
    <w:div w:id="148864891">
      <w:bodyDiv w:val="1"/>
      <w:marLeft w:val="0"/>
      <w:marRight w:val="0"/>
      <w:marTop w:val="0"/>
      <w:marBottom w:val="0"/>
      <w:divBdr>
        <w:top w:val="none" w:sz="0" w:space="0" w:color="auto"/>
        <w:left w:val="none" w:sz="0" w:space="0" w:color="auto"/>
        <w:bottom w:val="none" w:sz="0" w:space="0" w:color="auto"/>
        <w:right w:val="none" w:sz="0" w:space="0" w:color="auto"/>
      </w:divBdr>
    </w:div>
    <w:div w:id="150414349">
      <w:bodyDiv w:val="1"/>
      <w:marLeft w:val="0"/>
      <w:marRight w:val="0"/>
      <w:marTop w:val="0"/>
      <w:marBottom w:val="0"/>
      <w:divBdr>
        <w:top w:val="none" w:sz="0" w:space="0" w:color="auto"/>
        <w:left w:val="none" w:sz="0" w:space="0" w:color="auto"/>
        <w:bottom w:val="none" w:sz="0" w:space="0" w:color="auto"/>
        <w:right w:val="none" w:sz="0" w:space="0" w:color="auto"/>
      </w:divBdr>
    </w:div>
    <w:div w:id="151289524">
      <w:bodyDiv w:val="1"/>
      <w:marLeft w:val="0"/>
      <w:marRight w:val="0"/>
      <w:marTop w:val="0"/>
      <w:marBottom w:val="0"/>
      <w:divBdr>
        <w:top w:val="none" w:sz="0" w:space="0" w:color="auto"/>
        <w:left w:val="none" w:sz="0" w:space="0" w:color="auto"/>
        <w:bottom w:val="none" w:sz="0" w:space="0" w:color="auto"/>
        <w:right w:val="none" w:sz="0" w:space="0" w:color="auto"/>
      </w:divBdr>
    </w:div>
    <w:div w:id="152336059">
      <w:bodyDiv w:val="1"/>
      <w:marLeft w:val="0"/>
      <w:marRight w:val="0"/>
      <w:marTop w:val="0"/>
      <w:marBottom w:val="0"/>
      <w:divBdr>
        <w:top w:val="none" w:sz="0" w:space="0" w:color="auto"/>
        <w:left w:val="none" w:sz="0" w:space="0" w:color="auto"/>
        <w:bottom w:val="none" w:sz="0" w:space="0" w:color="auto"/>
        <w:right w:val="none" w:sz="0" w:space="0" w:color="auto"/>
      </w:divBdr>
    </w:div>
    <w:div w:id="152526297">
      <w:bodyDiv w:val="1"/>
      <w:marLeft w:val="0"/>
      <w:marRight w:val="0"/>
      <w:marTop w:val="0"/>
      <w:marBottom w:val="0"/>
      <w:divBdr>
        <w:top w:val="none" w:sz="0" w:space="0" w:color="auto"/>
        <w:left w:val="none" w:sz="0" w:space="0" w:color="auto"/>
        <w:bottom w:val="none" w:sz="0" w:space="0" w:color="auto"/>
        <w:right w:val="none" w:sz="0" w:space="0" w:color="auto"/>
      </w:divBdr>
    </w:div>
    <w:div w:id="154226810">
      <w:bodyDiv w:val="1"/>
      <w:marLeft w:val="0"/>
      <w:marRight w:val="0"/>
      <w:marTop w:val="0"/>
      <w:marBottom w:val="0"/>
      <w:divBdr>
        <w:top w:val="none" w:sz="0" w:space="0" w:color="auto"/>
        <w:left w:val="none" w:sz="0" w:space="0" w:color="auto"/>
        <w:bottom w:val="none" w:sz="0" w:space="0" w:color="auto"/>
        <w:right w:val="none" w:sz="0" w:space="0" w:color="auto"/>
      </w:divBdr>
    </w:div>
    <w:div w:id="155997553">
      <w:bodyDiv w:val="1"/>
      <w:marLeft w:val="0"/>
      <w:marRight w:val="0"/>
      <w:marTop w:val="0"/>
      <w:marBottom w:val="0"/>
      <w:divBdr>
        <w:top w:val="none" w:sz="0" w:space="0" w:color="auto"/>
        <w:left w:val="none" w:sz="0" w:space="0" w:color="auto"/>
        <w:bottom w:val="none" w:sz="0" w:space="0" w:color="auto"/>
        <w:right w:val="none" w:sz="0" w:space="0" w:color="auto"/>
      </w:divBdr>
    </w:div>
    <w:div w:id="156387158">
      <w:bodyDiv w:val="1"/>
      <w:marLeft w:val="0"/>
      <w:marRight w:val="0"/>
      <w:marTop w:val="0"/>
      <w:marBottom w:val="0"/>
      <w:divBdr>
        <w:top w:val="none" w:sz="0" w:space="0" w:color="auto"/>
        <w:left w:val="none" w:sz="0" w:space="0" w:color="auto"/>
        <w:bottom w:val="none" w:sz="0" w:space="0" w:color="auto"/>
        <w:right w:val="none" w:sz="0" w:space="0" w:color="auto"/>
      </w:divBdr>
    </w:div>
    <w:div w:id="159514978">
      <w:bodyDiv w:val="1"/>
      <w:marLeft w:val="0"/>
      <w:marRight w:val="0"/>
      <w:marTop w:val="0"/>
      <w:marBottom w:val="0"/>
      <w:divBdr>
        <w:top w:val="none" w:sz="0" w:space="0" w:color="auto"/>
        <w:left w:val="none" w:sz="0" w:space="0" w:color="auto"/>
        <w:bottom w:val="none" w:sz="0" w:space="0" w:color="auto"/>
        <w:right w:val="none" w:sz="0" w:space="0" w:color="auto"/>
      </w:divBdr>
    </w:div>
    <w:div w:id="160198816">
      <w:bodyDiv w:val="1"/>
      <w:marLeft w:val="0"/>
      <w:marRight w:val="0"/>
      <w:marTop w:val="0"/>
      <w:marBottom w:val="0"/>
      <w:divBdr>
        <w:top w:val="none" w:sz="0" w:space="0" w:color="auto"/>
        <w:left w:val="none" w:sz="0" w:space="0" w:color="auto"/>
        <w:bottom w:val="none" w:sz="0" w:space="0" w:color="auto"/>
        <w:right w:val="none" w:sz="0" w:space="0" w:color="auto"/>
      </w:divBdr>
    </w:div>
    <w:div w:id="161505002">
      <w:bodyDiv w:val="1"/>
      <w:marLeft w:val="0"/>
      <w:marRight w:val="0"/>
      <w:marTop w:val="0"/>
      <w:marBottom w:val="0"/>
      <w:divBdr>
        <w:top w:val="none" w:sz="0" w:space="0" w:color="auto"/>
        <w:left w:val="none" w:sz="0" w:space="0" w:color="auto"/>
        <w:bottom w:val="none" w:sz="0" w:space="0" w:color="auto"/>
        <w:right w:val="none" w:sz="0" w:space="0" w:color="auto"/>
      </w:divBdr>
    </w:div>
    <w:div w:id="163589435">
      <w:bodyDiv w:val="1"/>
      <w:marLeft w:val="0"/>
      <w:marRight w:val="0"/>
      <w:marTop w:val="0"/>
      <w:marBottom w:val="0"/>
      <w:divBdr>
        <w:top w:val="none" w:sz="0" w:space="0" w:color="auto"/>
        <w:left w:val="none" w:sz="0" w:space="0" w:color="auto"/>
        <w:bottom w:val="none" w:sz="0" w:space="0" w:color="auto"/>
        <w:right w:val="none" w:sz="0" w:space="0" w:color="auto"/>
      </w:divBdr>
    </w:div>
    <w:div w:id="163596677">
      <w:bodyDiv w:val="1"/>
      <w:marLeft w:val="0"/>
      <w:marRight w:val="0"/>
      <w:marTop w:val="0"/>
      <w:marBottom w:val="0"/>
      <w:divBdr>
        <w:top w:val="none" w:sz="0" w:space="0" w:color="auto"/>
        <w:left w:val="none" w:sz="0" w:space="0" w:color="auto"/>
        <w:bottom w:val="none" w:sz="0" w:space="0" w:color="auto"/>
        <w:right w:val="none" w:sz="0" w:space="0" w:color="auto"/>
      </w:divBdr>
    </w:div>
    <w:div w:id="164824125">
      <w:bodyDiv w:val="1"/>
      <w:marLeft w:val="0"/>
      <w:marRight w:val="0"/>
      <w:marTop w:val="0"/>
      <w:marBottom w:val="0"/>
      <w:divBdr>
        <w:top w:val="none" w:sz="0" w:space="0" w:color="auto"/>
        <w:left w:val="none" w:sz="0" w:space="0" w:color="auto"/>
        <w:bottom w:val="none" w:sz="0" w:space="0" w:color="auto"/>
        <w:right w:val="none" w:sz="0" w:space="0" w:color="auto"/>
      </w:divBdr>
    </w:div>
    <w:div w:id="165635673">
      <w:bodyDiv w:val="1"/>
      <w:marLeft w:val="0"/>
      <w:marRight w:val="0"/>
      <w:marTop w:val="0"/>
      <w:marBottom w:val="0"/>
      <w:divBdr>
        <w:top w:val="none" w:sz="0" w:space="0" w:color="auto"/>
        <w:left w:val="none" w:sz="0" w:space="0" w:color="auto"/>
        <w:bottom w:val="none" w:sz="0" w:space="0" w:color="auto"/>
        <w:right w:val="none" w:sz="0" w:space="0" w:color="auto"/>
      </w:divBdr>
    </w:div>
    <w:div w:id="166333415">
      <w:bodyDiv w:val="1"/>
      <w:marLeft w:val="0"/>
      <w:marRight w:val="0"/>
      <w:marTop w:val="0"/>
      <w:marBottom w:val="0"/>
      <w:divBdr>
        <w:top w:val="none" w:sz="0" w:space="0" w:color="auto"/>
        <w:left w:val="none" w:sz="0" w:space="0" w:color="auto"/>
        <w:bottom w:val="none" w:sz="0" w:space="0" w:color="auto"/>
        <w:right w:val="none" w:sz="0" w:space="0" w:color="auto"/>
      </w:divBdr>
    </w:div>
    <w:div w:id="166864905">
      <w:bodyDiv w:val="1"/>
      <w:marLeft w:val="0"/>
      <w:marRight w:val="0"/>
      <w:marTop w:val="0"/>
      <w:marBottom w:val="0"/>
      <w:divBdr>
        <w:top w:val="none" w:sz="0" w:space="0" w:color="auto"/>
        <w:left w:val="none" w:sz="0" w:space="0" w:color="auto"/>
        <w:bottom w:val="none" w:sz="0" w:space="0" w:color="auto"/>
        <w:right w:val="none" w:sz="0" w:space="0" w:color="auto"/>
      </w:divBdr>
    </w:div>
    <w:div w:id="167982104">
      <w:bodyDiv w:val="1"/>
      <w:marLeft w:val="0"/>
      <w:marRight w:val="0"/>
      <w:marTop w:val="0"/>
      <w:marBottom w:val="0"/>
      <w:divBdr>
        <w:top w:val="none" w:sz="0" w:space="0" w:color="auto"/>
        <w:left w:val="none" w:sz="0" w:space="0" w:color="auto"/>
        <w:bottom w:val="none" w:sz="0" w:space="0" w:color="auto"/>
        <w:right w:val="none" w:sz="0" w:space="0" w:color="auto"/>
      </w:divBdr>
    </w:div>
    <w:div w:id="168059126">
      <w:bodyDiv w:val="1"/>
      <w:marLeft w:val="0"/>
      <w:marRight w:val="0"/>
      <w:marTop w:val="0"/>
      <w:marBottom w:val="0"/>
      <w:divBdr>
        <w:top w:val="none" w:sz="0" w:space="0" w:color="auto"/>
        <w:left w:val="none" w:sz="0" w:space="0" w:color="auto"/>
        <w:bottom w:val="none" w:sz="0" w:space="0" w:color="auto"/>
        <w:right w:val="none" w:sz="0" w:space="0" w:color="auto"/>
      </w:divBdr>
    </w:div>
    <w:div w:id="170611608">
      <w:bodyDiv w:val="1"/>
      <w:marLeft w:val="0"/>
      <w:marRight w:val="0"/>
      <w:marTop w:val="0"/>
      <w:marBottom w:val="0"/>
      <w:divBdr>
        <w:top w:val="none" w:sz="0" w:space="0" w:color="auto"/>
        <w:left w:val="none" w:sz="0" w:space="0" w:color="auto"/>
        <w:bottom w:val="none" w:sz="0" w:space="0" w:color="auto"/>
        <w:right w:val="none" w:sz="0" w:space="0" w:color="auto"/>
      </w:divBdr>
    </w:div>
    <w:div w:id="170800834">
      <w:bodyDiv w:val="1"/>
      <w:marLeft w:val="0"/>
      <w:marRight w:val="0"/>
      <w:marTop w:val="0"/>
      <w:marBottom w:val="0"/>
      <w:divBdr>
        <w:top w:val="none" w:sz="0" w:space="0" w:color="auto"/>
        <w:left w:val="none" w:sz="0" w:space="0" w:color="auto"/>
        <w:bottom w:val="none" w:sz="0" w:space="0" w:color="auto"/>
        <w:right w:val="none" w:sz="0" w:space="0" w:color="auto"/>
      </w:divBdr>
    </w:div>
    <w:div w:id="170998775">
      <w:bodyDiv w:val="1"/>
      <w:marLeft w:val="0"/>
      <w:marRight w:val="0"/>
      <w:marTop w:val="0"/>
      <w:marBottom w:val="0"/>
      <w:divBdr>
        <w:top w:val="none" w:sz="0" w:space="0" w:color="auto"/>
        <w:left w:val="none" w:sz="0" w:space="0" w:color="auto"/>
        <w:bottom w:val="none" w:sz="0" w:space="0" w:color="auto"/>
        <w:right w:val="none" w:sz="0" w:space="0" w:color="auto"/>
      </w:divBdr>
    </w:div>
    <w:div w:id="173694241">
      <w:bodyDiv w:val="1"/>
      <w:marLeft w:val="0"/>
      <w:marRight w:val="0"/>
      <w:marTop w:val="0"/>
      <w:marBottom w:val="0"/>
      <w:divBdr>
        <w:top w:val="none" w:sz="0" w:space="0" w:color="auto"/>
        <w:left w:val="none" w:sz="0" w:space="0" w:color="auto"/>
        <w:bottom w:val="none" w:sz="0" w:space="0" w:color="auto"/>
        <w:right w:val="none" w:sz="0" w:space="0" w:color="auto"/>
      </w:divBdr>
    </w:div>
    <w:div w:id="174152889">
      <w:bodyDiv w:val="1"/>
      <w:marLeft w:val="0"/>
      <w:marRight w:val="0"/>
      <w:marTop w:val="0"/>
      <w:marBottom w:val="0"/>
      <w:divBdr>
        <w:top w:val="none" w:sz="0" w:space="0" w:color="auto"/>
        <w:left w:val="none" w:sz="0" w:space="0" w:color="auto"/>
        <w:bottom w:val="none" w:sz="0" w:space="0" w:color="auto"/>
        <w:right w:val="none" w:sz="0" w:space="0" w:color="auto"/>
      </w:divBdr>
      <w:divsChild>
        <w:div w:id="415325802">
          <w:marLeft w:val="-15"/>
          <w:marRight w:val="-15"/>
          <w:marTop w:val="0"/>
          <w:marBottom w:val="0"/>
          <w:divBdr>
            <w:top w:val="none" w:sz="0" w:space="0" w:color="auto"/>
            <w:left w:val="none" w:sz="0" w:space="0" w:color="auto"/>
            <w:bottom w:val="none" w:sz="0" w:space="0" w:color="auto"/>
            <w:right w:val="none" w:sz="0" w:space="0" w:color="auto"/>
          </w:divBdr>
        </w:div>
        <w:div w:id="1230075335">
          <w:marLeft w:val="0"/>
          <w:marRight w:val="0"/>
          <w:marTop w:val="0"/>
          <w:marBottom w:val="0"/>
          <w:divBdr>
            <w:top w:val="none" w:sz="0" w:space="0" w:color="auto"/>
            <w:left w:val="none" w:sz="0" w:space="0" w:color="auto"/>
            <w:bottom w:val="none" w:sz="0" w:space="0" w:color="auto"/>
            <w:right w:val="none" w:sz="0" w:space="0" w:color="auto"/>
          </w:divBdr>
          <w:divsChild>
            <w:div w:id="1987122476">
              <w:marLeft w:val="0"/>
              <w:marRight w:val="0"/>
              <w:marTop w:val="0"/>
              <w:marBottom w:val="0"/>
              <w:divBdr>
                <w:top w:val="none" w:sz="0" w:space="0" w:color="auto"/>
                <w:left w:val="none" w:sz="0" w:space="0" w:color="auto"/>
                <w:bottom w:val="none" w:sz="0" w:space="0" w:color="auto"/>
                <w:right w:val="none" w:sz="0" w:space="0" w:color="auto"/>
              </w:divBdr>
              <w:divsChild>
                <w:div w:id="5539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0056">
      <w:bodyDiv w:val="1"/>
      <w:marLeft w:val="0"/>
      <w:marRight w:val="0"/>
      <w:marTop w:val="0"/>
      <w:marBottom w:val="0"/>
      <w:divBdr>
        <w:top w:val="none" w:sz="0" w:space="0" w:color="auto"/>
        <w:left w:val="none" w:sz="0" w:space="0" w:color="auto"/>
        <w:bottom w:val="none" w:sz="0" w:space="0" w:color="auto"/>
        <w:right w:val="none" w:sz="0" w:space="0" w:color="auto"/>
      </w:divBdr>
    </w:div>
    <w:div w:id="175848217">
      <w:bodyDiv w:val="1"/>
      <w:marLeft w:val="0"/>
      <w:marRight w:val="0"/>
      <w:marTop w:val="0"/>
      <w:marBottom w:val="0"/>
      <w:divBdr>
        <w:top w:val="none" w:sz="0" w:space="0" w:color="auto"/>
        <w:left w:val="none" w:sz="0" w:space="0" w:color="auto"/>
        <w:bottom w:val="none" w:sz="0" w:space="0" w:color="auto"/>
        <w:right w:val="none" w:sz="0" w:space="0" w:color="auto"/>
      </w:divBdr>
    </w:div>
    <w:div w:id="175925646">
      <w:bodyDiv w:val="1"/>
      <w:marLeft w:val="0"/>
      <w:marRight w:val="0"/>
      <w:marTop w:val="0"/>
      <w:marBottom w:val="0"/>
      <w:divBdr>
        <w:top w:val="none" w:sz="0" w:space="0" w:color="auto"/>
        <w:left w:val="none" w:sz="0" w:space="0" w:color="auto"/>
        <w:bottom w:val="none" w:sz="0" w:space="0" w:color="auto"/>
        <w:right w:val="none" w:sz="0" w:space="0" w:color="auto"/>
      </w:divBdr>
    </w:div>
    <w:div w:id="176388369">
      <w:bodyDiv w:val="1"/>
      <w:marLeft w:val="0"/>
      <w:marRight w:val="0"/>
      <w:marTop w:val="0"/>
      <w:marBottom w:val="0"/>
      <w:divBdr>
        <w:top w:val="none" w:sz="0" w:space="0" w:color="auto"/>
        <w:left w:val="none" w:sz="0" w:space="0" w:color="auto"/>
        <w:bottom w:val="none" w:sz="0" w:space="0" w:color="auto"/>
        <w:right w:val="none" w:sz="0" w:space="0" w:color="auto"/>
      </w:divBdr>
    </w:div>
    <w:div w:id="176819772">
      <w:bodyDiv w:val="1"/>
      <w:marLeft w:val="0"/>
      <w:marRight w:val="0"/>
      <w:marTop w:val="0"/>
      <w:marBottom w:val="0"/>
      <w:divBdr>
        <w:top w:val="none" w:sz="0" w:space="0" w:color="auto"/>
        <w:left w:val="none" w:sz="0" w:space="0" w:color="auto"/>
        <w:bottom w:val="none" w:sz="0" w:space="0" w:color="auto"/>
        <w:right w:val="none" w:sz="0" w:space="0" w:color="auto"/>
      </w:divBdr>
    </w:div>
    <w:div w:id="177042623">
      <w:bodyDiv w:val="1"/>
      <w:marLeft w:val="0"/>
      <w:marRight w:val="0"/>
      <w:marTop w:val="0"/>
      <w:marBottom w:val="0"/>
      <w:divBdr>
        <w:top w:val="none" w:sz="0" w:space="0" w:color="auto"/>
        <w:left w:val="none" w:sz="0" w:space="0" w:color="auto"/>
        <w:bottom w:val="none" w:sz="0" w:space="0" w:color="auto"/>
        <w:right w:val="none" w:sz="0" w:space="0" w:color="auto"/>
      </w:divBdr>
    </w:div>
    <w:div w:id="178396956">
      <w:bodyDiv w:val="1"/>
      <w:marLeft w:val="0"/>
      <w:marRight w:val="0"/>
      <w:marTop w:val="0"/>
      <w:marBottom w:val="0"/>
      <w:divBdr>
        <w:top w:val="none" w:sz="0" w:space="0" w:color="auto"/>
        <w:left w:val="none" w:sz="0" w:space="0" w:color="auto"/>
        <w:bottom w:val="none" w:sz="0" w:space="0" w:color="auto"/>
        <w:right w:val="none" w:sz="0" w:space="0" w:color="auto"/>
      </w:divBdr>
      <w:divsChild>
        <w:div w:id="535822874">
          <w:marLeft w:val="547"/>
          <w:marRight w:val="0"/>
          <w:marTop w:val="0"/>
          <w:marBottom w:val="0"/>
          <w:divBdr>
            <w:top w:val="none" w:sz="0" w:space="0" w:color="auto"/>
            <w:left w:val="none" w:sz="0" w:space="0" w:color="auto"/>
            <w:bottom w:val="none" w:sz="0" w:space="0" w:color="auto"/>
            <w:right w:val="none" w:sz="0" w:space="0" w:color="auto"/>
          </w:divBdr>
        </w:div>
        <w:div w:id="1031952888">
          <w:marLeft w:val="547"/>
          <w:marRight w:val="0"/>
          <w:marTop w:val="0"/>
          <w:marBottom w:val="0"/>
          <w:divBdr>
            <w:top w:val="none" w:sz="0" w:space="0" w:color="auto"/>
            <w:left w:val="none" w:sz="0" w:space="0" w:color="auto"/>
            <w:bottom w:val="none" w:sz="0" w:space="0" w:color="auto"/>
            <w:right w:val="none" w:sz="0" w:space="0" w:color="auto"/>
          </w:divBdr>
        </w:div>
      </w:divsChild>
    </w:div>
    <w:div w:id="179127427">
      <w:bodyDiv w:val="1"/>
      <w:marLeft w:val="0"/>
      <w:marRight w:val="0"/>
      <w:marTop w:val="0"/>
      <w:marBottom w:val="0"/>
      <w:divBdr>
        <w:top w:val="none" w:sz="0" w:space="0" w:color="auto"/>
        <w:left w:val="none" w:sz="0" w:space="0" w:color="auto"/>
        <w:bottom w:val="none" w:sz="0" w:space="0" w:color="auto"/>
        <w:right w:val="none" w:sz="0" w:space="0" w:color="auto"/>
      </w:divBdr>
    </w:div>
    <w:div w:id="179703261">
      <w:bodyDiv w:val="1"/>
      <w:marLeft w:val="0"/>
      <w:marRight w:val="0"/>
      <w:marTop w:val="0"/>
      <w:marBottom w:val="0"/>
      <w:divBdr>
        <w:top w:val="none" w:sz="0" w:space="0" w:color="auto"/>
        <w:left w:val="none" w:sz="0" w:space="0" w:color="auto"/>
        <w:bottom w:val="none" w:sz="0" w:space="0" w:color="auto"/>
        <w:right w:val="none" w:sz="0" w:space="0" w:color="auto"/>
      </w:divBdr>
    </w:div>
    <w:div w:id="180559559">
      <w:bodyDiv w:val="1"/>
      <w:marLeft w:val="0"/>
      <w:marRight w:val="0"/>
      <w:marTop w:val="0"/>
      <w:marBottom w:val="0"/>
      <w:divBdr>
        <w:top w:val="none" w:sz="0" w:space="0" w:color="auto"/>
        <w:left w:val="none" w:sz="0" w:space="0" w:color="auto"/>
        <w:bottom w:val="none" w:sz="0" w:space="0" w:color="auto"/>
        <w:right w:val="none" w:sz="0" w:space="0" w:color="auto"/>
      </w:divBdr>
    </w:div>
    <w:div w:id="180709828">
      <w:bodyDiv w:val="1"/>
      <w:marLeft w:val="0"/>
      <w:marRight w:val="0"/>
      <w:marTop w:val="0"/>
      <w:marBottom w:val="0"/>
      <w:divBdr>
        <w:top w:val="none" w:sz="0" w:space="0" w:color="auto"/>
        <w:left w:val="none" w:sz="0" w:space="0" w:color="auto"/>
        <w:bottom w:val="none" w:sz="0" w:space="0" w:color="auto"/>
        <w:right w:val="none" w:sz="0" w:space="0" w:color="auto"/>
      </w:divBdr>
    </w:div>
    <w:div w:id="181166357">
      <w:bodyDiv w:val="1"/>
      <w:marLeft w:val="0"/>
      <w:marRight w:val="0"/>
      <w:marTop w:val="0"/>
      <w:marBottom w:val="0"/>
      <w:divBdr>
        <w:top w:val="none" w:sz="0" w:space="0" w:color="auto"/>
        <w:left w:val="none" w:sz="0" w:space="0" w:color="auto"/>
        <w:bottom w:val="none" w:sz="0" w:space="0" w:color="auto"/>
        <w:right w:val="none" w:sz="0" w:space="0" w:color="auto"/>
      </w:divBdr>
    </w:div>
    <w:div w:id="182328216">
      <w:bodyDiv w:val="1"/>
      <w:marLeft w:val="0"/>
      <w:marRight w:val="0"/>
      <w:marTop w:val="0"/>
      <w:marBottom w:val="0"/>
      <w:divBdr>
        <w:top w:val="none" w:sz="0" w:space="0" w:color="auto"/>
        <w:left w:val="none" w:sz="0" w:space="0" w:color="auto"/>
        <w:bottom w:val="none" w:sz="0" w:space="0" w:color="auto"/>
        <w:right w:val="none" w:sz="0" w:space="0" w:color="auto"/>
      </w:divBdr>
    </w:div>
    <w:div w:id="182401563">
      <w:bodyDiv w:val="1"/>
      <w:marLeft w:val="0"/>
      <w:marRight w:val="0"/>
      <w:marTop w:val="0"/>
      <w:marBottom w:val="0"/>
      <w:divBdr>
        <w:top w:val="none" w:sz="0" w:space="0" w:color="auto"/>
        <w:left w:val="none" w:sz="0" w:space="0" w:color="auto"/>
        <w:bottom w:val="none" w:sz="0" w:space="0" w:color="auto"/>
        <w:right w:val="none" w:sz="0" w:space="0" w:color="auto"/>
      </w:divBdr>
    </w:div>
    <w:div w:id="184487343">
      <w:bodyDiv w:val="1"/>
      <w:marLeft w:val="0"/>
      <w:marRight w:val="0"/>
      <w:marTop w:val="0"/>
      <w:marBottom w:val="0"/>
      <w:divBdr>
        <w:top w:val="none" w:sz="0" w:space="0" w:color="auto"/>
        <w:left w:val="none" w:sz="0" w:space="0" w:color="auto"/>
        <w:bottom w:val="none" w:sz="0" w:space="0" w:color="auto"/>
        <w:right w:val="none" w:sz="0" w:space="0" w:color="auto"/>
      </w:divBdr>
    </w:div>
    <w:div w:id="184909241">
      <w:bodyDiv w:val="1"/>
      <w:marLeft w:val="0"/>
      <w:marRight w:val="0"/>
      <w:marTop w:val="0"/>
      <w:marBottom w:val="0"/>
      <w:divBdr>
        <w:top w:val="none" w:sz="0" w:space="0" w:color="auto"/>
        <w:left w:val="none" w:sz="0" w:space="0" w:color="auto"/>
        <w:bottom w:val="none" w:sz="0" w:space="0" w:color="auto"/>
        <w:right w:val="none" w:sz="0" w:space="0" w:color="auto"/>
      </w:divBdr>
    </w:div>
    <w:div w:id="184909378">
      <w:bodyDiv w:val="1"/>
      <w:marLeft w:val="0"/>
      <w:marRight w:val="0"/>
      <w:marTop w:val="0"/>
      <w:marBottom w:val="0"/>
      <w:divBdr>
        <w:top w:val="none" w:sz="0" w:space="0" w:color="auto"/>
        <w:left w:val="none" w:sz="0" w:space="0" w:color="auto"/>
        <w:bottom w:val="none" w:sz="0" w:space="0" w:color="auto"/>
        <w:right w:val="none" w:sz="0" w:space="0" w:color="auto"/>
      </w:divBdr>
    </w:div>
    <w:div w:id="186218051">
      <w:bodyDiv w:val="1"/>
      <w:marLeft w:val="0"/>
      <w:marRight w:val="0"/>
      <w:marTop w:val="0"/>
      <w:marBottom w:val="0"/>
      <w:divBdr>
        <w:top w:val="none" w:sz="0" w:space="0" w:color="auto"/>
        <w:left w:val="none" w:sz="0" w:space="0" w:color="auto"/>
        <w:bottom w:val="none" w:sz="0" w:space="0" w:color="auto"/>
        <w:right w:val="none" w:sz="0" w:space="0" w:color="auto"/>
      </w:divBdr>
    </w:div>
    <w:div w:id="186337824">
      <w:bodyDiv w:val="1"/>
      <w:marLeft w:val="0"/>
      <w:marRight w:val="0"/>
      <w:marTop w:val="0"/>
      <w:marBottom w:val="0"/>
      <w:divBdr>
        <w:top w:val="none" w:sz="0" w:space="0" w:color="auto"/>
        <w:left w:val="none" w:sz="0" w:space="0" w:color="auto"/>
        <w:bottom w:val="none" w:sz="0" w:space="0" w:color="auto"/>
        <w:right w:val="none" w:sz="0" w:space="0" w:color="auto"/>
      </w:divBdr>
    </w:div>
    <w:div w:id="186674673">
      <w:bodyDiv w:val="1"/>
      <w:marLeft w:val="0"/>
      <w:marRight w:val="0"/>
      <w:marTop w:val="0"/>
      <w:marBottom w:val="0"/>
      <w:divBdr>
        <w:top w:val="none" w:sz="0" w:space="0" w:color="auto"/>
        <w:left w:val="none" w:sz="0" w:space="0" w:color="auto"/>
        <w:bottom w:val="none" w:sz="0" w:space="0" w:color="auto"/>
        <w:right w:val="none" w:sz="0" w:space="0" w:color="auto"/>
      </w:divBdr>
    </w:div>
    <w:div w:id="187908686">
      <w:bodyDiv w:val="1"/>
      <w:marLeft w:val="0"/>
      <w:marRight w:val="0"/>
      <w:marTop w:val="0"/>
      <w:marBottom w:val="0"/>
      <w:divBdr>
        <w:top w:val="none" w:sz="0" w:space="0" w:color="auto"/>
        <w:left w:val="none" w:sz="0" w:space="0" w:color="auto"/>
        <w:bottom w:val="none" w:sz="0" w:space="0" w:color="auto"/>
        <w:right w:val="none" w:sz="0" w:space="0" w:color="auto"/>
      </w:divBdr>
    </w:div>
    <w:div w:id="189346817">
      <w:bodyDiv w:val="1"/>
      <w:marLeft w:val="0"/>
      <w:marRight w:val="0"/>
      <w:marTop w:val="0"/>
      <w:marBottom w:val="0"/>
      <w:divBdr>
        <w:top w:val="none" w:sz="0" w:space="0" w:color="auto"/>
        <w:left w:val="none" w:sz="0" w:space="0" w:color="auto"/>
        <w:bottom w:val="none" w:sz="0" w:space="0" w:color="auto"/>
        <w:right w:val="none" w:sz="0" w:space="0" w:color="auto"/>
      </w:divBdr>
    </w:div>
    <w:div w:id="194513099">
      <w:bodyDiv w:val="1"/>
      <w:marLeft w:val="0"/>
      <w:marRight w:val="0"/>
      <w:marTop w:val="0"/>
      <w:marBottom w:val="0"/>
      <w:divBdr>
        <w:top w:val="none" w:sz="0" w:space="0" w:color="auto"/>
        <w:left w:val="none" w:sz="0" w:space="0" w:color="auto"/>
        <w:bottom w:val="none" w:sz="0" w:space="0" w:color="auto"/>
        <w:right w:val="none" w:sz="0" w:space="0" w:color="auto"/>
      </w:divBdr>
    </w:div>
    <w:div w:id="194734297">
      <w:bodyDiv w:val="1"/>
      <w:marLeft w:val="0"/>
      <w:marRight w:val="0"/>
      <w:marTop w:val="0"/>
      <w:marBottom w:val="0"/>
      <w:divBdr>
        <w:top w:val="none" w:sz="0" w:space="0" w:color="auto"/>
        <w:left w:val="none" w:sz="0" w:space="0" w:color="auto"/>
        <w:bottom w:val="none" w:sz="0" w:space="0" w:color="auto"/>
        <w:right w:val="none" w:sz="0" w:space="0" w:color="auto"/>
      </w:divBdr>
    </w:div>
    <w:div w:id="196427875">
      <w:bodyDiv w:val="1"/>
      <w:marLeft w:val="0"/>
      <w:marRight w:val="0"/>
      <w:marTop w:val="0"/>
      <w:marBottom w:val="0"/>
      <w:divBdr>
        <w:top w:val="none" w:sz="0" w:space="0" w:color="auto"/>
        <w:left w:val="none" w:sz="0" w:space="0" w:color="auto"/>
        <w:bottom w:val="none" w:sz="0" w:space="0" w:color="auto"/>
        <w:right w:val="none" w:sz="0" w:space="0" w:color="auto"/>
      </w:divBdr>
    </w:div>
    <w:div w:id="196546882">
      <w:bodyDiv w:val="1"/>
      <w:marLeft w:val="0"/>
      <w:marRight w:val="0"/>
      <w:marTop w:val="0"/>
      <w:marBottom w:val="0"/>
      <w:divBdr>
        <w:top w:val="none" w:sz="0" w:space="0" w:color="auto"/>
        <w:left w:val="none" w:sz="0" w:space="0" w:color="auto"/>
        <w:bottom w:val="none" w:sz="0" w:space="0" w:color="auto"/>
        <w:right w:val="none" w:sz="0" w:space="0" w:color="auto"/>
      </w:divBdr>
    </w:div>
    <w:div w:id="197013502">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934332">
      <w:bodyDiv w:val="1"/>
      <w:marLeft w:val="0"/>
      <w:marRight w:val="0"/>
      <w:marTop w:val="0"/>
      <w:marBottom w:val="0"/>
      <w:divBdr>
        <w:top w:val="none" w:sz="0" w:space="0" w:color="auto"/>
        <w:left w:val="none" w:sz="0" w:space="0" w:color="auto"/>
        <w:bottom w:val="none" w:sz="0" w:space="0" w:color="auto"/>
        <w:right w:val="none" w:sz="0" w:space="0" w:color="auto"/>
      </w:divBdr>
    </w:div>
    <w:div w:id="200289808">
      <w:bodyDiv w:val="1"/>
      <w:marLeft w:val="0"/>
      <w:marRight w:val="0"/>
      <w:marTop w:val="0"/>
      <w:marBottom w:val="0"/>
      <w:divBdr>
        <w:top w:val="none" w:sz="0" w:space="0" w:color="auto"/>
        <w:left w:val="none" w:sz="0" w:space="0" w:color="auto"/>
        <w:bottom w:val="none" w:sz="0" w:space="0" w:color="auto"/>
        <w:right w:val="none" w:sz="0" w:space="0" w:color="auto"/>
      </w:divBdr>
    </w:div>
    <w:div w:id="204104814">
      <w:bodyDiv w:val="1"/>
      <w:marLeft w:val="0"/>
      <w:marRight w:val="0"/>
      <w:marTop w:val="0"/>
      <w:marBottom w:val="0"/>
      <w:divBdr>
        <w:top w:val="none" w:sz="0" w:space="0" w:color="auto"/>
        <w:left w:val="none" w:sz="0" w:space="0" w:color="auto"/>
        <w:bottom w:val="none" w:sz="0" w:space="0" w:color="auto"/>
        <w:right w:val="none" w:sz="0" w:space="0" w:color="auto"/>
      </w:divBdr>
    </w:div>
    <w:div w:id="204634764">
      <w:bodyDiv w:val="1"/>
      <w:marLeft w:val="0"/>
      <w:marRight w:val="0"/>
      <w:marTop w:val="0"/>
      <w:marBottom w:val="0"/>
      <w:divBdr>
        <w:top w:val="none" w:sz="0" w:space="0" w:color="auto"/>
        <w:left w:val="none" w:sz="0" w:space="0" w:color="auto"/>
        <w:bottom w:val="none" w:sz="0" w:space="0" w:color="auto"/>
        <w:right w:val="none" w:sz="0" w:space="0" w:color="auto"/>
      </w:divBdr>
    </w:div>
    <w:div w:id="204874626">
      <w:bodyDiv w:val="1"/>
      <w:marLeft w:val="0"/>
      <w:marRight w:val="0"/>
      <w:marTop w:val="0"/>
      <w:marBottom w:val="0"/>
      <w:divBdr>
        <w:top w:val="none" w:sz="0" w:space="0" w:color="auto"/>
        <w:left w:val="none" w:sz="0" w:space="0" w:color="auto"/>
        <w:bottom w:val="none" w:sz="0" w:space="0" w:color="auto"/>
        <w:right w:val="none" w:sz="0" w:space="0" w:color="auto"/>
      </w:divBdr>
    </w:div>
    <w:div w:id="209542145">
      <w:bodyDiv w:val="1"/>
      <w:marLeft w:val="0"/>
      <w:marRight w:val="0"/>
      <w:marTop w:val="0"/>
      <w:marBottom w:val="0"/>
      <w:divBdr>
        <w:top w:val="none" w:sz="0" w:space="0" w:color="auto"/>
        <w:left w:val="none" w:sz="0" w:space="0" w:color="auto"/>
        <w:bottom w:val="none" w:sz="0" w:space="0" w:color="auto"/>
        <w:right w:val="none" w:sz="0" w:space="0" w:color="auto"/>
      </w:divBdr>
    </w:div>
    <w:div w:id="210698784">
      <w:bodyDiv w:val="1"/>
      <w:marLeft w:val="0"/>
      <w:marRight w:val="0"/>
      <w:marTop w:val="0"/>
      <w:marBottom w:val="0"/>
      <w:divBdr>
        <w:top w:val="none" w:sz="0" w:space="0" w:color="auto"/>
        <w:left w:val="none" w:sz="0" w:space="0" w:color="auto"/>
        <w:bottom w:val="none" w:sz="0" w:space="0" w:color="auto"/>
        <w:right w:val="none" w:sz="0" w:space="0" w:color="auto"/>
      </w:divBdr>
    </w:div>
    <w:div w:id="210774659">
      <w:bodyDiv w:val="1"/>
      <w:marLeft w:val="0"/>
      <w:marRight w:val="0"/>
      <w:marTop w:val="0"/>
      <w:marBottom w:val="0"/>
      <w:divBdr>
        <w:top w:val="none" w:sz="0" w:space="0" w:color="auto"/>
        <w:left w:val="none" w:sz="0" w:space="0" w:color="auto"/>
        <w:bottom w:val="none" w:sz="0" w:space="0" w:color="auto"/>
        <w:right w:val="none" w:sz="0" w:space="0" w:color="auto"/>
      </w:divBdr>
    </w:div>
    <w:div w:id="211580351">
      <w:bodyDiv w:val="1"/>
      <w:marLeft w:val="0"/>
      <w:marRight w:val="0"/>
      <w:marTop w:val="0"/>
      <w:marBottom w:val="0"/>
      <w:divBdr>
        <w:top w:val="none" w:sz="0" w:space="0" w:color="auto"/>
        <w:left w:val="none" w:sz="0" w:space="0" w:color="auto"/>
        <w:bottom w:val="none" w:sz="0" w:space="0" w:color="auto"/>
        <w:right w:val="none" w:sz="0" w:space="0" w:color="auto"/>
      </w:divBdr>
    </w:div>
    <w:div w:id="212814261">
      <w:bodyDiv w:val="1"/>
      <w:marLeft w:val="0"/>
      <w:marRight w:val="0"/>
      <w:marTop w:val="0"/>
      <w:marBottom w:val="0"/>
      <w:divBdr>
        <w:top w:val="none" w:sz="0" w:space="0" w:color="auto"/>
        <w:left w:val="none" w:sz="0" w:space="0" w:color="auto"/>
        <w:bottom w:val="none" w:sz="0" w:space="0" w:color="auto"/>
        <w:right w:val="none" w:sz="0" w:space="0" w:color="auto"/>
      </w:divBdr>
    </w:div>
    <w:div w:id="214588365">
      <w:bodyDiv w:val="1"/>
      <w:marLeft w:val="0"/>
      <w:marRight w:val="0"/>
      <w:marTop w:val="0"/>
      <w:marBottom w:val="0"/>
      <w:divBdr>
        <w:top w:val="none" w:sz="0" w:space="0" w:color="auto"/>
        <w:left w:val="none" w:sz="0" w:space="0" w:color="auto"/>
        <w:bottom w:val="none" w:sz="0" w:space="0" w:color="auto"/>
        <w:right w:val="none" w:sz="0" w:space="0" w:color="auto"/>
      </w:divBdr>
    </w:div>
    <w:div w:id="216010452">
      <w:bodyDiv w:val="1"/>
      <w:marLeft w:val="0"/>
      <w:marRight w:val="0"/>
      <w:marTop w:val="0"/>
      <w:marBottom w:val="0"/>
      <w:divBdr>
        <w:top w:val="none" w:sz="0" w:space="0" w:color="auto"/>
        <w:left w:val="none" w:sz="0" w:space="0" w:color="auto"/>
        <w:bottom w:val="none" w:sz="0" w:space="0" w:color="auto"/>
        <w:right w:val="none" w:sz="0" w:space="0" w:color="auto"/>
      </w:divBdr>
    </w:div>
    <w:div w:id="216206309">
      <w:bodyDiv w:val="1"/>
      <w:marLeft w:val="0"/>
      <w:marRight w:val="0"/>
      <w:marTop w:val="0"/>
      <w:marBottom w:val="0"/>
      <w:divBdr>
        <w:top w:val="none" w:sz="0" w:space="0" w:color="auto"/>
        <w:left w:val="none" w:sz="0" w:space="0" w:color="auto"/>
        <w:bottom w:val="none" w:sz="0" w:space="0" w:color="auto"/>
        <w:right w:val="none" w:sz="0" w:space="0" w:color="auto"/>
      </w:divBdr>
    </w:div>
    <w:div w:id="219170742">
      <w:bodyDiv w:val="1"/>
      <w:marLeft w:val="0"/>
      <w:marRight w:val="0"/>
      <w:marTop w:val="0"/>
      <w:marBottom w:val="0"/>
      <w:divBdr>
        <w:top w:val="none" w:sz="0" w:space="0" w:color="auto"/>
        <w:left w:val="none" w:sz="0" w:space="0" w:color="auto"/>
        <w:bottom w:val="none" w:sz="0" w:space="0" w:color="auto"/>
        <w:right w:val="none" w:sz="0" w:space="0" w:color="auto"/>
      </w:divBdr>
    </w:div>
    <w:div w:id="220286917">
      <w:bodyDiv w:val="1"/>
      <w:marLeft w:val="0"/>
      <w:marRight w:val="0"/>
      <w:marTop w:val="0"/>
      <w:marBottom w:val="0"/>
      <w:divBdr>
        <w:top w:val="none" w:sz="0" w:space="0" w:color="auto"/>
        <w:left w:val="none" w:sz="0" w:space="0" w:color="auto"/>
        <w:bottom w:val="none" w:sz="0" w:space="0" w:color="auto"/>
        <w:right w:val="none" w:sz="0" w:space="0" w:color="auto"/>
      </w:divBdr>
    </w:div>
    <w:div w:id="220990742">
      <w:bodyDiv w:val="1"/>
      <w:marLeft w:val="0"/>
      <w:marRight w:val="0"/>
      <w:marTop w:val="0"/>
      <w:marBottom w:val="0"/>
      <w:divBdr>
        <w:top w:val="none" w:sz="0" w:space="0" w:color="auto"/>
        <w:left w:val="none" w:sz="0" w:space="0" w:color="auto"/>
        <w:bottom w:val="none" w:sz="0" w:space="0" w:color="auto"/>
        <w:right w:val="none" w:sz="0" w:space="0" w:color="auto"/>
      </w:divBdr>
    </w:div>
    <w:div w:id="221673817">
      <w:bodyDiv w:val="1"/>
      <w:marLeft w:val="0"/>
      <w:marRight w:val="0"/>
      <w:marTop w:val="0"/>
      <w:marBottom w:val="0"/>
      <w:divBdr>
        <w:top w:val="none" w:sz="0" w:space="0" w:color="auto"/>
        <w:left w:val="none" w:sz="0" w:space="0" w:color="auto"/>
        <w:bottom w:val="none" w:sz="0" w:space="0" w:color="auto"/>
        <w:right w:val="none" w:sz="0" w:space="0" w:color="auto"/>
      </w:divBdr>
    </w:div>
    <w:div w:id="222182580">
      <w:bodyDiv w:val="1"/>
      <w:marLeft w:val="0"/>
      <w:marRight w:val="0"/>
      <w:marTop w:val="0"/>
      <w:marBottom w:val="0"/>
      <w:divBdr>
        <w:top w:val="none" w:sz="0" w:space="0" w:color="auto"/>
        <w:left w:val="none" w:sz="0" w:space="0" w:color="auto"/>
        <w:bottom w:val="none" w:sz="0" w:space="0" w:color="auto"/>
        <w:right w:val="none" w:sz="0" w:space="0" w:color="auto"/>
      </w:divBdr>
    </w:div>
    <w:div w:id="222909408">
      <w:bodyDiv w:val="1"/>
      <w:marLeft w:val="0"/>
      <w:marRight w:val="0"/>
      <w:marTop w:val="0"/>
      <w:marBottom w:val="0"/>
      <w:divBdr>
        <w:top w:val="none" w:sz="0" w:space="0" w:color="auto"/>
        <w:left w:val="none" w:sz="0" w:space="0" w:color="auto"/>
        <w:bottom w:val="none" w:sz="0" w:space="0" w:color="auto"/>
        <w:right w:val="none" w:sz="0" w:space="0" w:color="auto"/>
      </w:divBdr>
    </w:div>
    <w:div w:id="224490600">
      <w:bodyDiv w:val="1"/>
      <w:marLeft w:val="0"/>
      <w:marRight w:val="0"/>
      <w:marTop w:val="0"/>
      <w:marBottom w:val="0"/>
      <w:divBdr>
        <w:top w:val="none" w:sz="0" w:space="0" w:color="auto"/>
        <w:left w:val="none" w:sz="0" w:space="0" w:color="auto"/>
        <w:bottom w:val="none" w:sz="0" w:space="0" w:color="auto"/>
        <w:right w:val="none" w:sz="0" w:space="0" w:color="auto"/>
      </w:divBdr>
    </w:div>
    <w:div w:id="225459202">
      <w:bodyDiv w:val="1"/>
      <w:marLeft w:val="0"/>
      <w:marRight w:val="0"/>
      <w:marTop w:val="0"/>
      <w:marBottom w:val="0"/>
      <w:divBdr>
        <w:top w:val="none" w:sz="0" w:space="0" w:color="auto"/>
        <w:left w:val="none" w:sz="0" w:space="0" w:color="auto"/>
        <w:bottom w:val="none" w:sz="0" w:space="0" w:color="auto"/>
        <w:right w:val="none" w:sz="0" w:space="0" w:color="auto"/>
      </w:divBdr>
    </w:div>
    <w:div w:id="226110484">
      <w:bodyDiv w:val="1"/>
      <w:marLeft w:val="0"/>
      <w:marRight w:val="0"/>
      <w:marTop w:val="0"/>
      <w:marBottom w:val="0"/>
      <w:divBdr>
        <w:top w:val="none" w:sz="0" w:space="0" w:color="auto"/>
        <w:left w:val="none" w:sz="0" w:space="0" w:color="auto"/>
        <w:bottom w:val="none" w:sz="0" w:space="0" w:color="auto"/>
        <w:right w:val="none" w:sz="0" w:space="0" w:color="auto"/>
      </w:divBdr>
    </w:div>
    <w:div w:id="226649867">
      <w:bodyDiv w:val="1"/>
      <w:marLeft w:val="0"/>
      <w:marRight w:val="0"/>
      <w:marTop w:val="0"/>
      <w:marBottom w:val="0"/>
      <w:divBdr>
        <w:top w:val="none" w:sz="0" w:space="0" w:color="auto"/>
        <w:left w:val="none" w:sz="0" w:space="0" w:color="auto"/>
        <w:bottom w:val="none" w:sz="0" w:space="0" w:color="auto"/>
        <w:right w:val="none" w:sz="0" w:space="0" w:color="auto"/>
      </w:divBdr>
    </w:div>
    <w:div w:id="226845093">
      <w:bodyDiv w:val="1"/>
      <w:marLeft w:val="0"/>
      <w:marRight w:val="0"/>
      <w:marTop w:val="0"/>
      <w:marBottom w:val="0"/>
      <w:divBdr>
        <w:top w:val="none" w:sz="0" w:space="0" w:color="auto"/>
        <w:left w:val="none" w:sz="0" w:space="0" w:color="auto"/>
        <w:bottom w:val="none" w:sz="0" w:space="0" w:color="auto"/>
        <w:right w:val="none" w:sz="0" w:space="0" w:color="auto"/>
      </w:divBdr>
    </w:div>
    <w:div w:id="227224955">
      <w:bodyDiv w:val="1"/>
      <w:marLeft w:val="0"/>
      <w:marRight w:val="0"/>
      <w:marTop w:val="0"/>
      <w:marBottom w:val="0"/>
      <w:divBdr>
        <w:top w:val="none" w:sz="0" w:space="0" w:color="auto"/>
        <w:left w:val="none" w:sz="0" w:space="0" w:color="auto"/>
        <w:bottom w:val="none" w:sz="0" w:space="0" w:color="auto"/>
        <w:right w:val="none" w:sz="0" w:space="0" w:color="auto"/>
      </w:divBdr>
      <w:divsChild>
        <w:div w:id="1483766126">
          <w:marLeft w:val="0"/>
          <w:marRight w:val="0"/>
          <w:marTop w:val="120"/>
          <w:marBottom w:val="0"/>
          <w:divBdr>
            <w:top w:val="none" w:sz="0" w:space="0" w:color="auto"/>
            <w:left w:val="none" w:sz="0" w:space="0" w:color="auto"/>
            <w:bottom w:val="none" w:sz="0" w:space="0" w:color="auto"/>
            <w:right w:val="none" w:sz="0" w:space="0" w:color="auto"/>
          </w:divBdr>
          <w:divsChild>
            <w:div w:id="3651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18587">
      <w:bodyDiv w:val="1"/>
      <w:marLeft w:val="0"/>
      <w:marRight w:val="0"/>
      <w:marTop w:val="0"/>
      <w:marBottom w:val="0"/>
      <w:divBdr>
        <w:top w:val="none" w:sz="0" w:space="0" w:color="auto"/>
        <w:left w:val="none" w:sz="0" w:space="0" w:color="auto"/>
        <w:bottom w:val="none" w:sz="0" w:space="0" w:color="auto"/>
        <w:right w:val="none" w:sz="0" w:space="0" w:color="auto"/>
      </w:divBdr>
    </w:div>
    <w:div w:id="230508574">
      <w:bodyDiv w:val="1"/>
      <w:marLeft w:val="0"/>
      <w:marRight w:val="0"/>
      <w:marTop w:val="0"/>
      <w:marBottom w:val="0"/>
      <w:divBdr>
        <w:top w:val="none" w:sz="0" w:space="0" w:color="auto"/>
        <w:left w:val="none" w:sz="0" w:space="0" w:color="auto"/>
        <w:bottom w:val="none" w:sz="0" w:space="0" w:color="auto"/>
        <w:right w:val="none" w:sz="0" w:space="0" w:color="auto"/>
      </w:divBdr>
    </w:div>
    <w:div w:id="231279919">
      <w:bodyDiv w:val="1"/>
      <w:marLeft w:val="0"/>
      <w:marRight w:val="0"/>
      <w:marTop w:val="0"/>
      <w:marBottom w:val="0"/>
      <w:divBdr>
        <w:top w:val="none" w:sz="0" w:space="0" w:color="auto"/>
        <w:left w:val="none" w:sz="0" w:space="0" w:color="auto"/>
        <w:bottom w:val="none" w:sz="0" w:space="0" w:color="auto"/>
        <w:right w:val="none" w:sz="0" w:space="0" w:color="auto"/>
      </w:divBdr>
    </w:div>
    <w:div w:id="232666045">
      <w:bodyDiv w:val="1"/>
      <w:marLeft w:val="0"/>
      <w:marRight w:val="0"/>
      <w:marTop w:val="0"/>
      <w:marBottom w:val="0"/>
      <w:divBdr>
        <w:top w:val="none" w:sz="0" w:space="0" w:color="auto"/>
        <w:left w:val="none" w:sz="0" w:space="0" w:color="auto"/>
        <w:bottom w:val="none" w:sz="0" w:space="0" w:color="auto"/>
        <w:right w:val="none" w:sz="0" w:space="0" w:color="auto"/>
      </w:divBdr>
    </w:div>
    <w:div w:id="234782120">
      <w:bodyDiv w:val="1"/>
      <w:marLeft w:val="0"/>
      <w:marRight w:val="0"/>
      <w:marTop w:val="0"/>
      <w:marBottom w:val="0"/>
      <w:divBdr>
        <w:top w:val="none" w:sz="0" w:space="0" w:color="auto"/>
        <w:left w:val="none" w:sz="0" w:space="0" w:color="auto"/>
        <w:bottom w:val="none" w:sz="0" w:space="0" w:color="auto"/>
        <w:right w:val="none" w:sz="0" w:space="0" w:color="auto"/>
      </w:divBdr>
    </w:div>
    <w:div w:id="235170786">
      <w:bodyDiv w:val="1"/>
      <w:marLeft w:val="0"/>
      <w:marRight w:val="0"/>
      <w:marTop w:val="0"/>
      <w:marBottom w:val="0"/>
      <w:divBdr>
        <w:top w:val="none" w:sz="0" w:space="0" w:color="auto"/>
        <w:left w:val="none" w:sz="0" w:space="0" w:color="auto"/>
        <w:bottom w:val="none" w:sz="0" w:space="0" w:color="auto"/>
        <w:right w:val="none" w:sz="0" w:space="0" w:color="auto"/>
      </w:divBdr>
    </w:div>
    <w:div w:id="236937438">
      <w:bodyDiv w:val="1"/>
      <w:marLeft w:val="0"/>
      <w:marRight w:val="0"/>
      <w:marTop w:val="0"/>
      <w:marBottom w:val="0"/>
      <w:divBdr>
        <w:top w:val="none" w:sz="0" w:space="0" w:color="auto"/>
        <w:left w:val="none" w:sz="0" w:space="0" w:color="auto"/>
        <w:bottom w:val="none" w:sz="0" w:space="0" w:color="auto"/>
        <w:right w:val="none" w:sz="0" w:space="0" w:color="auto"/>
      </w:divBdr>
    </w:div>
    <w:div w:id="237135299">
      <w:bodyDiv w:val="1"/>
      <w:marLeft w:val="0"/>
      <w:marRight w:val="0"/>
      <w:marTop w:val="0"/>
      <w:marBottom w:val="0"/>
      <w:divBdr>
        <w:top w:val="none" w:sz="0" w:space="0" w:color="auto"/>
        <w:left w:val="none" w:sz="0" w:space="0" w:color="auto"/>
        <w:bottom w:val="none" w:sz="0" w:space="0" w:color="auto"/>
        <w:right w:val="none" w:sz="0" w:space="0" w:color="auto"/>
      </w:divBdr>
    </w:div>
    <w:div w:id="240331746">
      <w:bodyDiv w:val="1"/>
      <w:marLeft w:val="0"/>
      <w:marRight w:val="0"/>
      <w:marTop w:val="0"/>
      <w:marBottom w:val="0"/>
      <w:divBdr>
        <w:top w:val="none" w:sz="0" w:space="0" w:color="auto"/>
        <w:left w:val="none" w:sz="0" w:space="0" w:color="auto"/>
        <w:bottom w:val="none" w:sz="0" w:space="0" w:color="auto"/>
        <w:right w:val="none" w:sz="0" w:space="0" w:color="auto"/>
      </w:divBdr>
      <w:divsChild>
        <w:div w:id="992634881">
          <w:marLeft w:val="0"/>
          <w:marRight w:val="0"/>
          <w:marTop w:val="0"/>
          <w:marBottom w:val="0"/>
          <w:divBdr>
            <w:top w:val="none" w:sz="0" w:space="0" w:color="auto"/>
            <w:left w:val="none" w:sz="0" w:space="0" w:color="auto"/>
            <w:bottom w:val="none" w:sz="0" w:space="0" w:color="auto"/>
            <w:right w:val="none" w:sz="0" w:space="0" w:color="auto"/>
          </w:divBdr>
        </w:div>
      </w:divsChild>
    </w:div>
    <w:div w:id="241716290">
      <w:bodyDiv w:val="1"/>
      <w:marLeft w:val="0"/>
      <w:marRight w:val="0"/>
      <w:marTop w:val="0"/>
      <w:marBottom w:val="0"/>
      <w:divBdr>
        <w:top w:val="none" w:sz="0" w:space="0" w:color="auto"/>
        <w:left w:val="none" w:sz="0" w:space="0" w:color="auto"/>
        <w:bottom w:val="none" w:sz="0" w:space="0" w:color="auto"/>
        <w:right w:val="none" w:sz="0" w:space="0" w:color="auto"/>
      </w:divBdr>
    </w:div>
    <w:div w:id="241986687">
      <w:bodyDiv w:val="1"/>
      <w:marLeft w:val="0"/>
      <w:marRight w:val="0"/>
      <w:marTop w:val="0"/>
      <w:marBottom w:val="0"/>
      <w:divBdr>
        <w:top w:val="none" w:sz="0" w:space="0" w:color="auto"/>
        <w:left w:val="none" w:sz="0" w:space="0" w:color="auto"/>
        <w:bottom w:val="none" w:sz="0" w:space="0" w:color="auto"/>
        <w:right w:val="none" w:sz="0" w:space="0" w:color="auto"/>
      </w:divBdr>
    </w:div>
    <w:div w:id="242762704">
      <w:bodyDiv w:val="1"/>
      <w:marLeft w:val="0"/>
      <w:marRight w:val="0"/>
      <w:marTop w:val="0"/>
      <w:marBottom w:val="0"/>
      <w:divBdr>
        <w:top w:val="none" w:sz="0" w:space="0" w:color="auto"/>
        <w:left w:val="none" w:sz="0" w:space="0" w:color="auto"/>
        <w:bottom w:val="none" w:sz="0" w:space="0" w:color="auto"/>
        <w:right w:val="none" w:sz="0" w:space="0" w:color="auto"/>
      </w:divBdr>
    </w:div>
    <w:div w:id="243615386">
      <w:bodyDiv w:val="1"/>
      <w:marLeft w:val="0"/>
      <w:marRight w:val="0"/>
      <w:marTop w:val="0"/>
      <w:marBottom w:val="0"/>
      <w:divBdr>
        <w:top w:val="none" w:sz="0" w:space="0" w:color="auto"/>
        <w:left w:val="none" w:sz="0" w:space="0" w:color="auto"/>
        <w:bottom w:val="none" w:sz="0" w:space="0" w:color="auto"/>
        <w:right w:val="none" w:sz="0" w:space="0" w:color="auto"/>
      </w:divBdr>
    </w:div>
    <w:div w:id="244799831">
      <w:bodyDiv w:val="1"/>
      <w:marLeft w:val="0"/>
      <w:marRight w:val="0"/>
      <w:marTop w:val="0"/>
      <w:marBottom w:val="0"/>
      <w:divBdr>
        <w:top w:val="none" w:sz="0" w:space="0" w:color="auto"/>
        <w:left w:val="none" w:sz="0" w:space="0" w:color="auto"/>
        <w:bottom w:val="none" w:sz="0" w:space="0" w:color="auto"/>
        <w:right w:val="none" w:sz="0" w:space="0" w:color="auto"/>
      </w:divBdr>
    </w:div>
    <w:div w:id="245892824">
      <w:bodyDiv w:val="1"/>
      <w:marLeft w:val="0"/>
      <w:marRight w:val="0"/>
      <w:marTop w:val="0"/>
      <w:marBottom w:val="0"/>
      <w:divBdr>
        <w:top w:val="none" w:sz="0" w:space="0" w:color="auto"/>
        <w:left w:val="none" w:sz="0" w:space="0" w:color="auto"/>
        <w:bottom w:val="none" w:sz="0" w:space="0" w:color="auto"/>
        <w:right w:val="none" w:sz="0" w:space="0" w:color="auto"/>
      </w:divBdr>
    </w:div>
    <w:div w:id="246572793">
      <w:bodyDiv w:val="1"/>
      <w:marLeft w:val="0"/>
      <w:marRight w:val="0"/>
      <w:marTop w:val="0"/>
      <w:marBottom w:val="0"/>
      <w:divBdr>
        <w:top w:val="none" w:sz="0" w:space="0" w:color="auto"/>
        <w:left w:val="none" w:sz="0" w:space="0" w:color="auto"/>
        <w:bottom w:val="none" w:sz="0" w:space="0" w:color="auto"/>
        <w:right w:val="none" w:sz="0" w:space="0" w:color="auto"/>
      </w:divBdr>
    </w:div>
    <w:div w:id="246964442">
      <w:bodyDiv w:val="1"/>
      <w:marLeft w:val="0"/>
      <w:marRight w:val="0"/>
      <w:marTop w:val="0"/>
      <w:marBottom w:val="0"/>
      <w:divBdr>
        <w:top w:val="none" w:sz="0" w:space="0" w:color="auto"/>
        <w:left w:val="none" w:sz="0" w:space="0" w:color="auto"/>
        <w:bottom w:val="none" w:sz="0" w:space="0" w:color="auto"/>
        <w:right w:val="none" w:sz="0" w:space="0" w:color="auto"/>
      </w:divBdr>
    </w:div>
    <w:div w:id="248391015">
      <w:bodyDiv w:val="1"/>
      <w:marLeft w:val="0"/>
      <w:marRight w:val="0"/>
      <w:marTop w:val="0"/>
      <w:marBottom w:val="0"/>
      <w:divBdr>
        <w:top w:val="none" w:sz="0" w:space="0" w:color="auto"/>
        <w:left w:val="none" w:sz="0" w:space="0" w:color="auto"/>
        <w:bottom w:val="none" w:sz="0" w:space="0" w:color="auto"/>
        <w:right w:val="none" w:sz="0" w:space="0" w:color="auto"/>
      </w:divBdr>
    </w:div>
    <w:div w:id="248471385">
      <w:bodyDiv w:val="1"/>
      <w:marLeft w:val="0"/>
      <w:marRight w:val="0"/>
      <w:marTop w:val="0"/>
      <w:marBottom w:val="0"/>
      <w:divBdr>
        <w:top w:val="none" w:sz="0" w:space="0" w:color="auto"/>
        <w:left w:val="none" w:sz="0" w:space="0" w:color="auto"/>
        <w:bottom w:val="none" w:sz="0" w:space="0" w:color="auto"/>
        <w:right w:val="none" w:sz="0" w:space="0" w:color="auto"/>
      </w:divBdr>
    </w:div>
    <w:div w:id="248587743">
      <w:bodyDiv w:val="1"/>
      <w:marLeft w:val="0"/>
      <w:marRight w:val="0"/>
      <w:marTop w:val="0"/>
      <w:marBottom w:val="0"/>
      <w:divBdr>
        <w:top w:val="none" w:sz="0" w:space="0" w:color="auto"/>
        <w:left w:val="none" w:sz="0" w:space="0" w:color="auto"/>
        <w:bottom w:val="none" w:sz="0" w:space="0" w:color="auto"/>
        <w:right w:val="none" w:sz="0" w:space="0" w:color="auto"/>
      </w:divBdr>
    </w:div>
    <w:div w:id="249312217">
      <w:bodyDiv w:val="1"/>
      <w:marLeft w:val="0"/>
      <w:marRight w:val="0"/>
      <w:marTop w:val="0"/>
      <w:marBottom w:val="0"/>
      <w:divBdr>
        <w:top w:val="none" w:sz="0" w:space="0" w:color="auto"/>
        <w:left w:val="none" w:sz="0" w:space="0" w:color="auto"/>
        <w:bottom w:val="none" w:sz="0" w:space="0" w:color="auto"/>
        <w:right w:val="none" w:sz="0" w:space="0" w:color="auto"/>
      </w:divBdr>
    </w:div>
    <w:div w:id="249896037">
      <w:bodyDiv w:val="1"/>
      <w:marLeft w:val="0"/>
      <w:marRight w:val="0"/>
      <w:marTop w:val="0"/>
      <w:marBottom w:val="0"/>
      <w:divBdr>
        <w:top w:val="none" w:sz="0" w:space="0" w:color="auto"/>
        <w:left w:val="none" w:sz="0" w:space="0" w:color="auto"/>
        <w:bottom w:val="none" w:sz="0" w:space="0" w:color="auto"/>
        <w:right w:val="none" w:sz="0" w:space="0" w:color="auto"/>
      </w:divBdr>
    </w:div>
    <w:div w:id="250241554">
      <w:bodyDiv w:val="1"/>
      <w:marLeft w:val="0"/>
      <w:marRight w:val="0"/>
      <w:marTop w:val="0"/>
      <w:marBottom w:val="0"/>
      <w:divBdr>
        <w:top w:val="none" w:sz="0" w:space="0" w:color="auto"/>
        <w:left w:val="none" w:sz="0" w:space="0" w:color="auto"/>
        <w:bottom w:val="none" w:sz="0" w:space="0" w:color="auto"/>
        <w:right w:val="none" w:sz="0" w:space="0" w:color="auto"/>
      </w:divBdr>
    </w:div>
    <w:div w:id="252904657">
      <w:bodyDiv w:val="1"/>
      <w:marLeft w:val="0"/>
      <w:marRight w:val="0"/>
      <w:marTop w:val="0"/>
      <w:marBottom w:val="0"/>
      <w:divBdr>
        <w:top w:val="none" w:sz="0" w:space="0" w:color="auto"/>
        <w:left w:val="none" w:sz="0" w:space="0" w:color="auto"/>
        <w:bottom w:val="none" w:sz="0" w:space="0" w:color="auto"/>
        <w:right w:val="none" w:sz="0" w:space="0" w:color="auto"/>
      </w:divBdr>
    </w:div>
    <w:div w:id="253393107">
      <w:bodyDiv w:val="1"/>
      <w:marLeft w:val="0"/>
      <w:marRight w:val="0"/>
      <w:marTop w:val="0"/>
      <w:marBottom w:val="0"/>
      <w:divBdr>
        <w:top w:val="none" w:sz="0" w:space="0" w:color="auto"/>
        <w:left w:val="none" w:sz="0" w:space="0" w:color="auto"/>
        <w:bottom w:val="none" w:sz="0" w:space="0" w:color="auto"/>
        <w:right w:val="none" w:sz="0" w:space="0" w:color="auto"/>
      </w:divBdr>
    </w:div>
    <w:div w:id="255335233">
      <w:bodyDiv w:val="1"/>
      <w:marLeft w:val="0"/>
      <w:marRight w:val="0"/>
      <w:marTop w:val="0"/>
      <w:marBottom w:val="0"/>
      <w:divBdr>
        <w:top w:val="none" w:sz="0" w:space="0" w:color="auto"/>
        <w:left w:val="none" w:sz="0" w:space="0" w:color="auto"/>
        <w:bottom w:val="none" w:sz="0" w:space="0" w:color="auto"/>
        <w:right w:val="none" w:sz="0" w:space="0" w:color="auto"/>
      </w:divBdr>
    </w:div>
    <w:div w:id="255597988">
      <w:bodyDiv w:val="1"/>
      <w:marLeft w:val="0"/>
      <w:marRight w:val="0"/>
      <w:marTop w:val="0"/>
      <w:marBottom w:val="0"/>
      <w:divBdr>
        <w:top w:val="none" w:sz="0" w:space="0" w:color="auto"/>
        <w:left w:val="none" w:sz="0" w:space="0" w:color="auto"/>
        <w:bottom w:val="none" w:sz="0" w:space="0" w:color="auto"/>
        <w:right w:val="none" w:sz="0" w:space="0" w:color="auto"/>
      </w:divBdr>
    </w:div>
    <w:div w:id="257255287">
      <w:bodyDiv w:val="1"/>
      <w:marLeft w:val="0"/>
      <w:marRight w:val="0"/>
      <w:marTop w:val="0"/>
      <w:marBottom w:val="0"/>
      <w:divBdr>
        <w:top w:val="none" w:sz="0" w:space="0" w:color="auto"/>
        <w:left w:val="none" w:sz="0" w:space="0" w:color="auto"/>
        <w:bottom w:val="none" w:sz="0" w:space="0" w:color="auto"/>
        <w:right w:val="none" w:sz="0" w:space="0" w:color="auto"/>
      </w:divBdr>
    </w:div>
    <w:div w:id="257563971">
      <w:bodyDiv w:val="1"/>
      <w:marLeft w:val="0"/>
      <w:marRight w:val="0"/>
      <w:marTop w:val="0"/>
      <w:marBottom w:val="0"/>
      <w:divBdr>
        <w:top w:val="none" w:sz="0" w:space="0" w:color="auto"/>
        <w:left w:val="none" w:sz="0" w:space="0" w:color="auto"/>
        <w:bottom w:val="none" w:sz="0" w:space="0" w:color="auto"/>
        <w:right w:val="none" w:sz="0" w:space="0" w:color="auto"/>
      </w:divBdr>
    </w:div>
    <w:div w:id="258756593">
      <w:bodyDiv w:val="1"/>
      <w:marLeft w:val="0"/>
      <w:marRight w:val="0"/>
      <w:marTop w:val="0"/>
      <w:marBottom w:val="0"/>
      <w:divBdr>
        <w:top w:val="none" w:sz="0" w:space="0" w:color="auto"/>
        <w:left w:val="none" w:sz="0" w:space="0" w:color="auto"/>
        <w:bottom w:val="none" w:sz="0" w:space="0" w:color="auto"/>
        <w:right w:val="none" w:sz="0" w:space="0" w:color="auto"/>
      </w:divBdr>
    </w:div>
    <w:div w:id="259917027">
      <w:bodyDiv w:val="1"/>
      <w:marLeft w:val="0"/>
      <w:marRight w:val="0"/>
      <w:marTop w:val="0"/>
      <w:marBottom w:val="0"/>
      <w:divBdr>
        <w:top w:val="none" w:sz="0" w:space="0" w:color="auto"/>
        <w:left w:val="none" w:sz="0" w:space="0" w:color="auto"/>
        <w:bottom w:val="none" w:sz="0" w:space="0" w:color="auto"/>
        <w:right w:val="none" w:sz="0" w:space="0" w:color="auto"/>
      </w:divBdr>
    </w:div>
    <w:div w:id="259992926">
      <w:bodyDiv w:val="1"/>
      <w:marLeft w:val="0"/>
      <w:marRight w:val="0"/>
      <w:marTop w:val="0"/>
      <w:marBottom w:val="0"/>
      <w:divBdr>
        <w:top w:val="none" w:sz="0" w:space="0" w:color="auto"/>
        <w:left w:val="none" w:sz="0" w:space="0" w:color="auto"/>
        <w:bottom w:val="none" w:sz="0" w:space="0" w:color="auto"/>
        <w:right w:val="none" w:sz="0" w:space="0" w:color="auto"/>
      </w:divBdr>
    </w:div>
    <w:div w:id="260187175">
      <w:bodyDiv w:val="1"/>
      <w:marLeft w:val="0"/>
      <w:marRight w:val="0"/>
      <w:marTop w:val="0"/>
      <w:marBottom w:val="0"/>
      <w:divBdr>
        <w:top w:val="none" w:sz="0" w:space="0" w:color="auto"/>
        <w:left w:val="none" w:sz="0" w:space="0" w:color="auto"/>
        <w:bottom w:val="none" w:sz="0" w:space="0" w:color="auto"/>
        <w:right w:val="none" w:sz="0" w:space="0" w:color="auto"/>
      </w:divBdr>
    </w:div>
    <w:div w:id="260573277">
      <w:bodyDiv w:val="1"/>
      <w:marLeft w:val="0"/>
      <w:marRight w:val="0"/>
      <w:marTop w:val="0"/>
      <w:marBottom w:val="0"/>
      <w:divBdr>
        <w:top w:val="none" w:sz="0" w:space="0" w:color="auto"/>
        <w:left w:val="none" w:sz="0" w:space="0" w:color="auto"/>
        <w:bottom w:val="none" w:sz="0" w:space="0" w:color="auto"/>
        <w:right w:val="none" w:sz="0" w:space="0" w:color="auto"/>
      </w:divBdr>
    </w:div>
    <w:div w:id="260652421">
      <w:bodyDiv w:val="1"/>
      <w:marLeft w:val="0"/>
      <w:marRight w:val="0"/>
      <w:marTop w:val="0"/>
      <w:marBottom w:val="0"/>
      <w:divBdr>
        <w:top w:val="none" w:sz="0" w:space="0" w:color="auto"/>
        <w:left w:val="none" w:sz="0" w:space="0" w:color="auto"/>
        <w:bottom w:val="none" w:sz="0" w:space="0" w:color="auto"/>
        <w:right w:val="none" w:sz="0" w:space="0" w:color="auto"/>
      </w:divBdr>
    </w:div>
    <w:div w:id="263002525">
      <w:bodyDiv w:val="1"/>
      <w:marLeft w:val="0"/>
      <w:marRight w:val="0"/>
      <w:marTop w:val="0"/>
      <w:marBottom w:val="0"/>
      <w:divBdr>
        <w:top w:val="none" w:sz="0" w:space="0" w:color="auto"/>
        <w:left w:val="none" w:sz="0" w:space="0" w:color="auto"/>
        <w:bottom w:val="none" w:sz="0" w:space="0" w:color="auto"/>
        <w:right w:val="none" w:sz="0" w:space="0" w:color="auto"/>
      </w:divBdr>
    </w:div>
    <w:div w:id="263727642">
      <w:bodyDiv w:val="1"/>
      <w:marLeft w:val="0"/>
      <w:marRight w:val="0"/>
      <w:marTop w:val="0"/>
      <w:marBottom w:val="0"/>
      <w:divBdr>
        <w:top w:val="none" w:sz="0" w:space="0" w:color="auto"/>
        <w:left w:val="none" w:sz="0" w:space="0" w:color="auto"/>
        <w:bottom w:val="none" w:sz="0" w:space="0" w:color="auto"/>
        <w:right w:val="none" w:sz="0" w:space="0" w:color="auto"/>
      </w:divBdr>
    </w:div>
    <w:div w:id="264198038">
      <w:bodyDiv w:val="1"/>
      <w:marLeft w:val="0"/>
      <w:marRight w:val="0"/>
      <w:marTop w:val="0"/>
      <w:marBottom w:val="0"/>
      <w:divBdr>
        <w:top w:val="none" w:sz="0" w:space="0" w:color="auto"/>
        <w:left w:val="none" w:sz="0" w:space="0" w:color="auto"/>
        <w:bottom w:val="none" w:sz="0" w:space="0" w:color="auto"/>
        <w:right w:val="none" w:sz="0" w:space="0" w:color="auto"/>
      </w:divBdr>
    </w:div>
    <w:div w:id="264508006">
      <w:bodyDiv w:val="1"/>
      <w:marLeft w:val="0"/>
      <w:marRight w:val="0"/>
      <w:marTop w:val="0"/>
      <w:marBottom w:val="0"/>
      <w:divBdr>
        <w:top w:val="none" w:sz="0" w:space="0" w:color="auto"/>
        <w:left w:val="none" w:sz="0" w:space="0" w:color="auto"/>
        <w:bottom w:val="none" w:sz="0" w:space="0" w:color="auto"/>
        <w:right w:val="none" w:sz="0" w:space="0" w:color="auto"/>
      </w:divBdr>
    </w:div>
    <w:div w:id="267087786">
      <w:bodyDiv w:val="1"/>
      <w:marLeft w:val="0"/>
      <w:marRight w:val="0"/>
      <w:marTop w:val="0"/>
      <w:marBottom w:val="0"/>
      <w:divBdr>
        <w:top w:val="none" w:sz="0" w:space="0" w:color="auto"/>
        <w:left w:val="none" w:sz="0" w:space="0" w:color="auto"/>
        <w:bottom w:val="none" w:sz="0" w:space="0" w:color="auto"/>
        <w:right w:val="none" w:sz="0" w:space="0" w:color="auto"/>
      </w:divBdr>
    </w:div>
    <w:div w:id="268051340">
      <w:bodyDiv w:val="1"/>
      <w:marLeft w:val="0"/>
      <w:marRight w:val="0"/>
      <w:marTop w:val="0"/>
      <w:marBottom w:val="0"/>
      <w:divBdr>
        <w:top w:val="none" w:sz="0" w:space="0" w:color="auto"/>
        <w:left w:val="none" w:sz="0" w:space="0" w:color="auto"/>
        <w:bottom w:val="none" w:sz="0" w:space="0" w:color="auto"/>
        <w:right w:val="none" w:sz="0" w:space="0" w:color="auto"/>
      </w:divBdr>
      <w:divsChild>
        <w:div w:id="1505242367">
          <w:marLeft w:val="0"/>
          <w:marRight w:val="0"/>
          <w:marTop w:val="0"/>
          <w:marBottom w:val="0"/>
          <w:divBdr>
            <w:top w:val="none" w:sz="0" w:space="0" w:color="auto"/>
            <w:left w:val="none" w:sz="0" w:space="0" w:color="auto"/>
            <w:bottom w:val="none" w:sz="0" w:space="0" w:color="auto"/>
            <w:right w:val="none" w:sz="0" w:space="0" w:color="auto"/>
          </w:divBdr>
        </w:div>
      </w:divsChild>
    </w:div>
    <w:div w:id="271061820">
      <w:bodyDiv w:val="1"/>
      <w:marLeft w:val="0"/>
      <w:marRight w:val="0"/>
      <w:marTop w:val="0"/>
      <w:marBottom w:val="0"/>
      <w:divBdr>
        <w:top w:val="none" w:sz="0" w:space="0" w:color="auto"/>
        <w:left w:val="none" w:sz="0" w:space="0" w:color="auto"/>
        <w:bottom w:val="none" w:sz="0" w:space="0" w:color="auto"/>
        <w:right w:val="none" w:sz="0" w:space="0" w:color="auto"/>
      </w:divBdr>
    </w:div>
    <w:div w:id="273482378">
      <w:bodyDiv w:val="1"/>
      <w:marLeft w:val="0"/>
      <w:marRight w:val="0"/>
      <w:marTop w:val="0"/>
      <w:marBottom w:val="0"/>
      <w:divBdr>
        <w:top w:val="none" w:sz="0" w:space="0" w:color="auto"/>
        <w:left w:val="none" w:sz="0" w:space="0" w:color="auto"/>
        <w:bottom w:val="none" w:sz="0" w:space="0" w:color="auto"/>
        <w:right w:val="none" w:sz="0" w:space="0" w:color="auto"/>
      </w:divBdr>
    </w:div>
    <w:div w:id="275140265">
      <w:bodyDiv w:val="1"/>
      <w:marLeft w:val="0"/>
      <w:marRight w:val="0"/>
      <w:marTop w:val="0"/>
      <w:marBottom w:val="0"/>
      <w:divBdr>
        <w:top w:val="none" w:sz="0" w:space="0" w:color="auto"/>
        <w:left w:val="none" w:sz="0" w:space="0" w:color="auto"/>
        <w:bottom w:val="none" w:sz="0" w:space="0" w:color="auto"/>
        <w:right w:val="none" w:sz="0" w:space="0" w:color="auto"/>
      </w:divBdr>
      <w:divsChild>
        <w:div w:id="1073620771">
          <w:marLeft w:val="0"/>
          <w:marRight w:val="0"/>
          <w:marTop w:val="0"/>
          <w:marBottom w:val="0"/>
          <w:divBdr>
            <w:top w:val="none" w:sz="0" w:space="0" w:color="auto"/>
            <w:left w:val="none" w:sz="0" w:space="0" w:color="auto"/>
            <w:bottom w:val="none" w:sz="0" w:space="0" w:color="auto"/>
            <w:right w:val="none" w:sz="0" w:space="0" w:color="auto"/>
          </w:divBdr>
          <w:divsChild>
            <w:div w:id="1352224822">
              <w:marLeft w:val="0"/>
              <w:marRight w:val="0"/>
              <w:marTop w:val="0"/>
              <w:marBottom w:val="0"/>
              <w:divBdr>
                <w:top w:val="none" w:sz="0" w:space="0" w:color="auto"/>
                <w:left w:val="none" w:sz="0" w:space="0" w:color="auto"/>
                <w:bottom w:val="none" w:sz="0" w:space="0" w:color="auto"/>
                <w:right w:val="none" w:sz="0" w:space="0" w:color="auto"/>
              </w:divBdr>
              <w:divsChild>
                <w:div w:id="1364598771">
                  <w:marLeft w:val="0"/>
                  <w:marRight w:val="0"/>
                  <w:marTop w:val="0"/>
                  <w:marBottom w:val="0"/>
                  <w:divBdr>
                    <w:top w:val="single" w:sz="8" w:space="0" w:color="D5DADD"/>
                    <w:left w:val="single" w:sz="8" w:space="0" w:color="D5DADD"/>
                    <w:bottom w:val="single" w:sz="8" w:space="0" w:color="D5DADD"/>
                    <w:right w:val="single" w:sz="8" w:space="0" w:color="D5DADD"/>
                  </w:divBdr>
                  <w:divsChild>
                    <w:div w:id="1900093998">
                      <w:marLeft w:val="0"/>
                      <w:marRight w:val="0"/>
                      <w:marTop w:val="0"/>
                      <w:marBottom w:val="0"/>
                      <w:divBdr>
                        <w:top w:val="none" w:sz="0" w:space="0" w:color="auto"/>
                        <w:left w:val="none" w:sz="0" w:space="0" w:color="auto"/>
                        <w:bottom w:val="none" w:sz="0" w:space="0" w:color="auto"/>
                        <w:right w:val="none" w:sz="0" w:space="0" w:color="auto"/>
                      </w:divBdr>
                      <w:divsChild>
                        <w:div w:id="1827437409">
                          <w:marLeft w:val="0"/>
                          <w:marRight w:val="0"/>
                          <w:marTop w:val="0"/>
                          <w:marBottom w:val="0"/>
                          <w:divBdr>
                            <w:top w:val="none" w:sz="0" w:space="0" w:color="auto"/>
                            <w:left w:val="none" w:sz="0" w:space="0" w:color="auto"/>
                            <w:bottom w:val="none" w:sz="0" w:space="0" w:color="auto"/>
                            <w:right w:val="none" w:sz="0" w:space="0" w:color="auto"/>
                          </w:divBdr>
                          <w:divsChild>
                            <w:div w:id="16216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97187">
      <w:bodyDiv w:val="1"/>
      <w:marLeft w:val="0"/>
      <w:marRight w:val="0"/>
      <w:marTop w:val="0"/>
      <w:marBottom w:val="0"/>
      <w:divBdr>
        <w:top w:val="none" w:sz="0" w:space="0" w:color="auto"/>
        <w:left w:val="none" w:sz="0" w:space="0" w:color="auto"/>
        <w:bottom w:val="none" w:sz="0" w:space="0" w:color="auto"/>
        <w:right w:val="none" w:sz="0" w:space="0" w:color="auto"/>
      </w:divBdr>
    </w:div>
    <w:div w:id="275675511">
      <w:bodyDiv w:val="1"/>
      <w:marLeft w:val="0"/>
      <w:marRight w:val="0"/>
      <w:marTop w:val="0"/>
      <w:marBottom w:val="0"/>
      <w:divBdr>
        <w:top w:val="none" w:sz="0" w:space="0" w:color="auto"/>
        <w:left w:val="none" w:sz="0" w:space="0" w:color="auto"/>
        <w:bottom w:val="none" w:sz="0" w:space="0" w:color="auto"/>
        <w:right w:val="none" w:sz="0" w:space="0" w:color="auto"/>
      </w:divBdr>
    </w:div>
    <w:div w:id="277106431">
      <w:bodyDiv w:val="1"/>
      <w:marLeft w:val="0"/>
      <w:marRight w:val="0"/>
      <w:marTop w:val="0"/>
      <w:marBottom w:val="0"/>
      <w:divBdr>
        <w:top w:val="none" w:sz="0" w:space="0" w:color="auto"/>
        <w:left w:val="none" w:sz="0" w:space="0" w:color="auto"/>
        <w:bottom w:val="none" w:sz="0" w:space="0" w:color="auto"/>
        <w:right w:val="none" w:sz="0" w:space="0" w:color="auto"/>
      </w:divBdr>
    </w:div>
    <w:div w:id="277220960">
      <w:bodyDiv w:val="1"/>
      <w:marLeft w:val="0"/>
      <w:marRight w:val="0"/>
      <w:marTop w:val="0"/>
      <w:marBottom w:val="0"/>
      <w:divBdr>
        <w:top w:val="none" w:sz="0" w:space="0" w:color="auto"/>
        <w:left w:val="none" w:sz="0" w:space="0" w:color="auto"/>
        <w:bottom w:val="none" w:sz="0" w:space="0" w:color="auto"/>
        <w:right w:val="none" w:sz="0" w:space="0" w:color="auto"/>
      </w:divBdr>
    </w:div>
    <w:div w:id="279608319">
      <w:bodyDiv w:val="1"/>
      <w:marLeft w:val="0"/>
      <w:marRight w:val="0"/>
      <w:marTop w:val="0"/>
      <w:marBottom w:val="0"/>
      <w:divBdr>
        <w:top w:val="none" w:sz="0" w:space="0" w:color="auto"/>
        <w:left w:val="none" w:sz="0" w:space="0" w:color="auto"/>
        <w:bottom w:val="none" w:sz="0" w:space="0" w:color="auto"/>
        <w:right w:val="none" w:sz="0" w:space="0" w:color="auto"/>
      </w:divBdr>
    </w:div>
    <w:div w:id="282422716">
      <w:bodyDiv w:val="1"/>
      <w:marLeft w:val="0"/>
      <w:marRight w:val="0"/>
      <w:marTop w:val="0"/>
      <w:marBottom w:val="0"/>
      <w:divBdr>
        <w:top w:val="none" w:sz="0" w:space="0" w:color="auto"/>
        <w:left w:val="none" w:sz="0" w:space="0" w:color="auto"/>
        <w:bottom w:val="none" w:sz="0" w:space="0" w:color="auto"/>
        <w:right w:val="none" w:sz="0" w:space="0" w:color="auto"/>
      </w:divBdr>
    </w:div>
    <w:div w:id="283074999">
      <w:bodyDiv w:val="1"/>
      <w:marLeft w:val="0"/>
      <w:marRight w:val="0"/>
      <w:marTop w:val="0"/>
      <w:marBottom w:val="0"/>
      <w:divBdr>
        <w:top w:val="none" w:sz="0" w:space="0" w:color="auto"/>
        <w:left w:val="none" w:sz="0" w:space="0" w:color="auto"/>
        <w:bottom w:val="none" w:sz="0" w:space="0" w:color="auto"/>
        <w:right w:val="none" w:sz="0" w:space="0" w:color="auto"/>
      </w:divBdr>
    </w:div>
    <w:div w:id="285745524">
      <w:bodyDiv w:val="1"/>
      <w:marLeft w:val="0"/>
      <w:marRight w:val="0"/>
      <w:marTop w:val="0"/>
      <w:marBottom w:val="0"/>
      <w:divBdr>
        <w:top w:val="none" w:sz="0" w:space="0" w:color="auto"/>
        <w:left w:val="none" w:sz="0" w:space="0" w:color="auto"/>
        <w:bottom w:val="none" w:sz="0" w:space="0" w:color="auto"/>
        <w:right w:val="none" w:sz="0" w:space="0" w:color="auto"/>
      </w:divBdr>
    </w:div>
    <w:div w:id="287588996">
      <w:bodyDiv w:val="1"/>
      <w:marLeft w:val="0"/>
      <w:marRight w:val="0"/>
      <w:marTop w:val="0"/>
      <w:marBottom w:val="0"/>
      <w:divBdr>
        <w:top w:val="none" w:sz="0" w:space="0" w:color="auto"/>
        <w:left w:val="none" w:sz="0" w:space="0" w:color="auto"/>
        <w:bottom w:val="none" w:sz="0" w:space="0" w:color="auto"/>
        <w:right w:val="none" w:sz="0" w:space="0" w:color="auto"/>
      </w:divBdr>
    </w:div>
    <w:div w:id="287781210">
      <w:bodyDiv w:val="1"/>
      <w:marLeft w:val="0"/>
      <w:marRight w:val="0"/>
      <w:marTop w:val="0"/>
      <w:marBottom w:val="0"/>
      <w:divBdr>
        <w:top w:val="none" w:sz="0" w:space="0" w:color="auto"/>
        <w:left w:val="none" w:sz="0" w:space="0" w:color="auto"/>
        <w:bottom w:val="none" w:sz="0" w:space="0" w:color="auto"/>
        <w:right w:val="none" w:sz="0" w:space="0" w:color="auto"/>
      </w:divBdr>
    </w:div>
    <w:div w:id="288361682">
      <w:bodyDiv w:val="1"/>
      <w:marLeft w:val="0"/>
      <w:marRight w:val="0"/>
      <w:marTop w:val="0"/>
      <w:marBottom w:val="0"/>
      <w:divBdr>
        <w:top w:val="none" w:sz="0" w:space="0" w:color="auto"/>
        <w:left w:val="none" w:sz="0" w:space="0" w:color="auto"/>
        <w:bottom w:val="none" w:sz="0" w:space="0" w:color="auto"/>
        <w:right w:val="none" w:sz="0" w:space="0" w:color="auto"/>
      </w:divBdr>
    </w:div>
    <w:div w:id="289289393">
      <w:bodyDiv w:val="1"/>
      <w:marLeft w:val="0"/>
      <w:marRight w:val="0"/>
      <w:marTop w:val="0"/>
      <w:marBottom w:val="0"/>
      <w:divBdr>
        <w:top w:val="none" w:sz="0" w:space="0" w:color="auto"/>
        <w:left w:val="none" w:sz="0" w:space="0" w:color="auto"/>
        <w:bottom w:val="none" w:sz="0" w:space="0" w:color="auto"/>
        <w:right w:val="none" w:sz="0" w:space="0" w:color="auto"/>
      </w:divBdr>
      <w:divsChild>
        <w:div w:id="1367490254">
          <w:marLeft w:val="0"/>
          <w:marRight w:val="0"/>
          <w:marTop w:val="0"/>
          <w:marBottom w:val="0"/>
          <w:divBdr>
            <w:top w:val="none" w:sz="0" w:space="0" w:color="auto"/>
            <w:left w:val="none" w:sz="0" w:space="0" w:color="auto"/>
            <w:bottom w:val="none" w:sz="0" w:space="0" w:color="auto"/>
            <w:right w:val="none" w:sz="0" w:space="0" w:color="auto"/>
          </w:divBdr>
        </w:div>
      </w:divsChild>
    </w:div>
    <w:div w:id="291132286">
      <w:bodyDiv w:val="1"/>
      <w:marLeft w:val="0"/>
      <w:marRight w:val="0"/>
      <w:marTop w:val="0"/>
      <w:marBottom w:val="0"/>
      <w:divBdr>
        <w:top w:val="none" w:sz="0" w:space="0" w:color="auto"/>
        <w:left w:val="none" w:sz="0" w:space="0" w:color="auto"/>
        <w:bottom w:val="none" w:sz="0" w:space="0" w:color="auto"/>
        <w:right w:val="none" w:sz="0" w:space="0" w:color="auto"/>
      </w:divBdr>
    </w:div>
    <w:div w:id="291599672">
      <w:bodyDiv w:val="1"/>
      <w:marLeft w:val="0"/>
      <w:marRight w:val="0"/>
      <w:marTop w:val="0"/>
      <w:marBottom w:val="0"/>
      <w:divBdr>
        <w:top w:val="none" w:sz="0" w:space="0" w:color="auto"/>
        <w:left w:val="none" w:sz="0" w:space="0" w:color="auto"/>
        <w:bottom w:val="none" w:sz="0" w:space="0" w:color="auto"/>
        <w:right w:val="none" w:sz="0" w:space="0" w:color="auto"/>
      </w:divBdr>
    </w:div>
    <w:div w:id="291984037">
      <w:bodyDiv w:val="1"/>
      <w:marLeft w:val="0"/>
      <w:marRight w:val="0"/>
      <w:marTop w:val="0"/>
      <w:marBottom w:val="0"/>
      <w:divBdr>
        <w:top w:val="none" w:sz="0" w:space="0" w:color="auto"/>
        <w:left w:val="none" w:sz="0" w:space="0" w:color="auto"/>
        <w:bottom w:val="none" w:sz="0" w:space="0" w:color="auto"/>
        <w:right w:val="none" w:sz="0" w:space="0" w:color="auto"/>
      </w:divBdr>
    </w:div>
    <w:div w:id="292561283">
      <w:bodyDiv w:val="1"/>
      <w:marLeft w:val="0"/>
      <w:marRight w:val="0"/>
      <w:marTop w:val="0"/>
      <w:marBottom w:val="0"/>
      <w:divBdr>
        <w:top w:val="none" w:sz="0" w:space="0" w:color="auto"/>
        <w:left w:val="none" w:sz="0" w:space="0" w:color="auto"/>
        <w:bottom w:val="none" w:sz="0" w:space="0" w:color="auto"/>
        <w:right w:val="none" w:sz="0" w:space="0" w:color="auto"/>
      </w:divBdr>
    </w:div>
    <w:div w:id="292634483">
      <w:bodyDiv w:val="1"/>
      <w:marLeft w:val="0"/>
      <w:marRight w:val="0"/>
      <w:marTop w:val="0"/>
      <w:marBottom w:val="0"/>
      <w:divBdr>
        <w:top w:val="none" w:sz="0" w:space="0" w:color="auto"/>
        <w:left w:val="none" w:sz="0" w:space="0" w:color="auto"/>
        <w:bottom w:val="none" w:sz="0" w:space="0" w:color="auto"/>
        <w:right w:val="none" w:sz="0" w:space="0" w:color="auto"/>
      </w:divBdr>
    </w:div>
    <w:div w:id="293678949">
      <w:bodyDiv w:val="1"/>
      <w:marLeft w:val="0"/>
      <w:marRight w:val="0"/>
      <w:marTop w:val="0"/>
      <w:marBottom w:val="0"/>
      <w:divBdr>
        <w:top w:val="none" w:sz="0" w:space="0" w:color="auto"/>
        <w:left w:val="none" w:sz="0" w:space="0" w:color="auto"/>
        <w:bottom w:val="none" w:sz="0" w:space="0" w:color="auto"/>
        <w:right w:val="none" w:sz="0" w:space="0" w:color="auto"/>
      </w:divBdr>
    </w:div>
    <w:div w:id="294603762">
      <w:bodyDiv w:val="1"/>
      <w:marLeft w:val="0"/>
      <w:marRight w:val="0"/>
      <w:marTop w:val="0"/>
      <w:marBottom w:val="0"/>
      <w:divBdr>
        <w:top w:val="none" w:sz="0" w:space="0" w:color="auto"/>
        <w:left w:val="none" w:sz="0" w:space="0" w:color="auto"/>
        <w:bottom w:val="none" w:sz="0" w:space="0" w:color="auto"/>
        <w:right w:val="none" w:sz="0" w:space="0" w:color="auto"/>
      </w:divBdr>
    </w:div>
    <w:div w:id="294916567">
      <w:bodyDiv w:val="1"/>
      <w:marLeft w:val="0"/>
      <w:marRight w:val="0"/>
      <w:marTop w:val="0"/>
      <w:marBottom w:val="0"/>
      <w:divBdr>
        <w:top w:val="none" w:sz="0" w:space="0" w:color="auto"/>
        <w:left w:val="none" w:sz="0" w:space="0" w:color="auto"/>
        <w:bottom w:val="none" w:sz="0" w:space="0" w:color="auto"/>
        <w:right w:val="none" w:sz="0" w:space="0" w:color="auto"/>
      </w:divBdr>
    </w:div>
    <w:div w:id="295835807">
      <w:bodyDiv w:val="1"/>
      <w:marLeft w:val="0"/>
      <w:marRight w:val="0"/>
      <w:marTop w:val="0"/>
      <w:marBottom w:val="0"/>
      <w:divBdr>
        <w:top w:val="none" w:sz="0" w:space="0" w:color="auto"/>
        <w:left w:val="none" w:sz="0" w:space="0" w:color="auto"/>
        <w:bottom w:val="none" w:sz="0" w:space="0" w:color="auto"/>
        <w:right w:val="none" w:sz="0" w:space="0" w:color="auto"/>
      </w:divBdr>
    </w:div>
    <w:div w:id="298263018">
      <w:bodyDiv w:val="1"/>
      <w:marLeft w:val="0"/>
      <w:marRight w:val="0"/>
      <w:marTop w:val="0"/>
      <w:marBottom w:val="0"/>
      <w:divBdr>
        <w:top w:val="none" w:sz="0" w:space="0" w:color="auto"/>
        <w:left w:val="none" w:sz="0" w:space="0" w:color="auto"/>
        <w:bottom w:val="none" w:sz="0" w:space="0" w:color="auto"/>
        <w:right w:val="none" w:sz="0" w:space="0" w:color="auto"/>
      </w:divBdr>
    </w:div>
    <w:div w:id="298876298">
      <w:bodyDiv w:val="1"/>
      <w:marLeft w:val="0"/>
      <w:marRight w:val="0"/>
      <w:marTop w:val="0"/>
      <w:marBottom w:val="0"/>
      <w:divBdr>
        <w:top w:val="none" w:sz="0" w:space="0" w:color="auto"/>
        <w:left w:val="none" w:sz="0" w:space="0" w:color="auto"/>
        <w:bottom w:val="none" w:sz="0" w:space="0" w:color="auto"/>
        <w:right w:val="none" w:sz="0" w:space="0" w:color="auto"/>
      </w:divBdr>
    </w:div>
    <w:div w:id="299187646">
      <w:bodyDiv w:val="1"/>
      <w:marLeft w:val="0"/>
      <w:marRight w:val="0"/>
      <w:marTop w:val="0"/>
      <w:marBottom w:val="0"/>
      <w:divBdr>
        <w:top w:val="none" w:sz="0" w:space="0" w:color="auto"/>
        <w:left w:val="none" w:sz="0" w:space="0" w:color="auto"/>
        <w:bottom w:val="none" w:sz="0" w:space="0" w:color="auto"/>
        <w:right w:val="none" w:sz="0" w:space="0" w:color="auto"/>
      </w:divBdr>
    </w:div>
    <w:div w:id="301035143">
      <w:bodyDiv w:val="1"/>
      <w:marLeft w:val="0"/>
      <w:marRight w:val="0"/>
      <w:marTop w:val="0"/>
      <w:marBottom w:val="0"/>
      <w:divBdr>
        <w:top w:val="none" w:sz="0" w:space="0" w:color="auto"/>
        <w:left w:val="none" w:sz="0" w:space="0" w:color="auto"/>
        <w:bottom w:val="none" w:sz="0" w:space="0" w:color="auto"/>
        <w:right w:val="none" w:sz="0" w:space="0" w:color="auto"/>
      </w:divBdr>
    </w:div>
    <w:div w:id="302659159">
      <w:bodyDiv w:val="1"/>
      <w:marLeft w:val="0"/>
      <w:marRight w:val="0"/>
      <w:marTop w:val="0"/>
      <w:marBottom w:val="0"/>
      <w:divBdr>
        <w:top w:val="none" w:sz="0" w:space="0" w:color="auto"/>
        <w:left w:val="none" w:sz="0" w:space="0" w:color="auto"/>
        <w:bottom w:val="none" w:sz="0" w:space="0" w:color="auto"/>
        <w:right w:val="none" w:sz="0" w:space="0" w:color="auto"/>
      </w:divBdr>
    </w:div>
    <w:div w:id="303241508">
      <w:bodyDiv w:val="1"/>
      <w:marLeft w:val="0"/>
      <w:marRight w:val="0"/>
      <w:marTop w:val="0"/>
      <w:marBottom w:val="0"/>
      <w:divBdr>
        <w:top w:val="none" w:sz="0" w:space="0" w:color="auto"/>
        <w:left w:val="none" w:sz="0" w:space="0" w:color="auto"/>
        <w:bottom w:val="none" w:sz="0" w:space="0" w:color="auto"/>
        <w:right w:val="none" w:sz="0" w:space="0" w:color="auto"/>
      </w:divBdr>
    </w:div>
    <w:div w:id="304627312">
      <w:bodyDiv w:val="1"/>
      <w:marLeft w:val="0"/>
      <w:marRight w:val="0"/>
      <w:marTop w:val="0"/>
      <w:marBottom w:val="0"/>
      <w:divBdr>
        <w:top w:val="none" w:sz="0" w:space="0" w:color="auto"/>
        <w:left w:val="none" w:sz="0" w:space="0" w:color="auto"/>
        <w:bottom w:val="none" w:sz="0" w:space="0" w:color="auto"/>
        <w:right w:val="none" w:sz="0" w:space="0" w:color="auto"/>
      </w:divBdr>
    </w:div>
    <w:div w:id="306864256">
      <w:bodyDiv w:val="1"/>
      <w:marLeft w:val="0"/>
      <w:marRight w:val="0"/>
      <w:marTop w:val="0"/>
      <w:marBottom w:val="0"/>
      <w:divBdr>
        <w:top w:val="none" w:sz="0" w:space="0" w:color="auto"/>
        <w:left w:val="none" w:sz="0" w:space="0" w:color="auto"/>
        <w:bottom w:val="none" w:sz="0" w:space="0" w:color="auto"/>
        <w:right w:val="none" w:sz="0" w:space="0" w:color="auto"/>
      </w:divBdr>
    </w:div>
    <w:div w:id="311721132">
      <w:bodyDiv w:val="1"/>
      <w:marLeft w:val="0"/>
      <w:marRight w:val="0"/>
      <w:marTop w:val="0"/>
      <w:marBottom w:val="0"/>
      <w:divBdr>
        <w:top w:val="none" w:sz="0" w:space="0" w:color="auto"/>
        <w:left w:val="none" w:sz="0" w:space="0" w:color="auto"/>
        <w:bottom w:val="none" w:sz="0" w:space="0" w:color="auto"/>
        <w:right w:val="none" w:sz="0" w:space="0" w:color="auto"/>
      </w:divBdr>
    </w:div>
    <w:div w:id="314650791">
      <w:bodyDiv w:val="1"/>
      <w:marLeft w:val="0"/>
      <w:marRight w:val="0"/>
      <w:marTop w:val="0"/>
      <w:marBottom w:val="0"/>
      <w:divBdr>
        <w:top w:val="none" w:sz="0" w:space="0" w:color="auto"/>
        <w:left w:val="none" w:sz="0" w:space="0" w:color="auto"/>
        <w:bottom w:val="none" w:sz="0" w:space="0" w:color="auto"/>
        <w:right w:val="none" w:sz="0" w:space="0" w:color="auto"/>
      </w:divBdr>
    </w:div>
    <w:div w:id="314802162">
      <w:bodyDiv w:val="1"/>
      <w:marLeft w:val="0"/>
      <w:marRight w:val="0"/>
      <w:marTop w:val="0"/>
      <w:marBottom w:val="0"/>
      <w:divBdr>
        <w:top w:val="none" w:sz="0" w:space="0" w:color="auto"/>
        <w:left w:val="none" w:sz="0" w:space="0" w:color="auto"/>
        <w:bottom w:val="none" w:sz="0" w:space="0" w:color="auto"/>
        <w:right w:val="none" w:sz="0" w:space="0" w:color="auto"/>
      </w:divBdr>
    </w:div>
    <w:div w:id="315109641">
      <w:bodyDiv w:val="1"/>
      <w:marLeft w:val="0"/>
      <w:marRight w:val="0"/>
      <w:marTop w:val="0"/>
      <w:marBottom w:val="0"/>
      <w:divBdr>
        <w:top w:val="none" w:sz="0" w:space="0" w:color="auto"/>
        <w:left w:val="none" w:sz="0" w:space="0" w:color="auto"/>
        <w:bottom w:val="none" w:sz="0" w:space="0" w:color="auto"/>
        <w:right w:val="none" w:sz="0" w:space="0" w:color="auto"/>
      </w:divBdr>
    </w:div>
    <w:div w:id="315719225">
      <w:bodyDiv w:val="1"/>
      <w:marLeft w:val="0"/>
      <w:marRight w:val="0"/>
      <w:marTop w:val="0"/>
      <w:marBottom w:val="0"/>
      <w:divBdr>
        <w:top w:val="none" w:sz="0" w:space="0" w:color="auto"/>
        <w:left w:val="none" w:sz="0" w:space="0" w:color="auto"/>
        <w:bottom w:val="none" w:sz="0" w:space="0" w:color="auto"/>
        <w:right w:val="none" w:sz="0" w:space="0" w:color="auto"/>
      </w:divBdr>
    </w:div>
    <w:div w:id="316342604">
      <w:bodyDiv w:val="1"/>
      <w:marLeft w:val="0"/>
      <w:marRight w:val="0"/>
      <w:marTop w:val="0"/>
      <w:marBottom w:val="0"/>
      <w:divBdr>
        <w:top w:val="none" w:sz="0" w:space="0" w:color="auto"/>
        <w:left w:val="none" w:sz="0" w:space="0" w:color="auto"/>
        <w:bottom w:val="none" w:sz="0" w:space="0" w:color="auto"/>
        <w:right w:val="none" w:sz="0" w:space="0" w:color="auto"/>
      </w:divBdr>
    </w:div>
    <w:div w:id="316422878">
      <w:bodyDiv w:val="1"/>
      <w:marLeft w:val="0"/>
      <w:marRight w:val="0"/>
      <w:marTop w:val="0"/>
      <w:marBottom w:val="0"/>
      <w:divBdr>
        <w:top w:val="none" w:sz="0" w:space="0" w:color="auto"/>
        <w:left w:val="none" w:sz="0" w:space="0" w:color="auto"/>
        <w:bottom w:val="none" w:sz="0" w:space="0" w:color="auto"/>
        <w:right w:val="none" w:sz="0" w:space="0" w:color="auto"/>
      </w:divBdr>
    </w:div>
    <w:div w:id="317997777">
      <w:bodyDiv w:val="1"/>
      <w:marLeft w:val="0"/>
      <w:marRight w:val="0"/>
      <w:marTop w:val="0"/>
      <w:marBottom w:val="0"/>
      <w:divBdr>
        <w:top w:val="none" w:sz="0" w:space="0" w:color="auto"/>
        <w:left w:val="none" w:sz="0" w:space="0" w:color="auto"/>
        <w:bottom w:val="none" w:sz="0" w:space="0" w:color="auto"/>
        <w:right w:val="none" w:sz="0" w:space="0" w:color="auto"/>
      </w:divBdr>
    </w:div>
    <w:div w:id="318076960">
      <w:bodyDiv w:val="1"/>
      <w:marLeft w:val="0"/>
      <w:marRight w:val="0"/>
      <w:marTop w:val="0"/>
      <w:marBottom w:val="0"/>
      <w:divBdr>
        <w:top w:val="none" w:sz="0" w:space="0" w:color="auto"/>
        <w:left w:val="none" w:sz="0" w:space="0" w:color="auto"/>
        <w:bottom w:val="none" w:sz="0" w:space="0" w:color="auto"/>
        <w:right w:val="none" w:sz="0" w:space="0" w:color="auto"/>
      </w:divBdr>
    </w:div>
    <w:div w:id="321004870">
      <w:bodyDiv w:val="1"/>
      <w:marLeft w:val="0"/>
      <w:marRight w:val="0"/>
      <w:marTop w:val="0"/>
      <w:marBottom w:val="0"/>
      <w:divBdr>
        <w:top w:val="none" w:sz="0" w:space="0" w:color="auto"/>
        <w:left w:val="none" w:sz="0" w:space="0" w:color="auto"/>
        <w:bottom w:val="none" w:sz="0" w:space="0" w:color="auto"/>
        <w:right w:val="none" w:sz="0" w:space="0" w:color="auto"/>
      </w:divBdr>
    </w:div>
    <w:div w:id="322704952">
      <w:bodyDiv w:val="1"/>
      <w:marLeft w:val="0"/>
      <w:marRight w:val="0"/>
      <w:marTop w:val="0"/>
      <w:marBottom w:val="0"/>
      <w:divBdr>
        <w:top w:val="none" w:sz="0" w:space="0" w:color="auto"/>
        <w:left w:val="none" w:sz="0" w:space="0" w:color="auto"/>
        <w:bottom w:val="none" w:sz="0" w:space="0" w:color="auto"/>
        <w:right w:val="none" w:sz="0" w:space="0" w:color="auto"/>
      </w:divBdr>
    </w:div>
    <w:div w:id="323049375">
      <w:bodyDiv w:val="1"/>
      <w:marLeft w:val="0"/>
      <w:marRight w:val="0"/>
      <w:marTop w:val="0"/>
      <w:marBottom w:val="0"/>
      <w:divBdr>
        <w:top w:val="none" w:sz="0" w:space="0" w:color="auto"/>
        <w:left w:val="none" w:sz="0" w:space="0" w:color="auto"/>
        <w:bottom w:val="none" w:sz="0" w:space="0" w:color="auto"/>
        <w:right w:val="none" w:sz="0" w:space="0" w:color="auto"/>
      </w:divBdr>
    </w:div>
    <w:div w:id="326255200">
      <w:bodyDiv w:val="1"/>
      <w:marLeft w:val="0"/>
      <w:marRight w:val="0"/>
      <w:marTop w:val="0"/>
      <w:marBottom w:val="0"/>
      <w:divBdr>
        <w:top w:val="none" w:sz="0" w:space="0" w:color="auto"/>
        <w:left w:val="none" w:sz="0" w:space="0" w:color="auto"/>
        <w:bottom w:val="none" w:sz="0" w:space="0" w:color="auto"/>
        <w:right w:val="none" w:sz="0" w:space="0" w:color="auto"/>
      </w:divBdr>
    </w:div>
    <w:div w:id="327442395">
      <w:bodyDiv w:val="1"/>
      <w:marLeft w:val="0"/>
      <w:marRight w:val="0"/>
      <w:marTop w:val="0"/>
      <w:marBottom w:val="0"/>
      <w:divBdr>
        <w:top w:val="none" w:sz="0" w:space="0" w:color="auto"/>
        <w:left w:val="none" w:sz="0" w:space="0" w:color="auto"/>
        <w:bottom w:val="none" w:sz="0" w:space="0" w:color="auto"/>
        <w:right w:val="none" w:sz="0" w:space="0" w:color="auto"/>
      </w:divBdr>
    </w:div>
    <w:div w:id="330640894">
      <w:bodyDiv w:val="1"/>
      <w:marLeft w:val="0"/>
      <w:marRight w:val="0"/>
      <w:marTop w:val="0"/>
      <w:marBottom w:val="0"/>
      <w:divBdr>
        <w:top w:val="none" w:sz="0" w:space="0" w:color="auto"/>
        <w:left w:val="none" w:sz="0" w:space="0" w:color="auto"/>
        <w:bottom w:val="none" w:sz="0" w:space="0" w:color="auto"/>
        <w:right w:val="none" w:sz="0" w:space="0" w:color="auto"/>
      </w:divBdr>
    </w:div>
    <w:div w:id="332464195">
      <w:bodyDiv w:val="1"/>
      <w:marLeft w:val="0"/>
      <w:marRight w:val="0"/>
      <w:marTop w:val="0"/>
      <w:marBottom w:val="0"/>
      <w:divBdr>
        <w:top w:val="none" w:sz="0" w:space="0" w:color="auto"/>
        <w:left w:val="none" w:sz="0" w:space="0" w:color="auto"/>
        <w:bottom w:val="none" w:sz="0" w:space="0" w:color="auto"/>
        <w:right w:val="none" w:sz="0" w:space="0" w:color="auto"/>
      </w:divBdr>
    </w:div>
    <w:div w:id="332605159">
      <w:bodyDiv w:val="1"/>
      <w:marLeft w:val="0"/>
      <w:marRight w:val="0"/>
      <w:marTop w:val="0"/>
      <w:marBottom w:val="0"/>
      <w:divBdr>
        <w:top w:val="none" w:sz="0" w:space="0" w:color="auto"/>
        <w:left w:val="none" w:sz="0" w:space="0" w:color="auto"/>
        <w:bottom w:val="none" w:sz="0" w:space="0" w:color="auto"/>
        <w:right w:val="none" w:sz="0" w:space="0" w:color="auto"/>
      </w:divBdr>
    </w:div>
    <w:div w:id="333849150">
      <w:bodyDiv w:val="1"/>
      <w:marLeft w:val="0"/>
      <w:marRight w:val="0"/>
      <w:marTop w:val="0"/>
      <w:marBottom w:val="0"/>
      <w:divBdr>
        <w:top w:val="none" w:sz="0" w:space="0" w:color="auto"/>
        <w:left w:val="none" w:sz="0" w:space="0" w:color="auto"/>
        <w:bottom w:val="none" w:sz="0" w:space="0" w:color="auto"/>
        <w:right w:val="none" w:sz="0" w:space="0" w:color="auto"/>
      </w:divBdr>
    </w:div>
    <w:div w:id="333920041">
      <w:bodyDiv w:val="1"/>
      <w:marLeft w:val="0"/>
      <w:marRight w:val="0"/>
      <w:marTop w:val="0"/>
      <w:marBottom w:val="0"/>
      <w:divBdr>
        <w:top w:val="none" w:sz="0" w:space="0" w:color="auto"/>
        <w:left w:val="none" w:sz="0" w:space="0" w:color="auto"/>
        <w:bottom w:val="none" w:sz="0" w:space="0" w:color="auto"/>
        <w:right w:val="none" w:sz="0" w:space="0" w:color="auto"/>
      </w:divBdr>
    </w:div>
    <w:div w:id="334462362">
      <w:bodyDiv w:val="1"/>
      <w:marLeft w:val="0"/>
      <w:marRight w:val="0"/>
      <w:marTop w:val="0"/>
      <w:marBottom w:val="0"/>
      <w:divBdr>
        <w:top w:val="none" w:sz="0" w:space="0" w:color="auto"/>
        <w:left w:val="none" w:sz="0" w:space="0" w:color="auto"/>
        <w:bottom w:val="none" w:sz="0" w:space="0" w:color="auto"/>
        <w:right w:val="none" w:sz="0" w:space="0" w:color="auto"/>
      </w:divBdr>
    </w:div>
    <w:div w:id="334578051">
      <w:bodyDiv w:val="1"/>
      <w:marLeft w:val="0"/>
      <w:marRight w:val="0"/>
      <w:marTop w:val="0"/>
      <w:marBottom w:val="0"/>
      <w:divBdr>
        <w:top w:val="none" w:sz="0" w:space="0" w:color="auto"/>
        <w:left w:val="none" w:sz="0" w:space="0" w:color="auto"/>
        <w:bottom w:val="none" w:sz="0" w:space="0" w:color="auto"/>
        <w:right w:val="none" w:sz="0" w:space="0" w:color="auto"/>
      </w:divBdr>
    </w:div>
    <w:div w:id="337581981">
      <w:bodyDiv w:val="1"/>
      <w:marLeft w:val="0"/>
      <w:marRight w:val="0"/>
      <w:marTop w:val="0"/>
      <w:marBottom w:val="0"/>
      <w:divBdr>
        <w:top w:val="none" w:sz="0" w:space="0" w:color="auto"/>
        <w:left w:val="none" w:sz="0" w:space="0" w:color="auto"/>
        <w:bottom w:val="none" w:sz="0" w:space="0" w:color="auto"/>
        <w:right w:val="none" w:sz="0" w:space="0" w:color="auto"/>
      </w:divBdr>
    </w:div>
    <w:div w:id="338240364">
      <w:bodyDiv w:val="1"/>
      <w:marLeft w:val="0"/>
      <w:marRight w:val="0"/>
      <w:marTop w:val="0"/>
      <w:marBottom w:val="0"/>
      <w:divBdr>
        <w:top w:val="none" w:sz="0" w:space="0" w:color="auto"/>
        <w:left w:val="none" w:sz="0" w:space="0" w:color="auto"/>
        <w:bottom w:val="none" w:sz="0" w:space="0" w:color="auto"/>
        <w:right w:val="none" w:sz="0" w:space="0" w:color="auto"/>
      </w:divBdr>
    </w:div>
    <w:div w:id="338392828">
      <w:bodyDiv w:val="1"/>
      <w:marLeft w:val="0"/>
      <w:marRight w:val="0"/>
      <w:marTop w:val="0"/>
      <w:marBottom w:val="0"/>
      <w:divBdr>
        <w:top w:val="none" w:sz="0" w:space="0" w:color="auto"/>
        <w:left w:val="none" w:sz="0" w:space="0" w:color="auto"/>
        <w:bottom w:val="none" w:sz="0" w:space="0" w:color="auto"/>
        <w:right w:val="none" w:sz="0" w:space="0" w:color="auto"/>
      </w:divBdr>
    </w:div>
    <w:div w:id="341863606">
      <w:bodyDiv w:val="1"/>
      <w:marLeft w:val="0"/>
      <w:marRight w:val="0"/>
      <w:marTop w:val="0"/>
      <w:marBottom w:val="0"/>
      <w:divBdr>
        <w:top w:val="none" w:sz="0" w:space="0" w:color="auto"/>
        <w:left w:val="none" w:sz="0" w:space="0" w:color="auto"/>
        <w:bottom w:val="none" w:sz="0" w:space="0" w:color="auto"/>
        <w:right w:val="none" w:sz="0" w:space="0" w:color="auto"/>
      </w:divBdr>
    </w:div>
    <w:div w:id="341976662">
      <w:bodyDiv w:val="1"/>
      <w:marLeft w:val="0"/>
      <w:marRight w:val="0"/>
      <w:marTop w:val="0"/>
      <w:marBottom w:val="0"/>
      <w:divBdr>
        <w:top w:val="none" w:sz="0" w:space="0" w:color="auto"/>
        <w:left w:val="none" w:sz="0" w:space="0" w:color="auto"/>
        <w:bottom w:val="none" w:sz="0" w:space="0" w:color="auto"/>
        <w:right w:val="none" w:sz="0" w:space="0" w:color="auto"/>
      </w:divBdr>
    </w:div>
    <w:div w:id="342367992">
      <w:bodyDiv w:val="1"/>
      <w:marLeft w:val="0"/>
      <w:marRight w:val="0"/>
      <w:marTop w:val="0"/>
      <w:marBottom w:val="0"/>
      <w:divBdr>
        <w:top w:val="none" w:sz="0" w:space="0" w:color="auto"/>
        <w:left w:val="none" w:sz="0" w:space="0" w:color="auto"/>
        <w:bottom w:val="none" w:sz="0" w:space="0" w:color="auto"/>
        <w:right w:val="none" w:sz="0" w:space="0" w:color="auto"/>
      </w:divBdr>
    </w:div>
    <w:div w:id="343021530">
      <w:bodyDiv w:val="1"/>
      <w:marLeft w:val="0"/>
      <w:marRight w:val="0"/>
      <w:marTop w:val="0"/>
      <w:marBottom w:val="0"/>
      <w:divBdr>
        <w:top w:val="none" w:sz="0" w:space="0" w:color="auto"/>
        <w:left w:val="none" w:sz="0" w:space="0" w:color="auto"/>
        <w:bottom w:val="none" w:sz="0" w:space="0" w:color="auto"/>
        <w:right w:val="none" w:sz="0" w:space="0" w:color="auto"/>
      </w:divBdr>
    </w:div>
    <w:div w:id="343702334">
      <w:bodyDiv w:val="1"/>
      <w:marLeft w:val="0"/>
      <w:marRight w:val="0"/>
      <w:marTop w:val="0"/>
      <w:marBottom w:val="0"/>
      <w:divBdr>
        <w:top w:val="none" w:sz="0" w:space="0" w:color="auto"/>
        <w:left w:val="none" w:sz="0" w:space="0" w:color="auto"/>
        <w:bottom w:val="none" w:sz="0" w:space="0" w:color="auto"/>
        <w:right w:val="none" w:sz="0" w:space="0" w:color="auto"/>
      </w:divBdr>
    </w:div>
    <w:div w:id="344788131">
      <w:bodyDiv w:val="1"/>
      <w:marLeft w:val="0"/>
      <w:marRight w:val="0"/>
      <w:marTop w:val="0"/>
      <w:marBottom w:val="0"/>
      <w:divBdr>
        <w:top w:val="none" w:sz="0" w:space="0" w:color="auto"/>
        <w:left w:val="none" w:sz="0" w:space="0" w:color="auto"/>
        <w:bottom w:val="none" w:sz="0" w:space="0" w:color="auto"/>
        <w:right w:val="none" w:sz="0" w:space="0" w:color="auto"/>
      </w:divBdr>
    </w:div>
    <w:div w:id="347870197">
      <w:bodyDiv w:val="1"/>
      <w:marLeft w:val="0"/>
      <w:marRight w:val="0"/>
      <w:marTop w:val="0"/>
      <w:marBottom w:val="0"/>
      <w:divBdr>
        <w:top w:val="none" w:sz="0" w:space="0" w:color="auto"/>
        <w:left w:val="none" w:sz="0" w:space="0" w:color="auto"/>
        <w:bottom w:val="none" w:sz="0" w:space="0" w:color="auto"/>
        <w:right w:val="none" w:sz="0" w:space="0" w:color="auto"/>
      </w:divBdr>
    </w:div>
    <w:div w:id="347945241">
      <w:bodyDiv w:val="1"/>
      <w:marLeft w:val="0"/>
      <w:marRight w:val="0"/>
      <w:marTop w:val="0"/>
      <w:marBottom w:val="0"/>
      <w:divBdr>
        <w:top w:val="none" w:sz="0" w:space="0" w:color="auto"/>
        <w:left w:val="none" w:sz="0" w:space="0" w:color="auto"/>
        <w:bottom w:val="none" w:sz="0" w:space="0" w:color="auto"/>
        <w:right w:val="none" w:sz="0" w:space="0" w:color="auto"/>
      </w:divBdr>
    </w:div>
    <w:div w:id="353116267">
      <w:bodyDiv w:val="1"/>
      <w:marLeft w:val="0"/>
      <w:marRight w:val="0"/>
      <w:marTop w:val="0"/>
      <w:marBottom w:val="0"/>
      <w:divBdr>
        <w:top w:val="none" w:sz="0" w:space="0" w:color="auto"/>
        <w:left w:val="none" w:sz="0" w:space="0" w:color="auto"/>
        <w:bottom w:val="none" w:sz="0" w:space="0" w:color="auto"/>
        <w:right w:val="none" w:sz="0" w:space="0" w:color="auto"/>
      </w:divBdr>
    </w:div>
    <w:div w:id="357439116">
      <w:bodyDiv w:val="1"/>
      <w:marLeft w:val="0"/>
      <w:marRight w:val="0"/>
      <w:marTop w:val="0"/>
      <w:marBottom w:val="0"/>
      <w:divBdr>
        <w:top w:val="none" w:sz="0" w:space="0" w:color="auto"/>
        <w:left w:val="none" w:sz="0" w:space="0" w:color="auto"/>
        <w:bottom w:val="none" w:sz="0" w:space="0" w:color="auto"/>
        <w:right w:val="none" w:sz="0" w:space="0" w:color="auto"/>
      </w:divBdr>
    </w:div>
    <w:div w:id="359475208">
      <w:bodyDiv w:val="1"/>
      <w:marLeft w:val="0"/>
      <w:marRight w:val="0"/>
      <w:marTop w:val="0"/>
      <w:marBottom w:val="0"/>
      <w:divBdr>
        <w:top w:val="none" w:sz="0" w:space="0" w:color="auto"/>
        <w:left w:val="none" w:sz="0" w:space="0" w:color="auto"/>
        <w:bottom w:val="none" w:sz="0" w:space="0" w:color="auto"/>
        <w:right w:val="none" w:sz="0" w:space="0" w:color="auto"/>
      </w:divBdr>
    </w:div>
    <w:div w:id="360126994">
      <w:bodyDiv w:val="1"/>
      <w:marLeft w:val="0"/>
      <w:marRight w:val="0"/>
      <w:marTop w:val="0"/>
      <w:marBottom w:val="0"/>
      <w:divBdr>
        <w:top w:val="none" w:sz="0" w:space="0" w:color="auto"/>
        <w:left w:val="none" w:sz="0" w:space="0" w:color="auto"/>
        <w:bottom w:val="none" w:sz="0" w:space="0" w:color="auto"/>
        <w:right w:val="none" w:sz="0" w:space="0" w:color="auto"/>
      </w:divBdr>
    </w:div>
    <w:div w:id="360320931">
      <w:bodyDiv w:val="1"/>
      <w:marLeft w:val="0"/>
      <w:marRight w:val="0"/>
      <w:marTop w:val="0"/>
      <w:marBottom w:val="0"/>
      <w:divBdr>
        <w:top w:val="none" w:sz="0" w:space="0" w:color="auto"/>
        <w:left w:val="none" w:sz="0" w:space="0" w:color="auto"/>
        <w:bottom w:val="none" w:sz="0" w:space="0" w:color="auto"/>
        <w:right w:val="none" w:sz="0" w:space="0" w:color="auto"/>
      </w:divBdr>
    </w:div>
    <w:div w:id="360715565">
      <w:bodyDiv w:val="1"/>
      <w:marLeft w:val="0"/>
      <w:marRight w:val="0"/>
      <w:marTop w:val="0"/>
      <w:marBottom w:val="0"/>
      <w:divBdr>
        <w:top w:val="none" w:sz="0" w:space="0" w:color="auto"/>
        <w:left w:val="none" w:sz="0" w:space="0" w:color="auto"/>
        <w:bottom w:val="none" w:sz="0" w:space="0" w:color="auto"/>
        <w:right w:val="none" w:sz="0" w:space="0" w:color="auto"/>
      </w:divBdr>
    </w:div>
    <w:div w:id="361782496">
      <w:bodyDiv w:val="1"/>
      <w:marLeft w:val="0"/>
      <w:marRight w:val="0"/>
      <w:marTop w:val="0"/>
      <w:marBottom w:val="0"/>
      <w:divBdr>
        <w:top w:val="none" w:sz="0" w:space="0" w:color="auto"/>
        <w:left w:val="none" w:sz="0" w:space="0" w:color="auto"/>
        <w:bottom w:val="none" w:sz="0" w:space="0" w:color="auto"/>
        <w:right w:val="none" w:sz="0" w:space="0" w:color="auto"/>
      </w:divBdr>
    </w:div>
    <w:div w:id="362177104">
      <w:bodyDiv w:val="1"/>
      <w:marLeft w:val="0"/>
      <w:marRight w:val="0"/>
      <w:marTop w:val="0"/>
      <w:marBottom w:val="0"/>
      <w:divBdr>
        <w:top w:val="none" w:sz="0" w:space="0" w:color="auto"/>
        <w:left w:val="none" w:sz="0" w:space="0" w:color="auto"/>
        <w:bottom w:val="none" w:sz="0" w:space="0" w:color="auto"/>
        <w:right w:val="none" w:sz="0" w:space="0" w:color="auto"/>
      </w:divBdr>
    </w:div>
    <w:div w:id="362747789">
      <w:bodyDiv w:val="1"/>
      <w:marLeft w:val="0"/>
      <w:marRight w:val="0"/>
      <w:marTop w:val="0"/>
      <w:marBottom w:val="0"/>
      <w:divBdr>
        <w:top w:val="none" w:sz="0" w:space="0" w:color="auto"/>
        <w:left w:val="none" w:sz="0" w:space="0" w:color="auto"/>
        <w:bottom w:val="none" w:sz="0" w:space="0" w:color="auto"/>
        <w:right w:val="none" w:sz="0" w:space="0" w:color="auto"/>
      </w:divBdr>
    </w:div>
    <w:div w:id="362829828">
      <w:bodyDiv w:val="1"/>
      <w:marLeft w:val="0"/>
      <w:marRight w:val="0"/>
      <w:marTop w:val="0"/>
      <w:marBottom w:val="0"/>
      <w:divBdr>
        <w:top w:val="none" w:sz="0" w:space="0" w:color="auto"/>
        <w:left w:val="none" w:sz="0" w:space="0" w:color="auto"/>
        <w:bottom w:val="none" w:sz="0" w:space="0" w:color="auto"/>
        <w:right w:val="none" w:sz="0" w:space="0" w:color="auto"/>
      </w:divBdr>
      <w:divsChild>
        <w:div w:id="742223080">
          <w:marLeft w:val="0"/>
          <w:marRight w:val="0"/>
          <w:marTop w:val="0"/>
          <w:marBottom w:val="0"/>
          <w:divBdr>
            <w:top w:val="none" w:sz="0" w:space="0" w:color="auto"/>
            <w:left w:val="none" w:sz="0" w:space="0" w:color="auto"/>
            <w:bottom w:val="none" w:sz="0" w:space="0" w:color="auto"/>
            <w:right w:val="none" w:sz="0" w:space="0" w:color="auto"/>
          </w:divBdr>
          <w:divsChild>
            <w:div w:id="9339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5683">
      <w:bodyDiv w:val="1"/>
      <w:marLeft w:val="0"/>
      <w:marRight w:val="0"/>
      <w:marTop w:val="0"/>
      <w:marBottom w:val="0"/>
      <w:divBdr>
        <w:top w:val="none" w:sz="0" w:space="0" w:color="auto"/>
        <w:left w:val="none" w:sz="0" w:space="0" w:color="auto"/>
        <w:bottom w:val="none" w:sz="0" w:space="0" w:color="auto"/>
        <w:right w:val="none" w:sz="0" w:space="0" w:color="auto"/>
      </w:divBdr>
    </w:div>
    <w:div w:id="364328688">
      <w:bodyDiv w:val="1"/>
      <w:marLeft w:val="0"/>
      <w:marRight w:val="0"/>
      <w:marTop w:val="0"/>
      <w:marBottom w:val="0"/>
      <w:divBdr>
        <w:top w:val="none" w:sz="0" w:space="0" w:color="auto"/>
        <w:left w:val="none" w:sz="0" w:space="0" w:color="auto"/>
        <w:bottom w:val="none" w:sz="0" w:space="0" w:color="auto"/>
        <w:right w:val="none" w:sz="0" w:space="0" w:color="auto"/>
      </w:divBdr>
    </w:div>
    <w:div w:id="365368799">
      <w:bodyDiv w:val="1"/>
      <w:marLeft w:val="0"/>
      <w:marRight w:val="0"/>
      <w:marTop w:val="0"/>
      <w:marBottom w:val="0"/>
      <w:divBdr>
        <w:top w:val="none" w:sz="0" w:space="0" w:color="auto"/>
        <w:left w:val="none" w:sz="0" w:space="0" w:color="auto"/>
        <w:bottom w:val="none" w:sz="0" w:space="0" w:color="auto"/>
        <w:right w:val="none" w:sz="0" w:space="0" w:color="auto"/>
      </w:divBdr>
      <w:divsChild>
        <w:div w:id="547692216">
          <w:marLeft w:val="0"/>
          <w:marRight w:val="0"/>
          <w:marTop w:val="0"/>
          <w:marBottom w:val="0"/>
          <w:divBdr>
            <w:top w:val="none" w:sz="0" w:space="0" w:color="auto"/>
            <w:left w:val="none" w:sz="0" w:space="0" w:color="auto"/>
            <w:bottom w:val="none" w:sz="0" w:space="0" w:color="auto"/>
            <w:right w:val="none" w:sz="0" w:space="0" w:color="auto"/>
          </w:divBdr>
          <w:divsChild>
            <w:div w:id="360975755">
              <w:marLeft w:val="0"/>
              <w:marRight w:val="0"/>
              <w:marTop w:val="0"/>
              <w:marBottom w:val="0"/>
              <w:divBdr>
                <w:top w:val="none" w:sz="0" w:space="0" w:color="auto"/>
                <w:left w:val="none" w:sz="0" w:space="0" w:color="auto"/>
                <w:bottom w:val="none" w:sz="0" w:space="0" w:color="auto"/>
                <w:right w:val="none" w:sz="0" w:space="0" w:color="auto"/>
              </w:divBdr>
              <w:divsChild>
                <w:div w:id="415790302">
                  <w:marLeft w:val="0"/>
                  <w:marRight w:val="0"/>
                  <w:marTop w:val="0"/>
                  <w:marBottom w:val="0"/>
                  <w:divBdr>
                    <w:top w:val="single" w:sz="8" w:space="0" w:color="D5DADD"/>
                    <w:left w:val="single" w:sz="8" w:space="0" w:color="D5DADD"/>
                    <w:bottom w:val="single" w:sz="8" w:space="0" w:color="D5DADD"/>
                    <w:right w:val="single" w:sz="8" w:space="0" w:color="D5DADD"/>
                  </w:divBdr>
                  <w:divsChild>
                    <w:div w:id="1565994675">
                      <w:marLeft w:val="0"/>
                      <w:marRight w:val="0"/>
                      <w:marTop w:val="0"/>
                      <w:marBottom w:val="0"/>
                      <w:divBdr>
                        <w:top w:val="none" w:sz="0" w:space="0" w:color="auto"/>
                        <w:left w:val="none" w:sz="0" w:space="0" w:color="auto"/>
                        <w:bottom w:val="none" w:sz="0" w:space="0" w:color="auto"/>
                        <w:right w:val="none" w:sz="0" w:space="0" w:color="auto"/>
                      </w:divBdr>
                      <w:divsChild>
                        <w:div w:id="1462268558">
                          <w:marLeft w:val="0"/>
                          <w:marRight w:val="0"/>
                          <w:marTop w:val="0"/>
                          <w:marBottom w:val="0"/>
                          <w:divBdr>
                            <w:top w:val="none" w:sz="0" w:space="0" w:color="auto"/>
                            <w:left w:val="none" w:sz="0" w:space="0" w:color="auto"/>
                            <w:bottom w:val="none" w:sz="0" w:space="0" w:color="auto"/>
                            <w:right w:val="none" w:sz="0" w:space="0" w:color="auto"/>
                          </w:divBdr>
                          <w:divsChild>
                            <w:div w:id="4542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1417">
          <w:marLeft w:val="0"/>
          <w:marRight w:val="0"/>
          <w:marTop w:val="0"/>
          <w:marBottom w:val="0"/>
          <w:divBdr>
            <w:top w:val="none" w:sz="0" w:space="0" w:color="auto"/>
            <w:left w:val="none" w:sz="0" w:space="0" w:color="auto"/>
            <w:bottom w:val="none" w:sz="0" w:space="0" w:color="auto"/>
            <w:right w:val="none" w:sz="0" w:space="0" w:color="auto"/>
          </w:divBdr>
          <w:divsChild>
            <w:div w:id="641619279">
              <w:marLeft w:val="0"/>
              <w:marRight w:val="0"/>
              <w:marTop w:val="0"/>
              <w:marBottom w:val="0"/>
              <w:divBdr>
                <w:top w:val="none" w:sz="0" w:space="0" w:color="auto"/>
                <w:left w:val="none" w:sz="0" w:space="0" w:color="auto"/>
                <w:bottom w:val="none" w:sz="0" w:space="0" w:color="auto"/>
                <w:right w:val="none" w:sz="0" w:space="0" w:color="auto"/>
              </w:divBdr>
              <w:divsChild>
                <w:div w:id="690649918">
                  <w:marLeft w:val="0"/>
                  <w:marRight w:val="0"/>
                  <w:marTop w:val="0"/>
                  <w:marBottom w:val="0"/>
                  <w:divBdr>
                    <w:top w:val="single" w:sz="8" w:space="0" w:color="D5DADD"/>
                    <w:left w:val="single" w:sz="8" w:space="0" w:color="D5DADD"/>
                    <w:bottom w:val="single" w:sz="8" w:space="0" w:color="D5DADD"/>
                    <w:right w:val="single" w:sz="8" w:space="0" w:color="D5DADD"/>
                  </w:divBdr>
                  <w:divsChild>
                    <w:div w:id="687635612">
                      <w:marLeft w:val="0"/>
                      <w:marRight w:val="0"/>
                      <w:marTop w:val="0"/>
                      <w:marBottom w:val="0"/>
                      <w:divBdr>
                        <w:top w:val="none" w:sz="0" w:space="0" w:color="auto"/>
                        <w:left w:val="none" w:sz="0" w:space="0" w:color="auto"/>
                        <w:bottom w:val="none" w:sz="0" w:space="0" w:color="auto"/>
                        <w:right w:val="none" w:sz="0" w:space="0" w:color="auto"/>
                      </w:divBdr>
                      <w:divsChild>
                        <w:div w:id="1382244967">
                          <w:marLeft w:val="0"/>
                          <w:marRight w:val="0"/>
                          <w:marTop w:val="0"/>
                          <w:marBottom w:val="0"/>
                          <w:divBdr>
                            <w:top w:val="none" w:sz="0" w:space="0" w:color="auto"/>
                            <w:left w:val="none" w:sz="0" w:space="0" w:color="auto"/>
                            <w:bottom w:val="none" w:sz="0" w:space="0" w:color="auto"/>
                            <w:right w:val="none" w:sz="0" w:space="0" w:color="auto"/>
                          </w:divBdr>
                          <w:divsChild>
                            <w:div w:id="1429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4531">
      <w:bodyDiv w:val="1"/>
      <w:marLeft w:val="0"/>
      <w:marRight w:val="0"/>
      <w:marTop w:val="0"/>
      <w:marBottom w:val="0"/>
      <w:divBdr>
        <w:top w:val="none" w:sz="0" w:space="0" w:color="auto"/>
        <w:left w:val="none" w:sz="0" w:space="0" w:color="auto"/>
        <w:bottom w:val="none" w:sz="0" w:space="0" w:color="auto"/>
        <w:right w:val="none" w:sz="0" w:space="0" w:color="auto"/>
      </w:divBdr>
      <w:divsChild>
        <w:div w:id="950362266">
          <w:marLeft w:val="0"/>
          <w:marRight w:val="0"/>
          <w:marTop w:val="0"/>
          <w:marBottom w:val="0"/>
          <w:divBdr>
            <w:top w:val="none" w:sz="0" w:space="0" w:color="auto"/>
            <w:left w:val="none" w:sz="0" w:space="0" w:color="auto"/>
            <w:bottom w:val="none" w:sz="0" w:space="0" w:color="auto"/>
            <w:right w:val="none" w:sz="0" w:space="0" w:color="auto"/>
          </w:divBdr>
          <w:divsChild>
            <w:div w:id="643117568">
              <w:marLeft w:val="0"/>
              <w:marRight w:val="0"/>
              <w:marTop w:val="0"/>
              <w:marBottom w:val="0"/>
              <w:divBdr>
                <w:top w:val="none" w:sz="0" w:space="0" w:color="auto"/>
                <w:left w:val="none" w:sz="0" w:space="0" w:color="auto"/>
                <w:bottom w:val="none" w:sz="0" w:space="0" w:color="auto"/>
                <w:right w:val="none" w:sz="0" w:space="0" w:color="auto"/>
              </w:divBdr>
              <w:divsChild>
                <w:div w:id="1752198196">
                  <w:marLeft w:val="0"/>
                  <w:marRight w:val="0"/>
                  <w:marTop w:val="0"/>
                  <w:marBottom w:val="0"/>
                  <w:divBdr>
                    <w:top w:val="single" w:sz="8" w:space="0" w:color="D5DADD"/>
                    <w:left w:val="single" w:sz="8" w:space="0" w:color="D5DADD"/>
                    <w:bottom w:val="single" w:sz="8" w:space="0" w:color="D5DADD"/>
                    <w:right w:val="single" w:sz="8" w:space="0" w:color="D5DADD"/>
                  </w:divBdr>
                  <w:divsChild>
                    <w:div w:id="55933173">
                      <w:marLeft w:val="0"/>
                      <w:marRight w:val="0"/>
                      <w:marTop w:val="0"/>
                      <w:marBottom w:val="0"/>
                      <w:divBdr>
                        <w:top w:val="none" w:sz="0" w:space="0" w:color="auto"/>
                        <w:left w:val="none" w:sz="0" w:space="0" w:color="auto"/>
                        <w:bottom w:val="none" w:sz="0" w:space="0" w:color="auto"/>
                        <w:right w:val="none" w:sz="0" w:space="0" w:color="auto"/>
                      </w:divBdr>
                      <w:divsChild>
                        <w:div w:id="1794203761">
                          <w:marLeft w:val="0"/>
                          <w:marRight w:val="0"/>
                          <w:marTop w:val="0"/>
                          <w:marBottom w:val="0"/>
                          <w:divBdr>
                            <w:top w:val="none" w:sz="0" w:space="0" w:color="auto"/>
                            <w:left w:val="none" w:sz="0" w:space="0" w:color="auto"/>
                            <w:bottom w:val="none" w:sz="0" w:space="0" w:color="auto"/>
                            <w:right w:val="none" w:sz="0" w:space="0" w:color="auto"/>
                          </w:divBdr>
                          <w:divsChild>
                            <w:div w:id="2846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91007">
      <w:bodyDiv w:val="1"/>
      <w:marLeft w:val="0"/>
      <w:marRight w:val="0"/>
      <w:marTop w:val="0"/>
      <w:marBottom w:val="0"/>
      <w:divBdr>
        <w:top w:val="none" w:sz="0" w:space="0" w:color="auto"/>
        <w:left w:val="none" w:sz="0" w:space="0" w:color="auto"/>
        <w:bottom w:val="none" w:sz="0" w:space="0" w:color="auto"/>
        <w:right w:val="none" w:sz="0" w:space="0" w:color="auto"/>
      </w:divBdr>
    </w:div>
    <w:div w:id="367028552">
      <w:bodyDiv w:val="1"/>
      <w:marLeft w:val="0"/>
      <w:marRight w:val="0"/>
      <w:marTop w:val="0"/>
      <w:marBottom w:val="0"/>
      <w:divBdr>
        <w:top w:val="none" w:sz="0" w:space="0" w:color="auto"/>
        <w:left w:val="none" w:sz="0" w:space="0" w:color="auto"/>
        <w:bottom w:val="none" w:sz="0" w:space="0" w:color="auto"/>
        <w:right w:val="none" w:sz="0" w:space="0" w:color="auto"/>
      </w:divBdr>
    </w:div>
    <w:div w:id="367604656">
      <w:bodyDiv w:val="1"/>
      <w:marLeft w:val="0"/>
      <w:marRight w:val="0"/>
      <w:marTop w:val="0"/>
      <w:marBottom w:val="0"/>
      <w:divBdr>
        <w:top w:val="none" w:sz="0" w:space="0" w:color="auto"/>
        <w:left w:val="none" w:sz="0" w:space="0" w:color="auto"/>
        <w:bottom w:val="none" w:sz="0" w:space="0" w:color="auto"/>
        <w:right w:val="none" w:sz="0" w:space="0" w:color="auto"/>
      </w:divBdr>
    </w:div>
    <w:div w:id="368266157">
      <w:bodyDiv w:val="1"/>
      <w:marLeft w:val="0"/>
      <w:marRight w:val="0"/>
      <w:marTop w:val="0"/>
      <w:marBottom w:val="0"/>
      <w:divBdr>
        <w:top w:val="none" w:sz="0" w:space="0" w:color="auto"/>
        <w:left w:val="none" w:sz="0" w:space="0" w:color="auto"/>
        <w:bottom w:val="none" w:sz="0" w:space="0" w:color="auto"/>
        <w:right w:val="none" w:sz="0" w:space="0" w:color="auto"/>
      </w:divBdr>
    </w:div>
    <w:div w:id="369187414">
      <w:bodyDiv w:val="1"/>
      <w:marLeft w:val="0"/>
      <w:marRight w:val="0"/>
      <w:marTop w:val="0"/>
      <w:marBottom w:val="0"/>
      <w:divBdr>
        <w:top w:val="none" w:sz="0" w:space="0" w:color="auto"/>
        <w:left w:val="none" w:sz="0" w:space="0" w:color="auto"/>
        <w:bottom w:val="none" w:sz="0" w:space="0" w:color="auto"/>
        <w:right w:val="none" w:sz="0" w:space="0" w:color="auto"/>
      </w:divBdr>
    </w:div>
    <w:div w:id="369382574">
      <w:bodyDiv w:val="1"/>
      <w:marLeft w:val="0"/>
      <w:marRight w:val="0"/>
      <w:marTop w:val="0"/>
      <w:marBottom w:val="0"/>
      <w:divBdr>
        <w:top w:val="none" w:sz="0" w:space="0" w:color="auto"/>
        <w:left w:val="none" w:sz="0" w:space="0" w:color="auto"/>
        <w:bottom w:val="none" w:sz="0" w:space="0" w:color="auto"/>
        <w:right w:val="none" w:sz="0" w:space="0" w:color="auto"/>
      </w:divBdr>
    </w:div>
    <w:div w:id="372123875">
      <w:bodyDiv w:val="1"/>
      <w:marLeft w:val="0"/>
      <w:marRight w:val="0"/>
      <w:marTop w:val="0"/>
      <w:marBottom w:val="0"/>
      <w:divBdr>
        <w:top w:val="none" w:sz="0" w:space="0" w:color="auto"/>
        <w:left w:val="none" w:sz="0" w:space="0" w:color="auto"/>
        <w:bottom w:val="none" w:sz="0" w:space="0" w:color="auto"/>
        <w:right w:val="none" w:sz="0" w:space="0" w:color="auto"/>
      </w:divBdr>
    </w:div>
    <w:div w:id="374235991">
      <w:bodyDiv w:val="1"/>
      <w:marLeft w:val="0"/>
      <w:marRight w:val="0"/>
      <w:marTop w:val="0"/>
      <w:marBottom w:val="0"/>
      <w:divBdr>
        <w:top w:val="none" w:sz="0" w:space="0" w:color="auto"/>
        <w:left w:val="none" w:sz="0" w:space="0" w:color="auto"/>
        <w:bottom w:val="none" w:sz="0" w:space="0" w:color="auto"/>
        <w:right w:val="none" w:sz="0" w:space="0" w:color="auto"/>
      </w:divBdr>
    </w:div>
    <w:div w:id="375546811">
      <w:bodyDiv w:val="1"/>
      <w:marLeft w:val="0"/>
      <w:marRight w:val="0"/>
      <w:marTop w:val="0"/>
      <w:marBottom w:val="0"/>
      <w:divBdr>
        <w:top w:val="none" w:sz="0" w:space="0" w:color="auto"/>
        <w:left w:val="none" w:sz="0" w:space="0" w:color="auto"/>
        <w:bottom w:val="none" w:sz="0" w:space="0" w:color="auto"/>
        <w:right w:val="none" w:sz="0" w:space="0" w:color="auto"/>
      </w:divBdr>
    </w:div>
    <w:div w:id="377364347">
      <w:bodyDiv w:val="1"/>
      <w:marLeft w:val="0"/>
      <w:marRight w:val="0"/>
      <w:marTop w:val="0"/>
      <w:marBottom w:val="0"/>
      <w:divBdr>
        <w:top w:val="none" w:sz="0" w:space="0" w:color="auto"/>
        <w:left w:val="none" w:sz="0" w:space="0" w:color="auto"/>
        <w:bottom w:val="none" w:sz="0" w:space="0" w:color="auto"/>
        <w:right w:val="none" w:sz="0" w:space="0" w:color="auto"/>
      </w:divBdr>
    </w:div>
    <w:div w:id="377780071">
      <w:bodyDiv w:val="1"/>
      <w:marLeft w:val="0"/>
      <w:marRight w:val="0"/>
      <w:marTop w:val="0"/>
      <w:marBottom w:val="0"/>
      <w:divBdr>
        <w:top w:val="none" w:sz="0" w:space="0" w:color="auto"/>
        <w:left w:val="none" w:sz="0" w:space="0" w:color="auto"/>
        <w:bottom w:val="none" w:sz="0" w:space="0" w:color="auto"/>
        <w:right w:val="none" w:sz="0" w:space="0" w:color="auto"/>
      </w:divBdr>
    </w:div>
    <w:div w:id="378214870">
      <w:bodyDiv w:val="1"/>
      <w:marLeft w:val="0"/>
      <w:marRight w:val="0"/>
      <w:marTop w:val="0"/>
      <w:marBottom w:val="0"/>
      <w:divBdr>
        <w:top w:val="none" w:sz="0" w:space="0" w:color="auto"/>
        <w:left w:val="none" w:sz="0" w:space="0" w:color="auto"/>
        <w:bottom w:val="none" w:sz="0" w:space="0" w:color="auto"/>
        <w:right w:val="none" w:sz="0" w:space="0" w:color="auto"/>
      </w:divBdr>
    </w:div>
    <w:div w:id="378633456">
      <w:bodyDiv w:val="1"/>
      <w:marLeft w:val="0"/>
      <w:marRight w:val="0"/>
      <w:marTop w:val="0"/>
      <w:marBottom w:val="0"/>
      <w:divBdr>
        <w:top w:val="none" w:sz="0" w:space="0" w:color="auto"/>
        <w:left w:val="none" w:sz="0" w:space="0" w:color="auto"/>
        <w:bottom w:val="none" w:sz="0" w:space="0" w:color="auto"/>
        <w:right w:val="none" w:sz="0" w:space="0" w:color="auto"/>
      </w:divBdr>
    </w:div>
    <w:div w:id="379017369">
      <w:bodyDiv w:val="1"/>
      <w:marLeft w:val="0"/>
      <w:marRight w:val="0"/>
      <w:marTop w:val="0"/>
      <w:marBottom w:val="0"/>
      <w:divBdr>
        <w:top w:val="none" w:sz="0" w:space="0" w:color="auto"/>
        <w:left w:val="none" w:sz="0" w:space="0" w:color="auto"/>
        <w:bottom w:val="none" w:sz="0" w:space="0" w:color="auto"/>
        <w:right w:val="none" w:sz="0" w:space="0" w:color="auto"/>
      </w:divBdr>
    </w:div>
    <w:div w:id="380204490">
      <w:bodyDiv w:val="1"/>
      <w:marLeft w:val="0"/>
      <w:marRight w:val="0"/>
      <w:marTop w:val="0"/>
      <w:marBottom w:val="0"/>
      <w:divBdr>
        <w:top w:val="none" w:sz="0" w:space="0" w:color="auto"/>
        <w:left w:val="none" w:sz="0" w:space="0" w:color="auto"/>
        <w:bottom w:val="none" w:sz="0" w:space="0" w:color="auto"/>
        <w:right w:val="none" w:sz="0" w:space="0" w:color="auto"/>
      </w:divBdr>
    </w:div>
    <w:div w:id="380253387">
      <w:bodyDiv w:val="1"/>
      <w:marLeft w:val="0"/>
      <w:marRight w:val="0"/>
      <w:marTop w:val="0"/>
      <w:marBottom w:val="0"/>
      <w:divBdr>
        <w:top w:val="none" w:sz="0" w:space="0" w:color="auto"/>
        <w:left w:val="none" w:sz="0" w:space="0" w:color="auto"/>
        <w:bottom w:val="none" w:sz="0" w:space="0" w:color="auto"/>
        <w:right w:val="none" w:sz="0" w:space="0" w:color="auto"/>
      </w:divBdr>
    </w:div>
    <w:div w:id="381371629">
      <w:bodyDiv w:val="1"/>
      <w:marLeft w:val="0"/>
      <w:marRight w:val="0"/>
      <w:marTop w:val="0"/>
      <w:marBottom w:val="0"/>
      <w:divBdr>
        <w:top w:val="none" w:sz="0" w:space="0" w:color="auto"/>
        <w:left w:val="none" w:sz="0" w:space="0" w:color="auto"/>
        <w:bottom w:val="none" w:sz="0" w:space="0" w:color="auto"/>
        <w:right w:val="none" w:sz="0" w:space="0" w:color="auto"/>
      </w:divBdr>
    </w:div>
    <w:div w:id="382098851">
      <w:bodyDiv w:val="1"/>
      <w:marLeft w:val="0"/>
      <w:marRight w:val="0"/>
      <w:marTop w:val="0"/>
      <w:marBottom w:val="0"/>
      <w:divBdr>
        <w:top w:val="none" w:sz="0" w:space="0" w:color="auto"/>
        <w:left w:val="none" w:sz="0" w:space="0" w:color="auto"/>
        <w:bottom w:val="none" w:sz="0" w:space="0" w:color="auto"/>
        <w:right w:val="none" w:sz="0" w:space="0" w:color="auto"/>
      </w:divBdr>
    </w:div>
    <w:div w:id="383649398">
      <w:bodyDiv w:val="1"/>
      <w:marLeft w:val="0"/>
      <w:marRight w:val="0"/>
      <w:marTop w:val="0"/>
      <w:marBottom w:val="0"/>
      <w:divBdr>
        <w:top w:val="none" w:sz="0" w:space="0" w:color="auto"/>
        <w:left w:val="none" w:sz="0" w:space="0" w:color="auto"/>
        <w:bottom w:val="none" w:sz="0" w:space="0" w:color="auto"/>
        <w:right w:val="none" w:sz="0" w:space="0" w:color="auto"/>
      </w:divBdr>
    </w:div>
    <w:div w:id="385107376">
      <w:bodyDiv w:val="1"/>
      <w:marLeft w:val="0"/>
      <w:marRight w:val="0"/>
      <w:marTop w:val="0"/>
      <w:marBottom w:val="0"/>
      <w:divBdr>
        <w:top w:val="none" w:sz="0" w:space="0" w:color="auto"/>
        <w:left w:val="none" w:sz="0" w:space="0" w:color="auto"/>
        <w:bottom w:val="none" w:sz="0" w:space="0" w:color="auto"/>
        <w:right w:val="none" w:sz="0" w:space="0" w:color="auto"/>
      </w:divBdr>
    </w:div>
    <w:div w:id="385420014">
      <w:bodyDiv w:val="1"/>
      <w:marLeft w:val="0"/>
      <w:marRight w:val="0"/>
      <w:marTop w:val="0"/>
      <w:marBottom w:val="0"/>
      <w:divBdr>
        <w:top w:val="none" w:sz="0" w:space="0" w:color="auto"/>
        <w:left w:val="none" w:sz="0" w:space="0" w:color="auto"/>
        <w:bottom w:val="none" w:sz="0" w:space="0" w:color="auto"/>
        <w:right w:val="none" w:sz="0" w:space="0" w:color="auto"/>
      </w:divBdr>
    </w:div>
    <w:div w:id="387530638">
      <w:bodyDiv w:val="1"/>
      <w:marLeft w:val="0"/>
      <w:marRight w:val="0"/>
      <w:marTop w:val="0"/>
      <w:marBottom w:val="0"/>
      <w:divBdr>
        <w:top w:val="none" w:sz="0" w:space="0" w:color="auto"/>
        <w:left w:val="none" w:sz="0" w:space="0" w:color="auto"/>
        <w:bottom w:val="none" w:sz="0" w:space="0" w:color="auto"/>
        <w:right w:val="none" w:sz="0" w:space="0" w:color="auto"/>
      </w:divBdr>
    </w:div>
    <w:div w:id="389036323">
      <w:bodyDiv w:val="1"/>
      <w:marLeft w:val="0"/>
      <w:marRight w:val="0"/>
      <w:marTop w:val="0"/>
      <w:marBottom w:val="0"/>
      <w:divBdr>
        <w:top w:val="none" w:sz="0" w:space="0" w:color="auto"/>
        <w:left w:val="none" w:sz="0" w:space="0" w:color="auto"/>
        <w:bottom w:val="none" w:sz="0" w:space="0" w:color="auto"/>
        <w:right w:val="none" w:sz="0" w:space="0" w:color="auto"/>
      </w:divBdr>
    </w:div>
    <w:div w:id="389574096">
      <w:bodyDiv w:val="1"/>
      <w:marLeft w:val="0"/>
      <w:marRight w:val="0"/>
      <w:marTop w:val="0"/>
      <w:marBottom w:val="0"/>
      <w:divBdr>
        <w:top w:val="none" w:sz="0" w:space="0" w:color="auto"/>
        <w:left w:val="none" w:sz="0" w:space="0" w:color="auto"/>
        <w:bottom w:val="none" w:sz="0" w:space="0" w:color="auto"/>
        <w:right w:val="none" w:sz="0" w:space="0" w:color="auto"/>
      </w:divBdr>
    </w:div>
    <w:div w:id="390353230">
      <w:bodyDiv w:val="1"/>
      <w:marLeft w:val="0"/>
      <w:marRight w:val="0"/>
      <w:marTop w:val="0"/>
      <w:marBottom w:val="0"/>
      <w:divBdr>
        <w:top w:val="none" w:sz="0" w:space="0" w:color="auto"/>
        <w:left w:val="none" w:sz="0" w:space="0" w:color="auto"/>
        <w:bottom w:val="none" w:sz="0" w:space="0" w:color="auto"/>
        <w:right w:val="none" w:sz="0" w:space="0" w:color="auto"/>
      </w:divBdr>
    </w:div>
    <w:div w:id="390661086">
      <w:bodyDiv w:val="1"/>
      <w:marLeft w:val="0"/>
      <w:marRight w:val="0"/>
      <w:marTop w:val="0"/>
      <w:marBottom w:val="0"/>
      <w:divBdr>
        <w:top w:val="none" w:sz="0" w:space="0" w:color="auto"/>
        <w:left w:val="none" w:sz="0" w:space="0" w:color="auto"/>
        <w:bottom w:val="none" w:sz="0" w:space="0" w:color="auto"/>
        <w:right w:val="none" w:sz="0" w:space="0" w:color="auto"/>
      </w:divBdr>
    </w:div>
    <w:div w:id="393815912">
      <w:bodyDiv w:val="1"/>
      <w:marLeft w:val="0"/>
      <w:marRight w:val="0"/>
      <w:marTop w:val="0"/>
      <w:marBottom w:val="0"/>
      <w:divBdr>
        <w:top w:val="none" w:sz="0" w:space="0" w:color="auto"/>
        <w:left w:val="none" w:sz="0" w:space="0" w:color="auto"/>
        <w:bottom w:val="none" w:sz="0" w:space="0" w:color="auto"/>
        <w:right w:val="none" w:sz="0" w:space="0" w:color="auto"/>
      </w:divBdr>
    </w:div>
    <w:div w:id="395595315">
      <w:bodyDiv w:val="1"/>
      <w:marLeft w:val="0"/>
      <w:marRight w:val="0"/>
      <w:marTop w:val="0"/>
      <w:marBottom w:val="0"/>
      <w:divBdr>
        <w:top w:val="none" w:sz="0" w:space="0" w:color="auto"/>
        <w:left w:val="none" w:sz="0" w:space="0" w:color="auto"/>
        <w:bottom w:val="none" w:sz="0" w:space="0" w:color="auto"/>
        <w:right w:val="none" w:sz="0" w:space="0" w:color="auto"/>
      </w:divBdr>
    </w:div>
    <w:div w:id="396977459">
      <w:bodyDiv w:val="1"/>
      <w:marLeft w:val="0"/>
      <w:marRight w:val="0"/>
      <w:marTop w:val="0"/>
      <w:marBottom w:val="0"/>
      <w:divBdr>
        <w:top w:val="none" w:sz="0" w:space="0" w:color="auto"/>
        <w:left w:val="none" w:sz="0" w:space="0" w:color="auto"/>
        <w:bottom w:val="none" w:sz="0" w:space="0" w:color="auto"/>
        <w:right w:val="none" w:sz="0" w:space="0" w:color="auto"/>
      </w:divBdr>
    </w:div>
    <w:div w:id="398096506">
      <w:bodyDiv w:val="1"/>
      <w:marLeft w:val="0"/>
      <w:marRight w:val="0"/>
      <w:marTop w:val="0"/>
      <w:marBottom w:val="0"/>
      <w:divBdr>
        <w:top w:val="none" w:sz="0" w:space="0" w:color="auto"/>
        <w:left w:val="none" w:sz="0" w:space="0" w:color="auto"/>
        <w:bottom w:val="none" w:sz="0" w:space="0" w:color="auto"/>
        <w:right w:val="none" w:sz="0" w:space="0" w:color="auto"/>
      </w:divBdr>
    </w:div>
    <w:div w:id="398603309">
      <w:bodyDiv w:val="1"/>
      <w:marLeft w:val="0"/>
      <w:marRight w:val="0"/>
      <w:marTop w:val="0"/>
      <w:marBottom w:val="0"/>
      <w:divBdr>
        <w:top w:val="none" w:sz="0" w:space="0" w:color="auto"/>
        <w:left w:val="none" w:sz="0" w:space="0" w:color="auto"/>
        <w:bottom w:val="none" w:sz="0" w:space="0" w:color="auto"/>
        <w:right w:val="none" w:sz="0" w:space="0" w:color="auto"/>
      </w:divBdr>
    </w:div>
    <w:div w:id="399136433">
      <w:bodyDiv w:val="1"/>
      <w:marLeft w:val="0"/>
      <w:marRight w:val="0"/>
      <w:marTop w:val="0"/>
      <w:marBottom w:val="0"/>
      <w:divBdr>
        <w:top w:val="none" w:sz="0" w:space="0" w:color="auto"/>
        <w:left w:val="none" w:sz="0" w:space="0" w:color="auto"/>
        <w:bottom w:val="none" w:sz="0" w:space="0" w:color="auto"/>
        <w:right w:val="none" w:sz="0" w:space="0" w:color="auto"/>
      </w:divBdr>
      <w:divsChild>
        <w:div w:id="552352339">
          <w:marLeft w:val="0"/>
          <w:marRight w:val="0"/>
          <w:marTop w:val="0"/>
          <w:marBottom w:val="0"/>
          <w:divBdr>
            <w:top w:val="none" w:sz="0" w:space="0" w:color="auto"/>
            <w:left w:val="none" w:sz="0" w:space="0" w:color="auto"/>
            <w:bottom w:val="none" w:sz="0" w:space="0" w:color="auto"/>
            <w:right w:val="none" w:sz="0" w:space="0" w:color="auto"/>
          </w:divBdr>
        </w:div>
      </w:divsChild>
    </w:div>
    <w:div w:id="400368904">
      <w:bodyDiv w:val="1"/>
      <w:marLeft w:val="0"/>
      <w:marRight w:val="0"/>
      <w:marTop w:val="0"/>
      <w:marBottom w:val="0"/>
      <w:divBdr>
        <w:top w:val="none" w:sz="0" w:space="0" w:color="auto"/>
        <w:left w:val="none" w:sz="0" w:space="0" w:color="auto"/>
        <w:bottom w:val="none" w:sz="0" w:space="0" w:color="auto"/>
        <w:right w:val="none" w:sz="0" w:space="0" w:color="auto"/>
      </w:divBdr>
    </w:div>
    <w:div w:id="401955015">
      <w:bodyDiv w:val="1"/>
      <w:marLeft w:val="0"/>
      <w:marRight w:val="0"/>
      <w:marTop w:val="0"/>
      <w:marBottom w:val="0"/>
      <w:divBdr>
        <w:top w:val="none" w:sz="0" w:space="0" w:color="auto"/>
        <w:left w:val="none" w:sz="0" w:space="0" w:color="auto"/>
        <w:bottom w:val="none" w:sz="0" w:space="0" w:color="auto"/>
        <w:right w:val="none" w:sz="0" w:space="0" w:color="auto"/>
      </w:divBdr>
    </w:div>
    <w:div w:id="404764916">
      <w:bodyDiv w:val="1"/>
      <w:marLeft w:val="0"/>
      <w:marRight w:val="0"/>
      <w:marTop w:val="0"/>
      <w:marBottom w:val="0"/>
      <w:divBdr>
        <w:top w:val="none" w:sz="0" w:space="0" w:color="auto"/>
        <w:left w:val="none" w:sz="0" w:space="0" w:color="auto"/>
        <w:bottom w:val="none" w:sz="0" w:space="0" w:color="auto"/>
        <w:right w:val="none" w:sz="0" w:space="0" w:color="auto"/>
      </w:divBdr>
    </w:div>
    <w:div w:id="406146655">
      <w:bodyDiv w:val="1"/>
      <w:marLeft w:val="0"/>
      <w:marRight w:val="0"/>
      <w:marTop w:val="0"/>
      <w:marBottom w:val="0"/>
      <w:divBdr>
        <w:top w:val="none" w:sz="0" w:space="0" w:color="auto"/>
        <w:left w:val="none" w:sz="0" w:space="0" w:color="auto"/>
        <w:bottom w:val="none" w:sz="0" w:space="0" w:color="auto"/>
        <w:right w:val="none" w:sz="0" w:space="0" w:color="auto"/>
      </w:divBdr>
    </w:div>
    <w:div w:id="406348044">
      <w:bodyDiv w:val="1"/>
      <w:marLeft w:val="0"/>
      <w:marRight w:val="0"/>
      <w:marTop w:val="0"/>
      <w:marBottom w:val="0"/>
      <w:divBdr>
        <w:top w:val="none" w:sz="0" w:space="0" w:color="auto"/>
        <w:left w:val="none" w:sz="0" w:space="0" w:color="auto"/>
        <w:bottom w:val="none" w:sz="0" w:space="0" w:color="auto"/>
        <w:right w:val="none" w:sz="0" w:space="0" w:color="auto"/>
      </w:divBdr>
    </w:div>
    <w:div w:id="407075470">
      <w:bodyDiv w:val="1"/>
      <w:marLeft w:val="0"/>
      <w:marRight w:val="0"/>
      <w:marTop w:val="0"/>
      <w:marBottom w:val="0"/>
      <w:divBdr>
        <w:top w:val="none" w:sz="0" w:space="0" w:color="auto"/>
        <w:left w:val="none" w:sz="0" w:space="0" w:color="auto"/>
        <w:bottom w:val="none" w:sz="0" w:space="0" w:color="auto"/>
        <w:right w:val="none" w:sz="0" w:space="0" w:color="auto"/>
      </w:divBdr>
      <w:divsChild>
        <w:div w:id="8064438">
          <w:marLeft w:val="0"/>
          <w:marRight w:val="0"/>
          <w:marTop w:val="0"/>
          <w:marBottom w:val="0"/>
          <w:divBdr>
            <w:top w:val="none" w:sz="0" w:space="0" w:color="auto"/>
            <w:left w:val="none" w:sz="0" w:space="0" w:color="auto"/>
            <w:bottom w:val="none" w:sz="0" w:space="0" w:color="auto"/>
            <w:right w:val="none" w:sz="0" w:space="0" w:color="auto"/>
          </w:divBdr>
        </w:div>
      </w:divsChild>
    </w:div>
    <w:div w:id="409085290">
      <w:bodyDiv w:val="1"/>
      <w:marLeft w:val="0"/>
      <w:marRight w:val="0"/>
      <w:marTop w:val="0"/>
      <w:marBottom w:val="0"/>
      <w:divBdr>
        <w:top w:val="none" w:sz="0" w:space="0" w:color="auto"/>
        <w:left w:val="none" w:sz="0" w:space="0" w:color="auto"/>
        <w:bottom w:val="none" w:sz="0" w:space="0" w:color="auto"/>
        <w:right w:val="none" w:sz="0" w:space="0" w:color="auto"/>
      </w:divBdr>
    </w:div>
    <w:div w:id="409696501">
      <w:bodyDiv w:val="1"/>
      <w:marLeft w:val="0"/>
      <w:marRight w:val="0"/>
      <w:marTop w:val="0"/>
      <w:marBottom w:val="0"/>
      <w:divBdr>
        <w:top w:val="none" w:sz="0" w:space="0" w:color="auto"/>
        <w:left w:val="none" w:sz="0" w:space="0" w:color="auto"/>
        <w:bottom w:val="none" w:sz="0" w:space="0" w:color="auto"/>
        <w:right w:val="none" w:sz="0" w:space="0" w:color="auto"/>
      </w:divBdr>
    </w:div>
    <w:div w:id="410733137">
      <w:bodyDiv w:val="1"/>
      <w:marLeft w:val="0"/>
      <w:marRight w:val="0"/>
      <w:marTop w:val="0"/>
      <w:marBottom w:val="0"/>
      <w:divBdr>
        <w:top w:val="none" w:sz="0" w:space="0" w:color="auto"/>
        <w:left w:val="none" w:sz="0" w:space="0" w:color="auto"/>
        <w:bottom w:val="none" w:sz="0" w:space="0" w:color="auto"/>
        <w:right w:val="none" w:sz="0" w:space="0" w:color="auto"/>
      </w:divBdr>
    </w:div>
    <w:div w:id="411053722">
      <w:bodyDiv w:val="1"/>
      <w:marLeft w:val="0"/>
      <w:marRight w:val="0"/>
      <w:marTop w:val="0"/>
      <w:marBottom w:val="0"/>
      <w:divBdr>
        <w:top w:val="none" w:sz="0" w:space="0" w:color="auto"/>
        <w:left w:val="none" w:sz="0" w:space="0" w:color="auto"/>
        <w:bottom w:val="none" w:sz="0" w:space="0" w:color="auto"/>
        <w:right w:val="none" w:sz="0" w:space="0" w:color="auto"/>
      </w:divBdr>
    </w:div>
    <w:div w:id="411633187">
      <w:bodyDiv w:val="1"/>
      <w:marLeft w:val="0"/>
      <w:marRight w:val="0"/>
      <w:marTop w:val="0"/>
      <w:marBottom w:val="0"/>
      <w:divBdr>
        <w:top w:val="none" w:sz="0" w:space="0" w:color="auto"/>
        <w:left w:val="none" w:sz="0" w:space="0" w:color="auto"/>
        <w:bottom w:val="none" w:sz="0" w:space="0" w:color="auto"/>
        <w:right w:val="none" w:sz="0" w:space="0" w:color="auto"/>
      </w:divBdr>
    </w:div>
    <w:div w:id="411976786">
      <w:bodyDiv w:val="1"/>
      <w:marLeft w:val="0"/>
      <w:marRight w:val="0"/>
      <w:marTop w:val="0"/>
      <w:marBottom w:val="0"/>
      <w:divBdr>
        <w:top w:val="none" w:sz="0" w:space="0" w:color="auto"/>
        <w:left w:val="none" w:sz="0" w:space="0" w:color="auto"/>
        <w:bottom w:val="none" w:sz="0" w:space="0" w:color="auto"/>
        <w:right w:val="none" w:sz="0" w:space="0" w:color="auto"/>
      </w:divBdr>
    </w:div>
    <w:div w:id="412942561">
      <w:bodyDiv w:val="1"/>
      <w:marLeft w:val="0"/>
      <w:marRight w:val="0"/>
      <w:marTop w:val="0"/>
      <w:marBottom w:val="0"/>
      <w:divBdr>
        <w:top w:val="none" w:sz="0" w:space="0" w:color="auto"/>
        <w:left w:val="none" w:sz="0" w:space="0" w:color="auto"/>
        <w:bottom w:val="none" w:sz="0" w:space="0" w:color="auto"/>
        <w:right w:val="none" w:sz="0" w:space="0" w:color="auto"/>
      </w:divBdr>
    </w:div>
    <w:div w:id="413010788">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14405141">
      <w:bodyDiv w:val="1"/>
      <w:marLeft w:val="0"/>
      <w:marRight w:val="0"/>
      <w:marTop w:val="0"/>
      <w:marBottom w:val="0"/>
      <w:divBdr>
        <w:top w:val="none" w:sz="0" w:space="0" w:color="auto"/>
        <w:left w:val="none" w:sz="0" w:space="0" w:color="auto"/>
        <w:bottom w:val="none" w:sz="0" w:space="0" w:color="auto"/>
        <w:right w:val="none" w:sz="0" w:space="0" w:color="auto"/>
      </w:divBdr>
    </w:div>
    <w:div w:id="414521752">
      <w:bodyDiv w:val="1"/>
      <w:marLeft w:val="0"/>
      <w:marRight w:val="0"/>
      <w:marTop w:val="0"/>
      <w:marBottom w:val="0"/>
      <w:divBdr>
        <w:top w:val="none" w:sz="0" w:space="0" w:color="auto"/>
        <w:left w:val="none" w:sz="0" w:space="0" w:color="auto"/>
        <w:bottom w:val="none" w:sz="0" w:space="0" w:color="auto"/>
        <w:right w:val="none" w:sz="0" w:space="0" w:color="auto"/>
      </w:divBdr>
    </w:div>
    <w:div w:id="416100547">
      <w:bodyDiv w:val="1"/>
      <w:marLeft w:val="0"/>
      <w:marRight w:val="0"/>
      <w:marTop w:val="0"/>
      <w:marBottom w:val="0"/>
      <w:divBdr>
        <w:top w:val="none" w:sz="0" w:space="0" w:color="auto"/>
        <w:left w:val="none" w:sz="0" w:space="0" w:color="auto"/>
        <w:bottom w:val="none" w:sz="0" w:space="0" w:color="auto"/>
        <w:right w:val="none" w:sz="0" w:space="0" w:color="auto"/>
      </w:divBdr>
    </w:div>
    <w:div w:id="418674764">
      <w:bodyDiv w:val="1"/>
      <w:marLeft w:val="0"/>
      <w:marRight w:val="0"/>
      <w:marTop w:val="0"/>
      <w:marBottom w:val="0"/>
      <w:divBdr>
        <w:top w:val="none" w:sz="0" w:space="0" w:color="auto"/>
        <w:left w:val="none" w:sz="0" w:space="0" w:color="auto"/>
        <w:bottom w:val="none" w:sz="0" w:space="0" w:color="auto"/>
        <w:right w:val="none" w:sz="0" w:space="0" w:color="auto"/>
      </w:divBdr>
    </w:div>
    <w:div w:id="420108969">
      <w:bodyDiv w:val="1"/>
      <w:marLeft w:val="0"/>
      <w:marRight w:val="0"/>
      <w:marTop w:val="0"/>
      <w:marBottom w:val="0"/>
      <w:divBdr>
        <w:top w:val="none" w:sz="0" w:space="0" w:color="auto"/>
        <w:left w:val="none" w:sz="0" w:space="0" w:color="auto"/>
        <w:bottom w:val="none" w:sz="0" w:space="0" w:color="auto"/>
        <w:right w:val="none" w:sz="0" w:space="0" w:color="auto"/>
      </w:divBdr>
    </w:div>
    <w:div w:id="420494519">
      <w:bodyDiv w:val="1"/>
      <w:marLeft w:val="0"/>
      <w:marRight w:val="0"/>
      <w:marTop w:val="0"/>
      <w:marBottom w:val="0"/>
      <w:divBdr>
        <w:top w:val="none" w:sz="0" w:space="0" w:color="auto"/>
        <w:left w:val="none" w:sz="0" w:space="0" w:color="auto"/>
        <w:bottom w:val="none" w:sz="0" w:space="0" w:color="auto"/>
        <w:right w:val="none" w:sz="0" w:space="0" w:color="auto"/>
      </w:divBdr>
    </w:div>
    <w:div w:id="423038359">
      <w:bodyDiv w:val="1"/>
      <w:marLeft w:val="0"/>
      <w:marRight w:val="0"/>
      <w:marTop w:val="0"/>
      <w:marBottom w:val="0"/>
      <w:divBdr>
        <w:top w:val="none" w:sz="0" w:space="0" w:color="auto"/>
        <w:left w:val="none" w:sz="0" w:space="0" w:color="auto"/>
        <w:bottom w:val="none" w:sz="0" w:space="0" w:color="auto"/>
        <w:right w:val="none" w:sz="0" w:space="0" w:color="auto"/>
      </w:divBdr>
    </w:div>
    <w:div w:id="423191731">
      <w:bodyDiv w:val="1"/>
      <w:marLeft w:val="0"/>
      <w:marRight w:val="0"/>
      <w:marTop w:val="0"/>
      <w:marBottom w:val="0"/>
      <w:divBdr>
        <w:top w:val="none" w:sz="0" w:space="0" w:color="auto"/>
        <w:left w:val="none" w:sz="0" w:space="0" w:color="auto"/>
        <w:bottom w:val="none" w:sz="0" w:space="0" w:color="auto"/>
        <w:right w:val="none" w:sz="0" w:space="0" w:color="auto"/>
      </w:divBdr>
    </w:div>
    <w:div w:id="424230074">
      <w:bodyDiv w:val="1"/>
      <w:marLeft w:val="0"/>
      <w:marRight w:val="0"/>
      <w:marTop w:val="0"/>
      <w:marBottom w:val="0"/>
      <w:divBdr>
        <w:top w:val="none" w:sz="0" w:space="0" w:color="auto"/>
        <w:left w:val="none" w:sz="0" w:space="0" w:color="auto"/>
        <w:bottom w:val="none" w:sz="0" w:space="0" w:color="auto"/>
        <w:right w:val="none" w:sz="0" w:space="0" w:color="auto"/>
      </w:divBdr>
    </w:div>
    <w:div w:id="425923137">
      <w:bodyDiv w:val="1"/>
      <w:marLeft w:val="0"/>
      <w:marRight w:val="0"/>
      <w:marTop w:val="0"/>
      <w:marBottom w:val="0"/>
      <w:divBdr>
        <w:top w:val="none" w:sz="0" w:space="0" w:color="auto"/>
        <w:left w:val="none" w:sz="0" w:space="0" w:color="auto"/>
        <w:bottom w:val="none" w:sz="0" w:space="0" w:color="auto"/>
        <w:right w:val="none" w:sz="0" w:space="0" w:color="auto"/>
      </w:divBdr>
    </w:div>
    <w:div w:id="427047945">
      <w:bodyDiv w:val="1"/>
      <w:marLeft w:val="0"/>
      <w:marRight w:val="0"/>
      <w:marTop w:val="0"/>
      <w:marBottom w:val="0"/>
      <w:divBdr>
        <w:top w:val="none" w:sz="0" w:space="0" w:color="auto"/>
        <w:left w:val="none" w:sz="0" w:space="0" w:color="auto"/>
        <w:bottom w:val="none" w:sz="0" w:space="0" w:color="auto"/>
        <w:right w:val="none" w:sz="0" w:space="0" w:color="auto"/>
      </w:divBdr>
    </w:div>
    <w:div w:id="427309026">
      <w:bodyDiv w:val="1"/>
      <w:marLeft w:val="0"/>
      <w:marRight w:val="0"/>
      <w:marTop w:val="0"/>
      <w:marBottom w:val="0"/>
      <w:divBdr>
        <w:top w:val="none" w:sz="0" w:space="0" w:color="auto"/>
        <w:left w:val="none" w:sz="0" w:space="0" w:color="auto"/>
        <w:bottom w:val="none" w:sz="0" w:space="0" w:color="auto"/>
        <w:right w:val="none" w:sz="0" w:space="0" w:color="auto"/>
      </w:divBdr>
    </w:div>
    <w:div w:id="427580778">
      <w:bodyDiv w:val="1"/>
      <w:marLeft w:val="0"/>
      <w:marRight w:val="0"/>
      <w:marTop w:val="0"/>
      <w:marBottom w:val="0"/>
      <w:divBdr>
        <w:top w:val="none" w:sz="0" w:space="0" w:color="auto"/>
        <w:left w:val="none" w:sz="0" w:space="0" w:color="auto"/>
        <w:bottom w:val="none" w:sz="0" w:space="0" w:color="auto"/>
        <w:right w:val="none" w:sz="0" w:space="0" w:color="auto"/>
      </w:divBdr>
    </w:div>
    <w:div w:id="428083270">
      <w:bodyDiv w:val="1"/>
      <w:marLeft w:val="0"/>
      <w:marRight w:val="0"/>
      <w:marTop w:val="0"/>
      <w:marBottom w:val="0"/>
      <w:divBdr>
        <w:top w:val="none" w:sz="0" w:space="0" w:color="auto"/>
        <w:left w:val="none" w:sz="0" w:space="0" w:color="auto"/>
        <w:bottom w:val="none" w:sz="0" w:space="0" w:color="auto"/>
        <w:right w:val="none" w:sz="0" w:space="0" w:color="auto"/>
      </w:divBdr>
    </w:div>
    <w:div w:id="428623501">
      <w:bodyDiv w:val="1"/>
      <w:marLeft w:val="0"/>
      <w:marRight w:val="0"/>
      <w:marTop w:val="0"/>
      <w:marBottom w:val="0"/>
      <w:divBdr>
        <w:top w:val="none" w:sz="0" w:space="0" w:color="auto"/>
        <w:left w:val="none" w:sz="0" w:space="0" w:color="auto"/>
        <w:bottom w:val="none" w:sz="0" w:space="0" w:color="auto"/>
        <w:right w:val="none" w:sz="0" w:space="0" w:color="auto"/>
      </w:divBdr>
    </w:div>
    <w:div w:id="429353990">
      <w:bodyDiv w:val="1"/>
      <w:marLeft w:val="0"/>
      <w:marRight w:val="0"/>
      <w:marTop w:val="0"/>
      <w:marBottom w:val="0"/>
      <w:divBdr>
        <w:top w:val="none" w:sz="0" w:space="0" w:color="auto"/>
        <w:left w:val="none" w:sz="0" w:space="0" w:color="auto"/>
        <w:bottom w:val="none" w:sz="0" w:space="0" w:color="auto"/>
        <w:right w:val="none" w:sz="0" w:space="0" w:color="auto"/>
      </w:divBdr>
    </w:div>
    <w:div w:id="429589586">
      <w:bodyDiv w:val="1"/>
      <w:marLeft w:val="0"/>
      <w:marRight w:val="0"/>
      <w:marTop w:val="0"/>
      <w:marBottom w:val="0"/>
      <w:divBdr>
        <w:top w:val="none" w:sz="0" w:space="0" w:color="auto"/>
        <w:left w:val="none" w:sz="0" w:space="0" w:color="auto"/>
        <w:bottom w:val="none" w:sz="0" w:space="0" w:color="auto"/>
        <w:right w:val="none" w:sz="0" w:space="0" w:color="auto"/>
      </w:divBdr>
    </w:div>
    <w:div w:id="430393205">
      <w:bodyDiv w:val="1"/>
      <w:marLeft w:val="0"/>
      <w:marRight w:val="0"/>
      <w:marTop w:val="0"/>
      <w:marBottom w:val="0"/>
      <w:divBdr>
        <w:top w:val="none" w:sz="0" w:space="0" w:color="auto"/>
        <w:left w:val="none" w:sz="0" w:space="0" w:color="auto"/>
        <w:bottom w:val="none" w:sz="0" w:space="0" w:color="auto"/>
        <w:right w:val="none" w:sz="0" w:space="0" w:color="auto"/>
      </w:divBdr>
    </w:div>
    <w:div w:id="431165752">
      <w:bodyDiv w:val="1"/>
      <w:marLeft w:val="0"/>
      <w:marRight w:val="0"/>
      <w:marTop w:val="0"/>
      <w:marBottom w:val="0"/>
      <w:divBdr>
        <w:top w:val="none" w:sz="0" w:space="0" w:color="auto"/>
        <w:left w:val="none" w:sz="0" w:space="0" w:color="auto"/>
        <w:bottom w:val="none" w:sz="0" w:space="0" w:color="auto"/>
        <w:right w:val="none" w:sz="0" w:space="0" w:color="auto"/>
      </w:divBdr>
    </w:div>
    <w:div w:id="431515825">
      <w:bodyDiv w:val="1"/>
      <w:marLeft w:val="0"/>
      <w:marRight w:val="0"/>
      <w:marTop w:val="0"/>
      <w:marBottom w:val="0"/>
      <w:divBdr>
        <w:top w:val="none" w:sz="0" w:space="0" w:color="auto"/>
        <w:left w:val="none" w:sz="0" w:space="0" w:color="auto"/>
        <w:bottom w:val="none" w:sz="0" w:space="0" w:color="auto"/>
        <w:right w:val="none" w:sz="0" w:space="0" w:color="auto"/>
      </w:divBdr>
    </w:div>
    <w:div w:id="432937479">
      <w:bodyDiv w:val="1"/>
      <w:marLeft w:val="0"/>
      <w:marRight w:val="0"/>
      <w:marTop w:val="0"/>
      <w:marBottom w:val="0"/>
      <w:divBdr>
        <w:top w:val="none" w:sz="0" w:space="0" w:color="auto"/>
        <w:left w:val="none" w:sz="0" w:space="0" w:color="auto"/>
        <w:bottom w:val="none" w:sz="0" w:space="0" w:color="auto"/>
        <w:right w:val="none" w:sz="0" w:space="0" w:color="auto"/>
      </w:divBdr>
    </w:div>
    <w:div w:id="433982765">
      <w:bodyDiv w:val="1"/>
      <w:marLeft w:val="0"/>
      <w:marRight w:val="0"/>
      <w:marTop w:val="0"/>
      <w:marBottom w:val="0"/>
      <w:divBdr>
        <w:top w:val="none" w:sz="0" w:space="0" w:color="auto"/>
        <w:left w:val="none" w:sz="0" w:space="0" w:color="auto"/>
        <w:bottom w:val="none" w:sz="0" w:space="0" w:color="auto"/>
        <w:right w:val="none" w:sz="0" w:space="0" w:color="auto"/>
      </w:divBdr>
    </w:div>
    <w:div w:id="434403027">
      <w:bodyDiv w:val="1"/>
      <w:marLeft w:val="0"/>
      <w:marRight w:val="0"/>
      <w:marTop w:val="0"/>
      <w:marBottom w:val="0"/>
      <w:divBdr>
        <w:top w:val="none" w:sz="0" w:space="0" w:color="auto"/>
        <w:left w:val="none" w:sz="0" w:space="0" w:color="auto"/>
        <w:bottom w:val="none" w:sz="0" w:space="0" w:color="auto"/>
        <w:right w:val="none" w:sz="0" w:space="0" w:color="auto"/>
      </w:divBdr>
    </w:div>
    <w:div w:id="436297706">
      <w:bodyDiv w:val="1"/>
      <w:marLeft w:val="0"/>
      <w:marRight w:val="0"/>
      <w:marTop w:val="0"/>
      <w:marBottom w:val="0"/>
      <w:divBdr>
        <w:top w:val="none" w:sz="0" w:space="0" w:color="auto"/>
        <w:left w:val="none" w:sz="0" w:space="0" w:color="auto"/>
        <w:bottom w:val="none" w:sz="0" w:space="0" w:color="auto"/>
        <w:right w:val="none" w:sz="0" w:space="0" w:color="auto"/>
      </w:divBdr>
    </w:div>
    <w:div w:id="436609202">
      <w:bodyDiv w:val="1"/>
      <w:marLeft w:val="0"/>
      <w:marRight w:val="0"/>
      <w:marTop w:val="0"/>
      <w:marBottom w:val="0"/>
      <w:divBdr>
        <w:top w:val="none" w:sz="0" w:space="0" w:color="auto"/>
        <w:left w:val="none" w:sz="0" w:space="0" w:color="auto"/>
        <w:bottom w:val="none" w:sz="0" w:space="0" w:color="auto"/>
        <w:right w:val="none" w:sz="0" w:space="0" w:color="auto"/>
      </w:divBdr>
      <w:divsChild>
        <w:div w:id="1111972861">
          <w:marLeft w:val="0"/>
          <w:marRight w:val="0"/>
          <w:marTop w:val="0"/>
          <w:marBottom w:val="0"/>
          <w:divBdr>
            <w:top w:val="none" w:sz="0" w:space="0" w:color="auto"/>
            <w:left w:val="none" w:sz="0" w:space="0" w:color="auto"/>
            <w:bottom w:val="none" w:sz="0" w:space="0" w:color="auto"/>
            <w:right w:val="none" w:sz="0" w:space="0" w:color="auto"/>
          </w:divBdr>
        </w:div>
      </w:divsChild>
    </w:div>
    <w:div w:id="437601333">
      <w:bodyDiv w:val="1"/>
      <w:marLeft w:val="0"/>
      <w:marRight w:val="0"/>
      <w:marTop w:val="0"/>
      <w:marBottom w:val="0"/>
      <w:divBdr>
        <w:top w:val="none" w:sz="0" w:space="0" w:color="auto"/>
        <w:left w:val="none" w:sz="0" w:space="0" w:color="auto"/>
        <w:bottom w:val="none" w:sz="0" w:space="0" w:color="auto"/>
        <w:right w:val="none" w:sz="0" w:space="0" w:color="auto"/>
      </w:divBdr>
    </w:div>
    <w:div w:id="441264154">
      <w:bodyDiv w:val="1"/>
      <w:marLeft w:val="0"/>
      <w:marRight w:val="0"/>
      <w:marTop w:val="0"/>
      <w:marBottom w:val="0"/>
      <w:divBdr>
        <w:top w:val="none" w:sz="0" w:space="0" w:color="auto"/>
        <w:left w:val="none" w:sz="0" w:space="0" w:color="auto"/>
        <w:bottom w:val="none" w:sz="0" w:space="0" w:color="auto"/>
        <w:right w:val="none" w:sz="0" w:space="0" w:color="auto"/>
      </w:divBdr>
    </w:div>
    <w:div w:id="443037805">
      <w:bodyDiv w:val="1"/>
      <w:marLeft w:val="0"/>
      <w:marRight w:val="0"/>
      <w:marTop w:val="0"/>
      <w:marBottom w:val="0"/>
      <w:divBdr>
        <w:top w:val="none" w:sz="0" w:space="0" w:color="auto"/>
        <w:left w:val="none" w:sz="0" w:space="0" w:color="auto"/>
        <w:bottom w:val="none" w:sz="0" w:space="0" w:color="auto"/>
        <w:right w:val="none" w:sz="0" w:space="0" w:color="auto"/>
      </w:divBdr>
      <w:divsChild>
        <w:div w:id="1302034875">
          <w:marLeft w:val="0"/>
          <w:marRight w:val="0"/>
          <w:marTop w:val="0"/>
          <w:marBottom w:val="0"/>
          <w:divBdr>
            <w:top w:val="none" w:sz="0" w:space="0" w:color="auto"/>
            <w:left w:val="none" w:sz="0" w:space="0" w:color="auto"/>
            <w:bottom w:val="none" w:sz="0" w:space="0" w:color="auto"/>
            <w:right w:val="none" w:sz="0" w:space="0" w:color="auto"/>
          </w:divBdr>
          <w:divsChild>
            <w:div w:id="2001880067">
              <w:marLeft w:val="0"/>
              <w:marRight w:val="0"/>
              <w:marTop w:val="0"/>
              <w:marBottom w:val="0"/>
              <w:divBdr>
                <w:top w:val="none" w:sz="0" w:space="0" w:color="auto"/>
                <w:left w:val="none" w:sz="0" w:space="0" w:color="auto"/>
                <w:bottom w:val="none" w:sz="0" w:space="0" w:color="auto"/>
                <w:right w:val="none" w:sz="0" w:space="0" w:color="auto"/>
              </w:divBdr>
              <w:divsChild>
                <w:div w:id="698628280">
                  <w:marLeft w:val="0"/>
                  <w:marRight w:val="0"/>
                  <w:marTop w:val="0"/>
                  <w:marBottom w:val="0"/>
                  <w:divBdr>
                    <w:top w:val="single" w:sz="8" w:space="0" w:color="D5DADD"/>
                    <w:left w:val="single" w:sz="8" w:space="0" w:color="D5DADD"/>
                    <w:bottom w:val="single" w:sz="8" w:space="0" w:color="D5DADD"/>
                    <w:right w:val="single" w:sz="8" w:space="0" w:color="D5DADD"/>
                  </w:divBdr>
                  <w:divsChild>
                    <w:div w:id="573272950">
                      <w:marLeft w:val="0"/>
                      <w:marRight w:val="0"/>
                      <w:marTop w:val="0"/>
                      <w:marBottom w:val="0"/>
                      <w:divBdr>
                        <w:top w:val="none" w:sz="0" w:space="0" w:color="auto"/>
                        <w:left w:val="none" w:sz="0" w:space="0" w:color="auto"/>
                        <w:bottom w:val="none" w:sz="0" w:space="0" w:color="auto"/>
                        <w:right w:val="none" w:sz="0" w:space="0" w:color="auto"/>
                      </w:divBdr>
                      <w:divsChild>
                        <w:div w:id="1017466663">
                          <w:marLeft w:val="0"/>
                          <w:marRight w:val="0"/>
                          <w:marTop w:val="0"/>
                          <w:marBottom w:val="0"/>
                          <w:divBdr>
                            <w:top w:val="none" w:sz="0" w:space="0" w:color="auto"/>
                            <w:left w:val="none" w:sz="0" w:space="0" w:color="auto"/>
                            <w:bottom w:val="none" w:sz="0" w:space="0" w:color="auto"/>
                            <w:right w:val="none" w:sz="0" w:space="0" w:color="auto"/>
                          </w:divBdr>
                          <w:divsChild>
                            <w:div w:id="1081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30128">
          <w:marLeft w:val="0"/>
          <w:marRight w:val="0"/>
          <w:marTop w:val="0"/>
          <w:marBottom w:val="0"/>
          <w:divBdr>
            <w:top w:val="none" w:sz="0" w:space="0" w:color="auto"/>
            <w:left w:val="none" w:sz="0" w:space="0" w:color="auto"/>
            <w:bottom w:val="none" w:sz="0" w:space="0" w:color="auto"/>
            <w:right w:val="none" w:sz="0" w:space="0" w:color="auto"/>
          </w:divBdr>
          <w:divsChild>
            <w:div w:id="1545168089">
              <w:marLeft w:val="0"/>
              <w:marRight w:val="0"/>
              <w:marTop w:val="0"/>
              <w:marBottom w:val="0"/>
              <w:divBdr>
                <w:top w:val="none" w:sz="0" w:space="0" w:color="auto"/>
                <w:left w:val="none" w:sz="0" w:space="0" w:color="auto"/>
                <w:bottom w:val="none" w:sz="0" w:space="0" w:color="auto"/>
                <w:right w:val="none" w:sz="0" w:space="0" w:color="auto"/>
              </w:divBdr>
              <w:divsChild>
                <w:div w:id="1805000895">
                  <w:marLeft w:val="0"/>
                  <w:marRight w:val="0"/>
                  <w:marTop w:val="0"/>
                  <w:marBottom w:val="0"/>
                  <w:divBdr>
                    <w:top w:val="single" w:sz="8" w:space="0" w:color="D5DADD"/>
                    <w:left w:val="single" w:sz="8" w:space="0" w:color="D5DADD"/>
                    <w:bottom w:val="single" w:sz="8" w:space="0" w:color="D5DADD"/>
                    <w:right w:val="single" w:sz="8" w:space="0" w:color="D5DADD"/>
                  </w:divBdr>
                  <w:divsChild>
                    <w:div w:id="1920285903">
                      <w:marLeft w:val="0"/>
                      <w:marRight w:val="0"/>
                      <w:marTop w:val="0"/>
                      <w:marBottom w:val="0"/>
                      <w:divBdr>
                        <w:top w:val="none" w:sz="0" w:space="0" w:color="auto"/>
                        <w:left w:val="none" w:sz="0" w:space="0" w:color="auto"/>
                        <w:bottom w:val="none" w:sz="0" w:space="0" w:color="auto"/>
                        <w:right w:val="none" w:sz="0" w:space="0" w:color="auto"/>
                      </w:divBdr>
                      <w:divsChild>
                        <w:div w:id="669522048">
                          <w:marLeft w:val="0"/>
                          <w:marRight w:val="0"/>
                          <w:marTop w:val="0"/>
                          <w:marBottom w:val="0"/>
                          <w:divBdr>
                            <w:top w:val="none" w:sz="0" w:space="0" w:color="auto"/>
                            <w:left w:val="none" w:sz="0" w:space="0" w:color="auto"/>
                            <w:bottom w:val="none" w:sz="0" w:space="0" w:color="auto"/>
                            <w:right w:val="none" w:sz="0" w:space="0" w:color="auto"/>
                          </w:divBdr>
                          <w:divsChild>
                            <w:div w:id="2241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810050">
      <w:bodyDiv w:val="1"/>
      <w:marLeft w:val="0"/>
      <w:marRight w:val="0"/>
      <w:marTop w:val="0"/>
      <w:marBottom w:val="0"/>
      <w:divBdr>
        <w:top w:val="none" w:sz="0" w:space="0" w:color="auto"/>
        <w:left w:val="none" w:sz="0" w:space="0" w:color="auto"/>
        <w:bottom w:val="none" w:sz="0" w:space="0" w:color="auto"/>
        <w:right w:val="none" w:sz="0" w:space="0" w:color="auto"/>
      </w:divBdr>
    </w:div>
    <w:div w:id="449251469">
      <w:bodyDiv w:val="1"/>
      <w:marLeft w:val="0"/>
      <w:marRight w:val="0"/>
      <w:marTop w:val="0"/>
      <w:marBottom w:val="0"/>
      <w:divBdr>
        <w:top w:val="none" w:sz="0" w:space="0" w:color="auto"/>
        <w:left w:val="none" w:sz="0" w:space="0" w:color="auto"/>
        <w:bottom w:val="none" w:sz="0" w:space="0" w:color="auto"/>
        <w:right w:val="none" w:sz="0" w:space="0" w:color="auto"/>
      </w:divBdr>
    </w:div>
    <w:div w:id="450513459">
      <w:bodyDiv w:val="1"/>
      <w:marLeft w:val="0"/>
      <w:marRight w:val="0"/>
      <w:marTop w:val="0"/>
      <w:marBottom w:val="0"/>
      <w:divBdr>
        <w:top w:val="none" w:sz="0" w:space="0" w:color="auto"/>
        <w:left w:val="none" w:sz="0" w:space="0" w:color="auto"/>
        <w:bottom w:val="none" w:sz="0" w:space="0" w:color="auto"/>
        <w:right w:val="none" w:sz="0" w:space="0" w:color="auto"/>
      </w:divBdr>
    </w:div>
    <w:div w:id="450981475">
      <w:bodyDiv w:val="1"/>
      <w:marLeft w:val="0"/>
      <w:marRight w:val="0"/>
      <w:marTop w:val="0"/>
      <w:marBottom w:val="0"/>
      <w:divBdr>
        <w:top w:val="none" w:sz="0" w:space="0" w:color="auto"/>
        <w:left w:val="none" w:sz="0" w:space="0" w:color="auto"/>
        <w:bottom w:val="none" w:sz="0" w:space="0" w:color="auto"/>
        <w:right w:val="none" w:sz="0" w:space="0" w:color="auto"/>
      </w:divBdr>
    </w:div>
    <w:div w:id="452602884">
      <w:bodyDiv w:val="1"/>
      <w:marLeft w:val="0"/>
      <w:marRight w:val="0"/>
      <w:marTop w:val="0"/>
      <w:marBottom w:val="0"/>
      <w:divBdr>
        <w:top w:val="none" w:sz="0" w:space="0" w:color="auto"/>
        <w:left w:val="none" w:sz="0" w:space="0" w:color="auto"/>
        <w:bottom w:val="none" w:sz="0" w:space="0" w:color="auto"/>
        <w:right w:val="none" w:sz="0" w:space="0" w:color="auto"/>
      </w:divBdr>
    </w:div>
    <w:div w:id="454452035">
      <w:bodyDiv w:val="1"/>
      <w:marLeft w:val="0"/>
      <w:marRight w:val="0"/>
      <w:marTop w:val="0"/>
      <w:marBottom w:val="0"/>
      <w:divBdr>
        <w:top w:val="none" w:sz="0" w:space="0" w:color="auto"/>
        <w:left w:val="none" w:sz="0" w:space="0" w:color="auto"/>
        <w:bottom w:val="none" w:sz="0" w:space="0" w:color="auto"/>
        <w:right w:val="none" w:sz="0" w:space="0" w:color="auto"/>
      </w:divBdr>
    </w:div>
    <w:div w:id="454566193">
      <w:bodyDiv w:val="1"/>
      <w:marLeft w:val="0"/>
      <w:marRight w:val="0"/>
      <w:marTop w:val="0"/>
      <w:marBottom w:val="0"/>
      <w:divBdr>
        <w:top w:val="none" w:sz="0" w:space="0" w:color="auto"/>
        <w:left w:val="none" w:sz="0" w:space="0" w:color="auto"/>
        <w:bottom w:val="none" w:sz="0" w:space="0" w:color="auto"/>
        <w:right w:val="none" w:sz="0" w:space="0" w:color="auto"/>
      </w:divBdr>
    </w:div>
    <w:div w:id="454567169">
      <w:bodyDiv w:val="1"/>
      <w:marLeft w:val="0"/>
      <w:marRight w:val="0"/>
      <w:marTop w:val="0"/>
      <w:marBottom w:val="0"/>
      <w:divBdr>
        <w:top w:val="none" w:sz="0" w:space="0" w:color="auto"/>
        <w:left w:val="none" w:sz="0" w:space="0" w:color="auto"/>
        <w:bottom w:val="none" w:sz="0" w:space="0" w:color="auto"/>
        <w:right w:val="none" w:sz="0" w:space="0" w:color="auto"/>
      </w:divBdr>
    </w:div>
    <w:div w:id="455567829">
      <w:bodyDiv w:val="1"/>
      <w:marLeft w:val="0"/>
      <w:marRight w:val="0"/>
      <w:marTop w:val="0"/>
      <w:marBottom w:val="0"/>
      <w:divBdr>
        <w:top w:val="none" w:sz="0" w:space="0" w:color="auto"/>
        <w:left w:val="none" w:sz="0" w:space="0" w:color="auto"/>
        <w:bottom w:val="none" w:sz="0" w:space="0" w:color="auto"/>
        <w:right w:val="none" w:sz="0" w:space="0" w:color="auto"/>
      </w:divBdr>
    </w:div>
    <w:div w:id="457143503">
      <w:bodyDiv w:val="1"/>
      <w:marLeft w:val="0"/>
      <w:marRight w:val="0"/>
      <w:marTop w:val="0"/>
      <w:marBottom w:val="0"/>
      <w:divBdr>
        <w:top w:val="none" w:sz="0" w:space="0" w:color="auto"/>
        <w:left w:val="none" w:sz="0" w:space="0" w:color="auto"/>
        <w:bottom w:val="none" w:sz="0" w:space="0" w:color="auto"/>
        <w:right w:val="none" w:sz="0" w:space="0" w:color="auto"/>
      </w:divBdr>
    </w:div>
    <w:div w:id="457719229">
      <w:bodyDiv w:val="1"/>
      <w:marLeft w:val="0"/>
      <w:marRight w:val="0"/>
      <w:marTop w:val="0"/>
      <w:marBottom w:val="0"/>
      <w:divBdr>
        <w:top w:val="none" w:sz="0" w:space="0" w:color="auto"/>
        <w:left w:val="none" w:sz="0" w:space="0" w:color="auto"/>
        <w:bottom w:val="none" w:sz="0" w:space="0" w:color="auto"/>
        <w:right w:val="none" w:sz="0" w:space="0" w:color="auto"/>
      </w:divBdr>
    </w:div>
    <w:div w:id="459614027">
      <w:bodyDiv w:val="1"/>
      <w:marLeft w:val="0"/>
      <w:marRight w:val="0"/>
      <w:marTop w:val="0"/>
      <w:marBottom w:val="0"/>
      <w:divBdr>
        <w:top w:val="none" w:sz="0" w:space="0" w:color="auto"/>
        <w:left w:val="none" w:sz="0" w:space="0" w:color="auto"/>
        <w:bottom w:val="none" w:sz="0" w:space="0" w:color="auto"/>
        <w:right w:val="none" w:sz="0" w:space="0" w:color="auto"/>
      </w:divBdr>
    </w:div>
    <w:div w:id="461927308">
      <w:bodyDiv w:val="1"/>
      <w:marLeft w:val="0"/>
      <w:marRight w:val="0"/>
      <w:marTop w:val="0"/>
      <w:marBottom w:val="0"/>
      <w:divBdr>
        <w:top w:val="none" w:sz="0" w:space="0" w:color="auto"/>
        <w:left w:val="none" w:sz="0" w:space="0" w:color="auto"/>
        <w:bottom w:val="none" w:sz="0" w:space="0" w:color="auto"/>
        <w:right w:val="none" w:sz="0" w:space="0" w:color="auto"/>
      </w:divBdr>
    </w:div>
    <w:div w:id="464153984">
      <w:bodyDiv w:val="1"/>
      <w:marLeft w:val="0"/>
      <w:marRight w:val="0"/>
      <w:marTop w:val="0"/>
      <w:marBottom w:val="0"/>
      <w:divBdr>
        <w:top w:val="none" w:sz="0" w:space="0" w:color="auto"/>
        <w:left w:val="none" w:sz="0" w:space="0" w:color="auto"/>
        <w:bottom w:val="none" w:sz="0" w:space="0" w:color="auto"/>
        <w:right w:val="none" w:sz="0" w:space="0" w:color="auto"/>
      </w:divBdr>
    </w:div>
    <w:div w:id="464540983">
      <w:bodyDiv w:val="1"/>
      <w:marLeft w:val="0"/>
      <w:marRight w:val="0"/>
      <w:marTop w:val="0"/>
      <w:marBottom w:val="0"/>
      <w:divBdr>
        <w:top w:val="none" w:sz="0" w:space="0" w:color="auto"/>
        <w:left w:val="none" w:sz="0" w:space="0" w:color="auto"/>
        <w:bottom w:val="none" w:sz="0" w:space="0" w:color="auto"/>
        <w:right w:val="none" w:sz="0" w:space="0" w:color="auto"/>
      </w:divBdr>
    </w:div>
    <w:div w:id="466777864">
      <w:bodyDiv w:val="1"/>
      <w:marLeft w:val="0"/>
      <w:marRight w:val="0"/>
      <w:marTop w:val="0"/>
      <w:marBottom w:val="0"/>
      <w:divBdr>
        <w:top w:val="none" w:sz="0" w:space="0" w:color="auto"/>
        <w:left w:val="none" w:sz="0" w:space="0" w:color="auto"/>
        <w:bottom w:val="none" w:sz="0" w:space="0" w:color="auto"/>
        <w:right w:val="none" w:sz="0" w:space="0" w:color="auto"/>
      </w:divBdr>
    </w:div>
    <w:div w:id="468328675">
      <w:bodyDiv w:val="1"/>
      <w:marLeft w:val="0"/>
      <w:marRight w:val="0"/>
      <w:marTop w:val="0"/>
      <w:marBottom w:val="0"/>
      <w:divBdr>
        <w:top w:val="none" w:sz="0" w:space="0" w:color="auto"/>
        <w:left w:val="none" w:sz="0" w:space="0" w:color="auto"/>
        <w:bottom w:val="none" w:sz="0" w:space="0" w:color="auto"/>
        <w:right w:val="none" w:sz="0" w:space="0" w:color="auto"/>
      </w:divBdr>
    </w:div>
    <w:div w:id="468472662">
      <w:bodyDiv w:val="1"/>
      <w:marLeft w:val="0"/>
      <w:marRight w:val="0"/>
      <w:marTop w:val="0"/>
      <w:marBottom w:val="0"/>
      <w:divBdr>
        <w:top w:val="none" w:sz="0" w:space="0" w:color="auto"/>
        <w:left w:val="none" w:sz="0" w:space="0" w:color="auto"/>
        <w:bottom w:val="none" w:sz="0" w:space="0" w:color="auto"/>
        <w:right w:val="none" w:sz="0" w:space="0" w:color="auto"/>
      </w:divBdr>
    </w:div>
    <w:div w:id="470831257">
      <w:bodyDiv w:val="1"/>
      <w:marLeft w:val="0"/>
      <w:marRight w:val="0"/>
      <w:marTop w:val="0"/>
      <w:marBottom w:val="0"/>
      <w:divBdr>
        <w:top w:val="none" w:sz="0" w:space="0" w:color="auto"/>
        <w:left w:val="none" w:sz="0" w:space="0" w:color="auto"/>
        <w:bottom w:val="none" w:sz="0" w:space="0" w:color="auto"/>
        <w:right w:val="none" w:sz="0" w:space="0" w:color="auto"/>
      </w:divBdr>
    </w:div>
    <w:div w:id="471293468">
      <w:bodyDiv w:val="1"/>
      <w:marLeft w:val="0"/>
      <w:marRight w:val="0"/>
      <w:marTop w:val="0"/>
      <w:marBottom w:val="0"/>
      <w:divBdr>
        <w:top w:val="none" w:sz="0" w:space="0" w:color="auto"/>
        <w:left w:val="none" w:sz="0" w:space="0" w:color="auto"/>
        <w:bottom w:val="none" w:sz="0" w:space="0" w:color="auto"/>
        <w:right w:val="none" w:sz="0" w:space="0" w:color="auto"/>
      </w:divBdr>
    </w:div>
    <w:div w:id="473721971">
      <w:bodyDiv w:val="1"/>
      <w:marLeft w:val="0"/>
      <w:marRight w:val="0"/>
      <w:marTop w:val="0"/>
      <w:marBottom w:val="0"/>
      <w:divBdr>
        <w:top w:val="none" w:sz="0" w:space="0" w:color="auto"/>
        <w:left w:val="none" w:sz="0" w:space="0" w:color="auto"/>
        <w:bottom w:val="none" w:sz="0" w:space="0" w:color="auto"/>
        <w:right w:val="none" w:sz="0" w:space="0" w:color="auto"/>
      </w:divBdr>
    </w:div>
    <w:div w:id="473989118">
      <w:bodyDiv w:val="1"/>
      <w:marLeft w:val="0"/>
      <w:marRight w:val="0"/>
      <w:marTop w:val="0"/>
      <w:marBottom w:val="0"/>
      <w:divBdr>
        <w:top w:val="none" w:sz="0" w:space="0" w:color="auto"/>
        <w:left w:val="none" w:sz="0" w:space="0" w:color="auto"/>
        <w:bottom w:val="none" w:sz="0" w:space="0" w:color="auto"/>
        <w:right w:val="none" w:sz="0" w:space="0" w:color="auto"/>
      </w:divBdr>
    </w:div>
    <w:div w:id="474832663">
      <w:bodyDiv w:val="1"/>
      <w:marLeft w:val="0"/>
      <w:marRight w:val="0"/>
      <w:marTop w:val="0"/>
      <w:marBottom w:val="0"/>
      <w:divBdr>
        <w:top w:val="none" w:sz="0" w:space="0" w:color="auto"/>
        <w:left w:val="none" w:sz="0" w:space="0" w:color="auto"/>
        <w:bottom w:val="none" w:sz="0" w:space="0" w:color="auto"/>
        <w:right w:val="none" w:sz="0" w:space="0" w:color="auto"/>
      </w:divBdr>
    </w:div>
    <w:div w:id="474835597">
      <w:bodyDiv w:val="1"/>
      <w:marLeft w:val="0"/>
      <w:marRight w:val="0"/>
      <w:marTop w:val="0"/>
      <w:marBottom w:val="0"/>
      <w:divBdr>
        <w:top w:val="none" w:sz="0" w:space="0" w:color="auto"/>
        <w:left w:val="none" w:sz="0" w:space="0" w:color="auto"/>
        <w:bottom w:val="none" w:sz="0" w:space="0" w:color="auto"/>
        <w:right w:val="none" w:sz="0" w:space="0" w:color="auto"/>
      </w:divBdr>
    </w:div>
    <w:div w:id="475731863">
      <w:bodyDiv w:val="1"/>
      <w:marLeft w:val="0"/>
      <w:marRight w:val="0"/>
      <w:marTop w:val="0"/>
      <w:marBottom w:val="0"/>
      <w:divBdr>
        <w:top w:val="none" w:sz="0" w:space="0" w:color="auto"/>
        <w:left w:val="none" w:sz="0" w:space="0" w:color="auto"/>
        <w:bottom w:val="none" w:sz="0" w:space="0" w:color="auto"/>
        <w:right w:val="none" w:sz="0" w:space="0" w:color="auto"/>
      </w:divBdr>
    </w:div>
    <w:div w:id="476339122">
      <w:bodyDiv w:val="1"/>
      <w:marLeft w:val="0"/>
      <w:marRight w:val="0"/>
      <w:marTop w:val="0"/>
      <w:marBottom w:val="0"/>
      <w:divBdr>
        <w:top w:val="none" w:sz="0" w:space="0" w:color="auto"/>
        <w:left w:val="none" w:sz="0" w:space="0" w:color="auto"/>
        <w:bottom w:val="none" w:sz="0" w:space="0" w:color="auto"/>
        <w:right w:val="none" w:sz="0" w:space="0" w:color="auto"/>
      </w:divBdr>
    </w:div>
    <w:div w:id="477308577">
      <w:bodyDiv w:val="1"/>
      <w:marLeft w:val="0"/>
      <w:marRight w:val="0"/>
      <w:marTop w:val="0"/>
      <w:marBottom w:val="0"/>
      <w:divBdr>
        <w:top w:val="none" w:sz="0" w:space="0" w:color="auto"/>
        <w:left w:val="none" w:sz="0" w:space="0" w:color="auto"/>
        <w:bottom w:val="none" w:sz="0" w:space="0" w:color="auto"/>
        <w:right w:val="none" w:sz="0" w:space="0" w:color="auto"/>
      </w:divBdr>
    </w:div>
    <w:div w:id="477386289">
      <w:bodyDiv w:val="1"/>
      <w:marLeft w:val="0"/>
      <w:marRight w:val="0"/>
      <w:marTop w:val="0"/>
      <w:marBottom w:val="0"/>
      <w:divBdr>
        <w:top w:val="none" w:sz="0" w:space="0" w:color="auto"/>
        <w:left w:val="none" w:sz="0" w:space="0" w:color="auto"/>
        <w:bottom w:val="none" w:sz="0" w:space="0" w:color="auto"/>
        <w:right w:val="none" w:sz="0" w:space="0" w:color="auto"/>
      </w:divBdr>
    </w:div>
    <w:div w:id="478234425">
      <w:bodyDiv w:val="1"/>
      <w:marLeft w:val="0"/>
      <w:marRight w:val="0"/>
      <w:marTop w:val="0"/>
      <w:marBottom w:val="0"/>
      <w:divBdr>
        <w:top w:val="none" w:sz="0" w:space="0" w:color="auto"/>
        <w:left w:val="none" w:sz="0" w:space="0" w:color="auto"/>
        <w:bottom w:val="none" w:sz="0" w:space="0" w:color="auto"/>
        <w:right w:val="none" w:sz="0" w:space="0" w:color="auto"/>
      </w:divBdr>
    </w:div>
    <w:div w:id="478619124">
      <w:bodyDiv w:val="1"/>
      <w:marLeft w:val="0"/>
      <w:marRight w:val="0"/>
      <w:marTop w:val="0"/>
      <w:marBottom w:val="0"/>
      <w:divBdr>
        <w:top w:val="none" w:sz="0" w:space="0" w:color="auto"/>
        <w:left w:val="none" w:sz="0" w:space="0" w:color="auto"/>
        <w:bottom w:val="none" w:sz="0" w:space="0" w:color="auto"/>
        <w:right w:val="none" w:sz="0" w:space="0" w:color="auto"/>
      </w:divBdr>
    </w:div>
    <w:div w:id="481191146">
      <w:bodyDiv w:val="1"/>
      <w:marLeft w:val="0"/>
      <w:marRight w:val="0"/>
      <w:marTop w:val="0"/>
      <w:marBottom w:val="0"/>
      <w:divBdr>
        <w:top w:val="none" w:sz="0" w:space="0" w:color="auto"/>
        <w:left w:val="none" w:sz="0" w:space="0" w:color="auto"/>
        <w:bottom w:val="none" w:sz="0" w:space="0" w:color="auto"/>
        <w:right w:val="none" w:sz="0" w:space="0" w:color="auto"/>
      </w:divBdr>
    </w:div>
    <w:div w:id="482283059">
      <w:bodyDiv w:val="1"/>
      <w:marLeft w:val="0"/>
      <w:marRight w:val="0"/>
      <w:marTop w:val="0"/>
      <w:marBottom w:val="0"/>
      <w:divBdr>
        <w:top w:val="none" w:sz="0" w:space="0" w:color="auto"/>
        <w:left w:val="none" w:sz="0" w:space="0" w:color="auto"/>
        <w:bottom w:val="none" w:sz="0" w:space="0" w:color="auto"/>
        <w:right w:val="none" w:sz="0" w:space="0" w:color="auto"/>
      </w:divBdr>
    </w:div>
    <w:div w:id="482702205">
      <w:bodyDiv w:val="1"/>
      <w:marLeft w:val="0"/>
      <w:marRight w:val="0"/>
      <w:marTop w:val="0"/>
      <w:marBottom w:val="0"/>
      <w:divBdr>
        <w:top w:val="none" w:sz="0" w:space="0" w:color="auto"/>
        <w:left w:val="none" w:sz="0" w:space="0" w:color="auto"/>
        <w:bottom w:val="none" w:sz="0" w:space="0" w:color="auto"/>
        <w:right w:val="none" w:sz="0" w:space="0" w:color="auto"/>
      </w:divBdr>
    </w:div>
    <w:div w:id="483620015">
      <w:bodyDiv w:val="1"/>
      <w:marLeft w:val="0"/>
      <w:marRight w:val="0"/>
      <w:marTop w:val="0"/>
      <w:marBottom w:val="0"/>
      <w:divBdr>
        <w:top w:val="none" w:sz="0" w:space="0" w:color="auto"/>
        <w:left w:val="none" w:sz="0" w:space="0" w:color="auto"/>
        <w:bottom w:val="none" w:sz="0" w:space="0" w:color="auto"/>
        <w:right w:val="none" w:sz="0" w:space="0" w:color="auto"/>
      </w:divBdr>
    </w:div>
    <w:div w:id="483814555">
      <w:bodyDiv w:val="1"/>
      <w:marLeft w:val="0"/>
      <w:marRight w:val="0"/>
      <w:marTop w:val="0"/>
      <w:marBottom w:val="0"/>
      <w:divBdr>
        <w:top w:val="none" w:sz="0" w:space="0" w:color="auto"/>
        <w:left w:val="none" w:sz="0" w:space="0" w:color="auto"/>
        <w:bottom w:val="none" w:sz="0" w:space="0" w:color="auto"/>
        <w:right w:val="none" w:sz="0" w:space="0" w:color="auto"/>
      </w:divBdr>
      <w:divsChild>
        <w:div w:id="481390627">
          <w:marLeft w:val="0"/>
          <w:marRight w:val="0"/>
          <w:marTop w:val="0"/>
          <w:marBottom w:val="0"/>
          <w:divBdr>
            <w:top w:val="none" w:sz="0" w:space="0" w:color="auto"/>
            <w:left w:val="none" w:sz="0" w:space="0" w:color="auto"/>
            <w:bottom w:val="none" w:sz="0" w:space="0" w:color="auto"/>
            <w:right w:val="none" w:sz="0" w:space="0" w:color="auto"/>
          </w:divBdr>
          <w:divsChild>
            <w:div w:id="1011224354">
              <w:marLeft w:val="0"/>
              <w:marRight w:val="0"/>
              <w:marTop w:val="0"/>
              <w:marBottom w:val="0"/>
              <w:divBdr>
                <w:top w:val="none" w:sz="0" w:space="0" w:color="auto"/>
                <w:left w:val="none" w:sz="0" w:space="0" w:color="auto"/>
                <w:bottom w:val="none" w:sz="0" w:space="0" w:color="auto"/>
                <w:right w:val="none" w:sz="0" w:space="0" w:color="auto"/>
              </w:divBdr>
            </w:div>
          </w:divsChild>
        </w:div>
        <w:div w:id="632060685">
          <w:marLeft w:val="0"/>
          <w:marRight w:val="0"/>
          <w:marTop w:val="0"/>
          <w:marBottom w:val="0"/>
          <w:divBdr>
            <w:top w:val="none" w:sz="0" w:space="0" w:color="auto"/>
            <w:left w:val="none" w:sz="0" w:space="0" w:color="auto"/>
            <w:bottom w:val="none" w:sz="0" w:space="0" w:color="auto"/>
            <w:right w:val="none" w:sz="0" w:space="0" w:color="auto"/>
          </w:divBdr>
        </w:div>
      </w:divsChild>
    </w:div>
    <w:div w:id="487483925">
      <w:bodyDiv w:val="1"/>
      <w:marLeft w:val="0"/>
      <w:marRight w:val="0"/>
      <w:marTop w:val="0"/>
      <w:marBottom w:val="0"/>
      <w:divBdr>
        <w:top w:val="none" w:sz="0" w:space="0" w:color="auto"/>
        <w:left w:val="none" w:sz="0" w:space="0" w:color="auto"/>
        <w:bottom w:val="none" w:sz="0" w:space="0" w:color="auto"/>
        <w:right w:val="none" w:sz="0" w:space="0" w:color="auto"/>
      </w:divBdr>
    </w:div>
    <w:div w:id="489057677">
      <w:bodyDiv w:val="1"/>
      <w:marLeft w:val="0"/>
      <w:marRight w:val="0"/>
      <w:marTop w:val="0"/>
      <w:marBottom w:val="0"/>
      <w:divBdr>
        <w:top w:val="none" w:sz="0" w:space="0" w:color="auto"/>
        <w:left w:val="none" w:sz="0" w:space="0" w:color="auto"/>
        <w:bottom w:val="none" w:sz="0" w:space="0" w:color="auto"/>
        <w:right w:val="none" w:sz="0" w:space="0" w:color="auto"/>
      </w:divBdr>
    </w:div>
    <w:div w:id="490023483">
      <w:bodyDiv w:val="1"/>
      <w:marLeft w:val="0"/>
      <w:marRight w:val="0"/>
      <w:marTop w:val="0"/>
      <w:marBottom w:val="0"/>
      <w:divBdr>
        <w:top w:val="none" w:sz="0" w:space="0" w:color="auto"/>
        <w:left w:val="none" w:sz="0" w:space="0" w:color="auto"/>
        <w:bottom w:val="none" w:sz="0" w:space="0" w:color="auto"/>
        <w:right w:val="none" w:sz="0" w:space="0" w:color="auto"/>
      </w:divBdr>
    </w:div>
    <w:div w:id="490872980">
      <w:bodyDiv w:val="1"/>
      <w:marLeft w:val="0"/>
      <w:marRight w:val="0"/>
      <w:marTop w:val="0"/>
      <w:marBottom w:val="0"/>
      <w:divBdr>
        <w:top w:val="none" w:sz="0" w:space="0" w:color="auto"/>
        <w:left w:val="none" w:sz="0" w:space="0" w:color="auto"/>
        <w:bottom w:val="none" w:sz="0" w:space="0" w:color="auto"/>
        <w:right w:val="none" w:sz="0" w:space="0" w:color="auto"/>
      </w:divBdr>
    </w:div>
    <w:div w:id="491410561">
      <w:bodyDiv w:val="1"/>
      <w:marLeft w:val="0"/>
      <w:marRight w:val="0"/>
      <w:marTop w:val="0"/>
      <w:marBottom w:val="0"/>
      <w:divBdr>
        <w:top w:val="none" w:sz="0" w:space="0" w:color="auto"/>
        <w:left w:val="none" w:sz="0" w:space="0" w:color="auto"/>
        <w:bottom w:val="none" w:sz="0" w:space="0" w:color="auto"/>
        <w:right w:val="none" w:sz="0" w:space="0" w:color="auto"/>
      </w:divBdr>
    </w:div>
    <w:div w:id="492769055">
      <w:bodyDiv w:val="1"/>
      <w:marLeft w:val="0"/>
      <w:marRight w:val="0"/>
      <w:marTop w:val="0"/>
      <w:marBottom w:val="0"/>
      <w:divBdr>
        <w:top w:val="none" w:sz="0" w:space="0" w:color="auto"/>
        <w:left w:val="none" w:sz="0" w:space="0" w:color="auto"/>
        <w:bottom w:val="none" w:sz="0" w:space="0" w:color="auto"/>
        <w:right w:val="none" w:sz="0" w:space="0" w:color="auto"/>
      </w:divBdr>
    </w:div>
    <w:div w:id="494609482">
      <w:bodyDiv w:val="1"/>
      <w:marLeft w:val="0"/>
      <w:marRight w:val="0"/>
      <w:marTop w:val="0"/>
      <w:marBottom w:val="0"/>
      <w:divBdr>
        <w:top w:val="none" w:sz="0" w:space="0" w:color="auto"/>
        <w:left w:val="none" w:sz="0" w:space="0" w:color="auto"/>
        <w:bottom w:val="none" w:sz="0" w:space="0" w:color="auto"/>
        <w:right w:val="none" w:sz="0" w:space="0" w:color="auto"/>
      </w:divBdr>
    </w:div>
    <w:div w:id="496653820">
      <w:bodyDiv w:val="1"/>
      <w:marLeft w:val="0"/>
      <w:marRight w:val="0"/>
      <w:marTop w:val="0"/>
      <w:marBottom w:val="0"/>
      <w:divBdr>
        <w:top w:val="none" w:sz="0" w:space="0" w:color="auto"/>
        <w:left w:val="none" w:sz="0" w:space="0" w:color="auto"/>
        <w:bottom w:val="none" w:sz="0" w:space="0" w:color="auto"/>
        <w:right w:val="none" w:sz="0" w:space="0" w:color="auto"/>
      </w:divBdr>
    </w:div>
    <w:div w:id="498155306">
      <w:bodyDiv w:val="1"/>
      <w:marLeft w:val="0"/>
      <w:marRight w:val="0"/>
      <w:marTop w:val="0"/>
      <w:marBottom w:val="0"/>
      <w:divBdr>
        <w:top w:val="none" w:sz="0" w:space="0" w:color="auto"/>
        <w:left w:val="none" w:sz="0" w:space="0" w:color="auto"/>
        <w:bottom w:val="none" w:sz="0" w:space="0" w:color="auto"/>
        <w:right w:val="none" w:sz="0" w:space="0" w:color="auto"/>
      </w:divBdr>
    </w:div>
    <w:div w:id="498739454">
      <w:bodyDiv w:val="1"/>
      <w:marLeft w:val="0"/>
      <w:marRight w:val="0"/>
      <w:marTop w:val="0"/>
      <w:marBottom w:val="0"/>
      <w:divBdr>
        <w:top w:val="none" w:sz="0" w:space="0" w:color="auto"/>
        <w:left w:val="none" w:sz="0" w:space="0" w:color="auto"/>
        <w:bottom w:val="none" w:sz="0" w:space="0" w:color="auto"/>
        <w:right w:val="none" w:sz="0" w:space="0" w:color="auto"/>
      </w:divBdr>
      <w:divsChild>
        <w:div w:id="645011226">
          <w:marLeft w:val="547"/>
          <w:marRight w:val="0"/>
          <w:marTop w:val="0"/>
          <w:marBottom w:val="0"/>
          <w:divBdr>
            <w:top w:val="none" w:sz="0" w:space="0" w:color="auto"/>
            <w:left w:val="none" w:sz="0" w:space="0" w:color="auto"/>
            <w:bottom w:val="none" w:sz="0" w:space="0" w:color="auto"/>
            <w:right w:val="none" w:sz="0" w:space="0" w:color="auto"/>
          </w:divBdr>
        </w:div>
        <w:div w:id="1636523541">
          <w:marLeft w:val="547"/>
          <w:marRight w:val="0"/>
          <w:marTop w:val="0"/>
          <w:marBottom w:val="0"/>
          <w:divBdr>
            <w:top w:val="none" w:sz="0" w:space="0" w:color="auto"/>
            <w:left w:val="none" w:sz="0" w:space="0" w:color="auto"/>
            <w:bottom w:val="none" w:sz="0" w:space="0" w:color="auto"/>
            <w:right w:val="none" w:sz="0" w:space="0" w:color="auto"/>
          </w:divBdr>
        </w:div>
      </w:divsChild>
    </w:div>
    <w:div w:id="499005416">
      <w:bodyDiv w:val="1"/>
      <w:marLeft w:val="0"/>
      <w:marRight w:val="0"/>
      <w:marTop w:val="0"/>
      <w:marBottom w:val="0"/>
      <w:divBdr>
        <w:top w:val="none" w:sz="0" w:space="0" w:color="auto"/>
        <w:left w:val="none" w:sz="0" w:space="0" w:color="auto"/>
        <w:bottom w:val="none" w:sz="0" w:space="0" w:color="auto"/>
        <w:right w:val="none" w:sz="0" w:space="0" w:color="auto"/>
      </w:divBdr>
    </w:div>
    <w:div w:id="504247895">
      <w:bodyDiv w:val="1"/>
      <w:marLeft w:val="0"/>
      <w:marRight w:val="0"/>
      <w:marTop w:val="0"/>
      <w:marBottom w:val="0"/>
      <w:divBdr>
        <w:top w:val="none" w:sz="0" w:space="0" w:color="auto"/>
        <w:left w:val="none" w:sz="0" w:space="0" w:color="auto"/>
        <w:bottom w:val="none" w:sz="0" w:space="0" w:color="auto"/>
        <w:right w:val="none" w:sz="0" w:space="0" w:color="auto"/>
      </w:divBdr>
    </w:div>
    <w:div w:id="505441838">
      <w:bodyDiv w:val="1"/>
      <w:marLeft w:val="0"/>
      <w:marRight w:val="0"/>
      <w:marTop w:val="0"/>
      <w:marBottom w:val="0"/>
      <w:divBdr>
        <w:top w:val="none" w:sz="0" w:space="0" w:color="auto"/>
        <w:left w:val="none" w:sz="0" w:space="0" w:color="auto"/>
        <w:bottom w:val="none" w:sz="0" w:space="0" w:color="auto"/>
        <w:right w:val="none" w:sz="0" w:space="0" w:color="auto"/>
      </w:divBdr>
    </w:div>
    <w:div w:id="505479904">
      <w:bodyDiv w:val="1"/>
      <w:marLeft w:val="0"/>
      <w:marRight w:val="0"/>
      <w:marTop w:val="0"/>
      <w:marBottom w:val="0"/>
      <w:divBdr>
        <w:top w:val="none" w:sz="0" w:space="0" w:color="auto"/>
        <w:left w:val="none" w:sz="0" w:space="0" w:color="auto"/>
        <w:bottom w:val="none" w:sz="0" w:space="0" w:color="auto"/>
        <w:right w:val="none" w:sz="0" w:space="0" w:color="auto"/>
      </w:divBdr>
    </w:div>
    <w:div w:id="506020042">
      <w:bodyDiv w:val="1"/>
      <w:marLeft w:val="0"/>
      <w:marRight w:val="0"/>
      <w:marTop w:val="0"/>
      <w:marBottom w:val="0"/>
      <w:divBdr>
        <w:top w:val="none" w:sz="0" w:space="0" w:color="auto"/>
        <w:left w:val="none" w:sz="0" w:space="0" w:color="auto"/>
        <w:bottom w:val="none" w:sz="0" w:space="0" w:color="auto"/>
        <w:right w:val="none" w:sz="0" w:space="0" w:color="auto"/>
      </w:divBdr>
    </w:div>
    <w:div w:id="507795018">
      <w:bodyDiv w:val="1"/>
      <w:marLeft w:val="0"/>
      <w:marRight w:val="0"/>
      <w:marTop w:val="0"/>
      <w:marBottom w:val="0"/>
      <w:divBdr>
        <w:top w:val="none" w:sz="0" w:space="0" w:color="auto"/>
        <w:left w:val="none" w:sz="0" w:space="0" w:color="auto"/>
        <w:bottom w:val="none" w:sz="0" w:space="0" w:color="auto"/>
        <w:right w:val="none" w:sz="0" w:space="0" w:color="auto"/>
      </w:divBdr>
    </w:div>
    <w:div w:id="508058187">
      <w:bodyDiv w:val="1"/>
      <w:marLeft w:val="0"/>
      <w:marRight w:val="0"/>
      <w:marTop w:val="0"/>
      <w:marBottom w:val="0"/>
      <w:divBdr>
        <w:top w:val="none" w:sz="0" w:space="0" w:color="auto"/>
        <w:left w:val="none" w:sz="0" w:space="0" w:color="auto"/>
        <w:bottom w:val="none" w:sz="0" w:space="0" w:color="auto"/>
        <w:right w:val="none" w:sz="0" w:space="0" w:color="auto"/>
      </w:divBdr>
      <w:divsChild>
        <w:div w:id="1027488443">
          <w:marLeft w:val="0"/>
          <w:marRight w:val="0"/>
          <w:marTop w:val="0"/>
          <w:marBottom w:val="0"/>
          <w:divBdr>
            <w:top w:val="none" w:sz="0" w:space="0" w:color="auto"/>
            <w:left w:val="none" w:sz="0" w:space="0" w:color="auto"/>
            <w:bottom w:val="none" w:sz="0" w:space="0" w:color="auto"/>
            <w:right w:val="none" w:sz="0" w:space="0" w:color="auto"/>
          </w:divBdr>
        </w:div>
      </w:divsChild>
    </w:div>
    <w:div w:id="508298651">
      <w:bodyDiv w:val="1"/>
      <w:marLeft w:val="0"/>
      <w:marRight w:val="0"/>
      <w:marTop w:val="0"/>
      <w:marBottom w:val="0"/>
      <w:divBdr>
        <w:top w:val="none" w:sz="0" w:space="0" w:color="auto"/>
        <w:left w:val="none" w:sz="0" w:space="0" w:color="auto"/>
        <w:bottom w:val="none" w:sz="0" w:space="0" w:color="auto"/>
        <w:right w:val="none" w:sz="0" w:space="0" w:color="auto"/>
      </w:divBdr>
    </w:div>
    <w:div w:id="511186611">
      <w:bodyDiv w:val="1"/>
      <w:marLeft w:val="0"/>
      <w:marRight w:val="0"/>
      <w:marTop w:val="0"/>
      <w:marBottom w:val="0"/>
      <w:divBdr>
        <w:top w:val="none" w:sz="0" w:space="0" w:color="auto"/>
        <w:left w:val="none" w:sz="0" w:space="0" w:color="auto"/>
        <w:bottom w:val="none" w:sz="0" w:space="0" w:color="auto"/>
        <w:right w:val="none" w:sz="0" w:space="0" w:color="auto"/>
      </w:divBdr>
    </w:div>
    <w:div w:id="511263750">
      <w:bodyDiv w:val="1"/>
      <w:marLeft w:val="0"/>
      <w:marRight w:val="0"/>
      <w:marTop w:val="0"/>
      <w:marBottom w:val="0"/>
      <w:divBdr>
        <w:top w:val="none" w:sz="0" w:space="0" w:color="auto"/>
        <w:left w:val="none" w:sz="0" w:space="0" w:color="auto"/>
        <w:bottom w:val="none" w:sz="0" w:space="0" w:color="auto"/>
        <w:right w:val="none" w:sz="0" w:space="0" w:color="auto"/>
      </w:divBdr>
    </w:div>
    <w:div w:id="514155245">
      <w:bodyDiv w:val="1"/>
      <w:marLeft w:val="0"/>
      <w:marRight w:val="0"/>
      <w:marTop w:val="0"/>
      <w:marBottom w:val="0"/>
      <w:divBdr>
        <w:top w:val="none" w:sz="0" w:space="0" w:color="auto"/>
        <w:left w:val="none" w:sz="0" w:space="0" w:color="auto"/>
        <w:bottom w:val="none" w:sz="0" w:space="0" w:color="auto"/>
        <w:right w:val="none" w:sz="0" w:space="0" w:color="auto"/>
      </w:divBdr>
    </w:div>
    <w:div w:id="514924757">
      <w:bodyDiv w:val="1"/>
      <w:marLeft w:val="0"/>
      <w:marRight w:val="0"/>
      <w:marTop w:val="0"/>
      <w:marBottom w:val="0"/>
      <w:divBdr>
        <w:top w:val="none" w:sz="0" w:space="0" w:color="auto"/>
        <w:left w:val="none" w:sz="0" w:space="0" w:color="auto"/>
        <w:bottom w:val="none" w:sz="0" w:space="0" w:color="auto"/>
        <w:right w:val="none" w:sz="0" w:space="0" w:color="auto"/>
      </w:divBdr>
    </w:div>
    <w:div w:id="516769451">
      <w:bodyDiv w:val="1"/>
      <w:marLeft w:val="0"/>
      <w:marRight w:val="0"/>
      <w:marTop w:val="0"/>
      <w:marBottom w:val="0"/>
      <w:divBdr>
        <w:top w:val="none" w:sz="0" w:space="0" w:color="auto"/>
        <w:left w:val="none" w:sz="0" w:space="0" w:color="auto"/>
        <w:bottom w:val="none" w:sz="0" w:space="0" w:color="auto"/>
        <w:right w:val="none" w:sz="0" w:space="0" w:color="auto"/>
      </w:divBdr>
    </w:div>
    <w:div w:id="517232585">
      <w:bodyDiv w:val="1"/>
      <w:marLeft w:val="0"/>
      <w:marRight w:val="0"/>
      <w:marTop w:val="0"/>
      <w:marBottom w:val="0"/>
      <w:divBdr>
        <w:top w:val="none" w:sz="0" w:space="0" w:color="auto"/>
        <w:left w:val="none" w:sz="0" w:space="0" w:color="auto"/>
        <w:bottom w:val="none" w:sz="0" w:space="0" w:color="auto"/>
        <w:right w:val="none" w:sz="0" w:space="0" w:color="auto"/>
      </w:divBdr>
    </w:div>
    <w:div w:id="517354789">
      <w:bodyDiv w:val="1"/>
      <w:marLeft w:val="0"/>
      <w:marRight w:val="0"/>
      <w:marTop w:val="0"/>
      <w:marBottom w:val="0"/>
      <w:divBdr>
        <w:top w:val="none" w:sz="0" w:space="0" w:color="auto"/>
        <w:left w:val="none" w:sz="0" w:space="0" w:color="auto"/>
        <w:bottom w:val="none" w:sz="0" w:space="0" w:color="auto"/>
        <w:right w:val="none" w:sz="0" w:space="0" w:color="auto"/>
      </w:divBdr>
    </w:div>
    <w:div w:id="518088338">
      <w:bodyDiv w:val="1"/>
      <w:marLeft w:val="0"/>
      <w:marRight w:val="0"/>
      <w:marTop w:val="0"/>
      <w:marBottom w:val="0"/>
      <w:divBdr>
        <w:top w:val="none" w:sz="0" w:space="0" w:color="auto"/>
        <w:left w:val="none" w:sz="0" w:space="0" w:color="auto"/>
        <w:bottom w:val="none" w:sz="0" w:space="0" w:color="auto"/>
        <w:right w:val="none" w:sz="0" w:space="0" w:color="auto"/>
      </w:divBdr>
    </w:div>
    <w:div w:id="518397592">
      <w:bodyDiv w:val="1"/>
      <w:marLeft w:val="0"/>
      <w:marRight w:val="0"/>
      <w:marTop w:val="0"/>
      <w:marBottom w:val="0"/>
      <w:divBdr>
        <w:top w:val="none" w:sz="0" w:space="0" w:color="auto"/>
        <w:left w:val="none" w:sz="0" w:space="0" w:color="auto"/>
        <w:bottom w:val="none" w:sz="0" w:space="0" w:color="auto"/>
        <w:right w:val="none" w:sz="0" w:space="0" w:color="auto"/>
      </w:divBdr>
    </w:div>
    <w:div w:id="519658551">
      <w:bodyDiv w:val="1"/>
      <w:marLeft w:val="0"/>
      <w:marRight w:val="0"/>
      <w:marTop w:val="0"/>
      <w:marBottom w:val="0"/>
      <w:divBdr>
        <w:top w:val="none" w:sz="0" w:space="0" w:color="auto"/>
        <w:left w:val="none" w:sz="0" w:space="0" w:color="auto"/>
        <w:bottom w:val="none" w:sz="0" w:space="0" w:color="auto"/>
        <w:right w:val="none" w:sz="0" w:space="0" w:color="auto"/>
      </w:divBdr>
    </w:div>
    <w:div w:id="520516413">
      <w:bodyDiv w:val="1"/>
      <w:marLeft w:val="0"/>
      <w:marRight w:val="0"/>
      <w:marTop w:val="0"/>
      <w:marBottom w:val="0"/>
      <w:divBdr>
        <w:top w:val="none" w:sz="0" w:space="0" w:color="auto"/>
        <w:left w:val="none" w:sz="0" w:space="0" w:color="auto"/>
        <w:bottom w:val="none" w:sz="0" w:space="0" w:color="auto"/>
        <w:right w:val="none" w:sz="0" w:space="0" w:color="auto"/>
      </w:divBdr>
    </w:div>
    <w:div w:id="524515108">
      <w:bodyDiv w:val="1"/>
      <w:marLeft w:val="0"/>
      <w:marRight w:val="0"/>
      <w:marTop w:val="0"/>
      <w:marBottom w:val="0"/>
      <w:divBdr>
        <w:top w:val="none" w:sz="0" w:space="0" w:color="auto"/>
        <w:left w:val="none" w:sz="0" w:space="0" w:color="auto"/>
        <w:bottom w:val="none" w:sz="0" w:space="0" w:color="auto"/>
        <w:right w:val="none" w:sz="0" w:space="0" w:color="auto"/>
      </w:divBdr>
    </w:div>
    <w:div w:id="528181285">
      <w:bodyDiv w:val="1"/>
      <w:marLeft w:val="0"/>
      <w:marRight w:val="0"/>
      <w:marTop w:val="0"/>
      <w:marBottom w:val="0"/>
      <w:divBdr>
        <w:top w:val="none" w:sz="0" w:space="0" w:color="auto"/>
        <w:left w:val="none" w:sz="0" w:space="0" w:color="auto"/>
        <w:bottom w:val="none" w:sz="0" w:space="0" w:color="auto"/>
        <w:right w:val="none" w:sz="0" w:space="0" w:color="auto"/>
      </w:divBdr>
    </w:div>
    <w:div w:id="528879766">
      <w:bodyDiv w:val="1"/>
      <w:marLeft w:val="0"/>
      <w:marRight w:val="0"/>
      <w:marTop w:val="0"/>
      <w:marBottom w:val="0"/>
      <w:divBdr>
        <w:top w:val="none" w:sz="0" w:space="0" w:color="auto"/>
        <w:left w:val="none" w:sz="0" w:space="0" w:color="auto"/>
        <w:bottom w:val="none" w:sz="0" w:space="0" w:color="auto"/>
        <w:right w:val="none" w:sz="0" w:space="0" w:color="auto"/>
      </w:divBdr>
    </w:div>
    <w:div w:id="529025945">
      <w:bodyDiv w:val="1"/>
      <w:marLeft w:val="0"/>
      <w:marRight w:val="0"/>
      <w:marTop w:val="0"/>
      <w:marBottom w:val="0"/>
      <w:divBdr>
        <w:top w:val="none" w:sz="0" w:space="0" w:color="auto"/>
        <w:left w:val="none" w:sz="0" w:space="0" w:color="auto"/>
        <w:bottom w:val="none" w:sz="0" w:space="0" w:color="auto"/>
        <w:right w:val="none" w:sz="0" w:space="0" w:color="auto"/>
      </w:divBdr>
    </w:div>
    <w:div w:id="529606782">
      <w:bodyDiv w:val="1"/>
      <w:marLeft w:val="0"/>
      <w:marRight w:val="0"/>
      <w:marTop w:val="0"/>
      <w:marBottom w:val="0"/>
      <w:divBdr>
        <w:top w:val="none" w:sz="0" w:space="0" w:color="auto"/>
        <w:left w:val="none" w:sz="0" w:space="0" w:color="auto"/>
        <w:bottom w:val="none" w:sz="0" w:space="0" w:color="auto"/>
        <w:right w:val="none" w:sz="0" w:space="0" w:color="auto"/>
      </w:divBdr>
    </w:div>
    <w:div w:id="531503529">
      <w:bodyDiv w:val="1"/>
      <w:marLeft w:val="0"/>
      <w:marRight w:val="0"/>
      <w:marTop w:val="0"/>
      <w:marBottom w:val="0"/>
      <w:divBdr>
        <w:top w:val="none" w:sz="0" w:space="0" w:color="auto"/>
        <w:left w:val="none" w:sz="0" w:space="0" w:color="auto"/>
        <w:bottom w:val="none" w:sz="0" w:space="0" w:color="auto"/>
        <w:right w:val="none" w:sz="0" w:space="0" w:color="auto"/>
      </w:divBdr>
    </w:div>
    <w:div w:id="531724262">
      <w:bodyDiv w:val="1"/>
      <w:marLeft w:val="0"/>
      <w:marRight w:val="0"/>
      <w:marTop w:val="0"/>
      <w:marBottom w:val="0"/>
      <w:divBdr>
        <w:top w:val="none" w:sz="0" w:space="0" w:color="auto"/>
        <w:left w:val="none" w:sz="0" w:space="0" w:color="auto"/>
        <w:bottom w:val="none" w:sz="0" w:space="0" w:color="auto"/>
        <w:right w:val="none" w:sz="0" w:space="0" w:color="auto"/>
      </w:divBdr>
    </w:div>
    <w:div w:id="533150233">
      <w:bodyDiv w:val="1"/>
      <w:marLeft w:val="0"/>
      <w:marRight w:val="0"/>
      <w:marTop w:val="0"/>
      <w:marBottom w:val="0"/>
      <w:divBdr>
        <w:top w:val="none" w:sz="0" w:space="0" w:color="auto"/>
        <w:left w:val="none" w:sz="0" w:space="0" w:color="auto"/>
        <w:bottom w:val="none" w:sz="0" w:space="0" w:color="auto"/>
        <w:right w:val="none" w:sz="0" w:space="0" w:color="auto"/>
      </w:divBdr>
    </w:div>
    <w:div w:id="533689841">
      <w:bodyDiv w:val="1"/>
      <w:marLeft w:val="0"/>
      <w:marRight w:val="0"/>
      <w:marTop w:val="0"/>
      <w:marBottom w:val="0"/>
      <w:divBdr>
        <w:top w:val="none" w:sz="0" w:space="0" w:color="auto"/>
        <w:left w:val="none" w:sz="0" w:space="0" w:color="auto"/>
        <w:bottom w:val="none" w:sz="0" w:space="0" w:color="auto"/>
        <w:right w:val="none" w:sz="0" w:space="0" w:color="auto"/>
      </w:divBdr>
    </w:div>
    <w:div w:id="534386286">
      <w:bodyDiv w:val="1"/>
      <w:marLeft w:val="0"/>
      <w:marRight w:val="0"/>
      <w:marTop w:val="0"/>
      <w:marBottom w:val="0"/>
      <w:divBdr>
        <w:top w:val="none" w:sz="0" w:space="0" w:color="auto"/>
        <w:left w:val="none" w:sz="0" w:space="0" w:color="auto"/>
        <w:bottom w:val="none" w:sz="0" w:space="0" w:color="auto"/>
        <w:right w:val="none" w:sz="0" w:space="0" w:color="auto"/>
      </w:divBdr>
    </w:div>
    <w:div w:id="534587829">
      <w:bodyDiv w:val="1"/>
      <w:marLeft w:val="0"/>
      <w:marRight w:val="0"/>
      <w:marTop w:val="0"/>
      <w:marBottom w:val="0"/>
      <w:divBdr>
        <w:top w:val="none" w:sz="0" w:space="0" w:color="auto"/>
        <w:left w:val="none" w:sz="0" w:space="0" w:color="auto"/>
        <w:bottom w:val="none" w:sz="0" w:space="0" w:color="auto"/>
        <w:right w:val="none" w:sz="0" w:space="0" w:color="auto"/>
      </w:divBdr>
      <w:divsChild>
        <w:div w:id="2009747442">
          <w:marLeft w:val="0"/>
          <w:marRight w:val="0"/>
          <w:marTop w:val="0"/>
          <w:marBottom w:val="0"/>
          <w:divBdr>
            <w:top w:val="none" w:sz="0" w:space="0" w:color="auto"/>
            <w:left w:val="none" w:sz="0" w:space="0" w:color="auto"/>
            <w:bottom w:val="none" w:sz="0" w:space="0" w:color="auto"/>
            <w:right w:val="none" w:sz="0" w:space="0" w:color="auto"/>
          </w:divBdr>
        </w:div>
      </w:divsChild>
    </w:div>
    <w:div w:id="536360750">
      <w:bodyDiv w:val="1"/>
      <w:marLeft w:val="0"/>
      <w:marRight w:val="0"/>
      <w:marTop w:val="0"/>
      <w:marBottom w:val="0"/>
      <w:divBdr>
        <w:top w:val="none" w:sz="0" w:space="0" w:color="auto"/>
        <w:left w:val="none" w:sz="0" w:space="0" w:color="auto"/>
        <w:bottom w:val="none" w:sz="0" w:space="0" w:color="auto"/>
        <w:right w:val="none" w:sz="0" w:space="0" w:color="auto"/>
      </w:divBdr>
    </w:div>
    <w:div w:id="536893509">
      <w:bodyDiv w:val="1"/>
      <w:marLeft w:val="0"/>
      <w:marRight w:val="0"/>
      <w:marTop w:val="0"/>
      <w:marBottom w:val="0"/>
      <w:divBdr>
        <w:top w:val="none" w:sz="0" w:space="0" w:color="auto"/>
        <w:left w:val="none" w:sz="0" w:space="0" w:color="auto"/>
        <w:bottom w:val="none" w:sz="0" w:space="0" w:color="auto"/>
        <w:right w:val="none" w:sz="0" w:space="0" w:color="auto"/>
      </w:divBdr>
    </w:div>
    <w:div w:id="538125975">
      <w:bodyDiv w:val="1"/>
      <w:marLeft w:val="0"/>
      <w:marRight w:val="0"/>
      <w:marTop w:val="0"/>
      <w:marBottom w:val="0"/>
      <w:divBdr>
        <w:top w:val="none" w:sz="0" w:space="0" w:color="auto"/>
        <w:left w:val="none" w:sz="0" w:space="0" w:color="auto"/>
        <w:bottom w:val="none" w:sz="0" w:space="0" w:color="auto"/>
        <w:right w:val="none" w:sz="0" w:space="0" w:color="auto"/>
      </w:divBdr>
    </w:div>
    <w:div w:id="540023399">
      <w:bodyDiv w:val="1"/>
      <w:marLeft w:val="0"/>
      <w:marRight w:val="0"/>
      <w:marTop w:val="0"/>
      <w:marBottom w:val="0"/>
      <w:divBdr>
        <w:top w:val="none" w:sz="0" w:space="0" w:color="auto"/>
        <w:left w:val="none" w:sz="0" w:space="0" w:color="auto"/>
        <w:bottom w:val="none" w:sz="0" w:space="0" w:color="auto"/>
        <w:right w:val="none" w:sz="0" w:space="0" w:color="auto"/>
      </w:divBdr>
    </w:div>
    <w:div w:id="541673009">
      <w:bodyDiv w:val="1"/>
      <w:marLeft w:val="0"/>
      <w:marRight w:val="0"/>
      <w:marTop w:val="0"/>
      <w:marBottom w:val="0"/>
      <w:divBdr>
        <w:top w:val="none" w:sz="0" w:space="0" w:color="auto"/>
        <w:left w:val="none" w:sz="0" w:space="0" w:color="auto"/>
        <w:bottom w:val="none" w:sz="0" w:space="0" w:color="auto"/>
        <w:right w:val="none" w:sz="0" w:space="0" w:color="auto"/>
      </w:divBdr>
    </w:div>
    <w:div w:id="542328442">
      <w:bodyDiv w:val="1"/>
      <w:marLeft w:val="0"/>
      <w:marRight w:val="0"/>
      <w:marTop w:val="0"/>
      <w:marBottom w:val="0"/>
      <w:divBdr>
        <w:top w:val="none" w:sz="0" w:space="0" w:color="auto"/>
        <w:left w:val="none" w:sz="0" w:space="0" w:color="auto"/>
        <w:bottom w:val="none" w:sz="0" w:space="0" w:color="auto"/>
        <w:right w:val="none" w:sz="0" w:space="0" w:color="auto"/>
      </w:divBdr>
      <w:divsChild>
        <w:div w:id="678123397">
          <w:marLeft w:val="0"/>
          <w:marRight w:val="0"/>
          <w:marTop w:val="0"/>
          <w:marBottom w:val="0"/>
          <w:divBdr>
            <w:top w:val="none" w:sz="0" w:space="0" w:color="auto"/>
            <w:left w:val="none" w:sz="0" w:space="0" w:color="auto"/>
            <w:bottom w:val="none" w:sz="0" w:space="0" w:color="auto"/>
            <w:right w:val="none" w:sz="0" w:space="0" w:color="auto"/>
          </w:divBdr>
        </w:div>
        <w:div w:id="1051465243">
          <w:marLeft w:val="0"/>
          <w:marRight w:val="0"/>
          <w:marTop w:val="0"/>
          <w:marBottom w:val="0"/>
          <w:divBdr>
            <w:top w:val="none" w:sz="0" w:space="0" w:color="auto"/>
            <w:left w:val="none" w:sz="0" w:space="0" w:color="auto"/>
            <w:bottom w:val="none" w:sz="0" w:space="0" w:color="auto"/>
            <w:right w:val="none" w:sz="0" w:space="0" w:color="auto"/>
          </w:divBdr>
        </w:div>
      </w:divsChild>
    </w:div>
    <w:div w:id="542712689">
      <w:bodyDiv w:val="1"/>
      <w:marLeft w:val="0"/>
      <w:marRight w:val="0"/>
      <w:marTop w:val="0"/>
      <w:marBottom w:val="0"/>
      <w:divBdr>
        <w:top w:val="none" w:sz="0" w:space="0" w:color="auto"/>
        <w:left w:val="none" w:sz="0" w:space="0" w:color="auto"/>
        <w:bottom w:val="none" w:sz="0" w:space="0" w:color="auto"/>
        <w:right w:val="none" w:sz="0" w:space="0" w:color="auto"/>
      </w:divBdr>
    </w:div>
    <w:div w:id="542905510">
      <w:bodyDiv w:val="1"/>
      <w:marLeft w:val="0"/>
      <w:marRight w:val="0"/>
      <w:marTop w:val="0"/>
      <w:marBottom w:val="0"/>
      <w:divBdr>
        <w:top w:val="none" w:sz="0" w:space="0" w:color="auto"/>
        <w:left w:val="none" w:sz="0" w:space="0" w:color="auto"/>
        <w:bottom w:val="none" w:sz="0" w:space="0" w:color="auto"/>
        <w:right w:val="none" w:sz="0" w:space="0" w:color="auto"/>
      </w:divBdr>
      <w:divsChild>
        <w:div w:id="1310356622">
          <w:marLeft w:val="0"/>
          <w:marRight w:val="0"/>
          <w:marTop w:val="0"/>
          <w:marBottom w:val="0"/>
          <w:divBdr>
            <w:top w:val="none" w:sz="0" w:space="0" w:color="auto"/>
            <w:left w:val="none" w:sz="0" w:space="0" w:color="auto"/>
            <w:bottom w:val="none" w:sz="0" w:space="0" w:color="auto"/>
            <w:right w:val="none" w:sz="0" w:space="0" w:color="auto"/>
          </w:divBdr>
        </w:div>
        <w:div w:id="1425607306">
          <w:marLeft w:val="0"/>
          <w:marRight w:val="0"/>
          <w:marTop w:val="0"/>
          <w:marBottom w:val="0"/>
          <w:divBdr>
            <w:top w:val="none" w:sz="0" w:space="0" w:color="auto"/>
            <w:left w:val="none" w:sz="0" w:space="0" w:color="auto"/>
            <w:bottom w:val="none" w:sz="0" w:space="0" w:color="auto"/>
            <w:right w:val="none" w:sz="0" w:space="0" w:color="auto"/>
          </w:divBdr>
        </w:div>
      </w:divsChild>
    </w:div>
    <w:div w:id="543518522">
      <w:bodyDiv w:val="1"/>
      <w:marLeft w:val="0"/>
      <w:marRight w:val="0"/>
      <w:marTop w:val="0"/>
      <w:marBottom w:val="0"/>
      <w:divBdr>
        <w:top w:val="none" w:sz="0" w:space="0" w:color="auto"/>
        <w:left w:val="none" w:sz="0" w:space="0" w:color="auto"/>
        <w:bottom w:val="none" w:sz="0" w:space="0" w:color="auto"/>
        <w:right w:val="none" w:sz="0" w:space="0" w:color="auto"/>
      </w:divBdr>
    </w:div>
    <w:div w:id="546262603">
      <w:bodyDiv w:val="1"/>
      <w:marLeft w:val="0"/>
      <w:marRight w:val="0"/>
      <w:marTop w:val="0"/>
      <w:marBottom w:val="0"/>
      <w:divBdr>
        <w:top w:val="none" w:sz="0" w:space="0" w:color="auto"/>
        <w:left w:val="none" w:sz="0" w:space="0" w:color="auto"/>
        <w:bottom w:val="none" w:sz="0" w:space="0" w:color="auto"/>
        <w:right w:val="none" w:sz="0" w:space="0" w:color="auto"/>
      </w:divBdr>
    </w:div>
    <w:div w:id="547765919">
      <w:bodyDiv w:val="1"/>
      <w:marLeft w:val="0"/>
      <w:marRight w:val="0"/>
      <w:marTop w:val="0"/>
      <w:marBottom w:val="0"/>
      <w:divBdr>
        <w:top w:val="none" w:sz="0" w:space="0" w:color="auto"/>
        <w:left w:val="none" w:sz="0" w:space="0" w:color="auto"/>
        <w:bottom w:val="none" w:sz="0" w:space="0" w:color="auto"/>
        <w:right w:val="none" w:sz="0" w:space="0" w:color="auto"/>
      </w:divBdr>
    </w:div>
    <w:div w:id="548299698">
      <w:bodyDiv w:val="1"/>
      <w:marLeft w:val="0"/>
      <w:marRight w:val="0"/>
      <w:marTop w:val="0"/>
      <w:marBottom w:val="0"/>
      <w:divBdr>
        <w:top w:val="none" w:sz="0" w:space="0" w:color="auto"/>
        <w:left w:val="none" w:sz="0" w:space="0" w:color="auto"/>
        <w:bottom w:val="none" w:sz="0" w:space="0" w:color="auto"/>
        <w:right w:val="none" w:sz="0" w:space="0" w:color="auto"/>
      </w:divBdr>
    </w:div>
    <w:div w:id="548538141">
      <w:bodyDiv w:val="1"/>
      <w:marLeft w:val="0"/>
      <w:marRight w:val="0"/>
      <w:marTop w:val="0"/>
      <w:marBottom w:val="0"/>
      <w:divBdr>
        <w:top w:val="none" w:sz="0" w:space="0" w:color="auto"/>
        <w:left w:val="none" w:sz="0" w:space="0" w:color="auto"/>
        <w:bottom w:val="none" w:sz="0" w:space="0" w:color="auto"/>
        <w:right w:val="none" w:sz="0" w:space="0" w:color="auto"/>
      </w:divBdr>
    </w:div>
    <w:div w:id="550505156">
      <w:bodyDiv w:val="1"/>
      <w:marLeft w:val="0"/>
      <w:marRight w:val="0"/>
      <w:marTop w:val="0"/>
      <w:marBottom w:val="0"/>
      <w:divBdr>
        <w:top w:val="none" w:sz="0" w:space="0" w:color="auto"/>
        <w:left w:val="none" w:sz="0" w:space="0" w:color="auto"/>
        <w:bottom w:val="none" w:sz="0" w:space="0" w:color="auto"/>
        <w:right w:val="none" w:sz="0" w:space="0" w:color="auto"/>
      </w:divBdr>
      <w:divsChild>
        <w:div w:id="85156729">
          <w:marLeft w:val="0"/>
          <w:marRight w:val="0"/>
          <w:marTop w:val="0"/>
          <w:marBottom w:val="0"/>
          <w:divBdr>
            <w:top w:val="none" w:sz="0" w:space="0" w:color="auto"/>
            <w:left w:val="none" w:sz="0" w:space="0" w:color="auto"/>
            <w:bottom w:val="none" w:sz="0" w:space="0" w:color="auto"/>
            <w:right w:val="none" w:sz="0" w:space="0" w:color="auto"/>
          </w:divBdr>
        </w:div>
        <w:div w:id="1464887067">
          <w:marLeft w:val="0"/>
          <w:marRight w:val="0"/>
          <w:marTop w:val="0"/>
          <w:marBottom w:val="0"/>
          <w:divBdr>
            <w:top w:val="none" w:sz="0" w:space="0" w:color="auto"/>
            <w:left w:val="none" w:sz="0" w:space="0" w:color="auto"/>
            <w:bottom w:val="none" w:sz="0" w:space="0" w:color="auto"/>
            <w:right w:val="none" w:sz="0" w:space="0" w:color="auto"/>
          </w:divBdr>
          <w:divsChild>
            <w:div w:id="847015766">
              <w:marLeft w:val="0"/>
              <w:marRight w:val="0"/>
              <w:marTop w:val="0"/>
              <w:marBottom w:val="0"/>
              <w:divBdr>
                <w:top w:val="none" w:sz="0" w:space="0" w:color="auto"/>
                <w:left w:val="none" w:sz="0" w:space="0" w:color="auto"/>
                <w:bottom w:val="none" w:sz="0" w:space="0" w:color="auto"/>
                <w:right w:val="none" w:sz="0" w:space="0" w:color="auto"/>
              </w:divBdr>
              <w:divsChild>
                <w:div w:id="828594624">
                  <w:marLeft w:val="0"/>
                  <w:marRight w:val="0"/>
                  <w:marTop w:val="0"/>
                  <w:marBottom w:val="0"/>
                  <w:divBdr>
                    <w:top w:val="none" w:sz="0" w:space="0" w:color="auto"/>
                    <w:left w:val="none" w:sz="0" w:space="0" w:color="auto"/>
                    <w:bottom w:val="none" w:sz="0" w:space="0" w:color="auto"/>
                    <w:right w:val="none" w:sz="0" w:space="0" w:color="auto"/>
                  </w:divBdr>
                </w:div>
                <w:div w:id="1674651699">
                  <w:marLeft w:val="0"/>
                  <w:marRight w:val="0"/>
                  <w:marTop w:val="0"/>
                  <w:marBottom w:val="0"/>
                  <w:divBdr>
                    <w:top w:val="none" w:sz="0" w:space="0" w:color="auto"/>
                    <w:left w:val="none" w:sz="0" w:space="0" w:color="auto"/>
                    <w:bottom w:val="none" w:sz="0" w:space="0" w:color="auto"/>
                    <w:right w:val="none" w:sz="0" w:space="0" w:color="auto"/>
                  </w:divBdr>
                  <w:divsChild>
                    <w:div w:id="855846214">
                      <w:marLeft w:val="0"/>
                      <w:marRight w:val="0"/>
                      <w:marTop w:val="0"/>
                      <w:marBottom w:val="0"/>
                      <w:divBdr>
                        <w:top w:val="none" w:sz="0" w:space="0" w:color="auto"/>
                        <w:left w:val="none" w:sz="0" w:space="0" w:color="auto"/>
                        <w:bottom w:val="none" w:sz="0" w:space="0" w:color="auto"/>
                        <w:right w:val="none" w:sz="0" w:space="0" w:color="auto"/>
                      </w:divBdr>
                      <w:divsChild>
                        <w:div w:id="1049525555">
                          <w:marLeft w:val="0"/>
                          <w:marRight w:val="0"/>
                          <w:marTop w:val="0"/>
                          <w:marBottom w:val="0"/>
                          <w:divBdr>
                            <w:top w:val="none" w:sz="0" w:space="0" w:color="auto"/>
                            <w:left w:val="none" w:sz="0" w:space="0" w:color="auto"/>
                            <w:bottom w:val="none" w:sz="0" w:space="0" w:color="auto"/>
                            <w:right w:val="none" w:sz="0" w:space="0" w:color="auto"/>
                          </w:divBdr>
                          <w:divsChild>
                            <w:div w:id="1215967395">
                              <w:marLeft w:val="0"/>
                              <w:marRight w:val="0"/>
                              <w:marTop w:val="0"/>
                              <w:marBottom w:val="0"/>
                              <w:divBdr>
                                <w:top w:val="none" w:sz="0" w:space="0" w:color="auto"/>
                                <w:left w:val="none" w:sz="0" w:space="0" w:color="auto"/>
                                <w:bottom w:val="none" w:sz="0" w:space="0" w:color="auto"/>
                                <w:right w:val="none" w:sz="0" w:space="0" w:color="auto"/>
                              </w:divBdr>
                            </w:div>
                            <w:div w:id="20862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0654">
                      <w:marLeft w:val="0"/>
                      <w:marRight w:val="0"/>
                      <w:marTop w:val="0"/>
                      <w:marBottom w:val="0"/>
                      <w:divBdr>
                        <w:top w:val="none" w:sz="0" w:space="0" w:color="auto"/>
                        <w:left w:val="none" w:sz="0" w:space="0" w:color="auto"/>
                        <w:bottom w:val="none" w:sz="0" w:space="0" w:color="auto"/>
                        <w:right w:val="none" w:sz="0" w:space="0" w:color="auto"/>
                      </w:divBdr>
                      <w:divsChild>
                        <w:div w:id="773018428">
                          <w:marLeft w:val="0"/>
                          <w:marRight w:val="0"/>
                          <w:marTop w:val="0"/>
                          <w:marBottom w:val="0"/>
                          <w:divBdr>
                            <w:top w:val="none" w:sz="0" w:space="0" w:color="auto"/>
                            <w:left w:val="none" w:sz="0" w:space="0" w:color="auto"/>
                            <w:bottom w:val="none" w:sz="0" w:space="0" w:color="auto"/>
                            <w:right w:val="none" w:sz="0" w:space="0" w:color="auto"/>
                          </w:divBdr>
                          <w:divsChild>
                            <w:div w:id="1302539113">
                              <w:marLeft w:val="0"/>
                              <w:marRight w:val="0"/>
                              <w:marTop w:val="0"/>
                              <w:marBottom w:val="0"/>
                              <w:divBdr>
                                <w:top w:val="none" w:sz="0" w:space="0" w:color="auto"/>
                                <w:left w:val="none" w:sz="0" w:space="0" w:color="auto"/>
                                <w:bottom w:val="none" w:sz="0" w:space="0" w:color="auto"/>
                                <w:right w:val="none" w:sz="0" w:space="0" w:color="auto"/>
                              </w:divBdr>
                            </w:div>
                            <w:div w:id="19464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46712">
              <w:marLeft w:val="0"/>
              <w:marRight w:val="0"/>
              <w:marTop w:val="0"/>
              <w:marBottom w:val="0"/>
              <w:divBdr>
                <w:top w:val="single" w:sz="6" w:space="0" w:color="EAECEE"/>
                <w:left w:val="single" w:sz="6" w:space="0" w:color="EAECEE"/>
                <w:bottom w:val="single" w:sz="18" w:space="0" w:color="EAECEE"/>
                <w:right w:val="single" w:sz="6" w:space="0" w:color="EAECEE"/>
              </w:divBdr>
              <w:divsChild>
                <w:div w:id="1290816632">
                  <w:marLeft w:val="0"/>
                  <w:marRight w:val="0"/>
                  <w:marTop w:val="0"/>
                  <w:marBottom w:val="0"/>
                  <w:divBdr>
                    <w:top w:val="none" w:sz="0" w:space="0" w:color="auto"/>
                    <w:left w:val="none" w:sz="0" w:space="0" w:color="auto"/>
                    <w:bottom w:val="none" w:sz="0" w:space="0" w:color="auto"/>
                    <w:right w:val="none" w:sz="0" w:space="0" w:color="auto"/>
                  </w:divBdr>
                  <w:divsChild>
                    <w:div w:id="7939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3176">
      <w:bodyDiv w:val="1"/>
      <w:marLeft w:val="0"/>
      <w:marRight w:val="0"/>
      <w:marTop w:val="0"/>
      <w:marBottom w:val="0"/>
      <w:divBdr>
        <w:top w:val="none" w:sz="0" w:space="0" w:color="auto"/>
        <w:left w:val="none" w:sz="0" w:space="0" w:color="auto"/>
        <w:bottom w:val="none" w:sz="0" w:space="0" w:color="auto"/>
        <w:right w:val="none" w:sz="0" w:space="0" w:color="auto"/>
      </w:divBdr>
    </w:div>
    <w:div w:id="550730704">
      <w:bodyDiv w:val="1"/>
      <w:marLeft w:val="0"/>
      <w:marRight w:val="0"/>
      <w:marTop w:val="0"/>
      <w:marBottom w:val="0"/>
      <w:divBdr>
        <w:top w:val="none" w:sz="0" w:space="0" w:color="auto"/>
        <w:left w:val="none" w:sz="0" w:space="0" w:color="auto"/>
        <w:bottom w:val="none" w:sz="0" w:space="0" w:color="auto"/>
        <w:right w:val="none" w:sz="0" w:space="0" w:color="auto"/>
      </w:divBdr>
    </w:div>
    <w:div w:id="552935294">
      <w:bodyDiv w:val="1"/>
      <w:marLeft w:val="0"/>
      <w:marRight w:val="0"/>
      <w:marTop w:val="0"/>
      <w:marBottom w:val="0"/>
      <w:divBdr>
        <w:top w:val="none" w:sz="0" w:space="0" w:color="auto"/>
        <w:left w:val="none" w:sz="0" w:space="0" w:color="auto"/>
        <w:bottom w:val="none" w:sz="0" w:space="0" w:color="auto"/>
        <w:right w:val="none" w:sz="0" w:space="0" w:color="auto"/>
      </w:divBdr>
    </w:div>
    <w:div w:id="553155295">
      <w:bodyDiv w:val="1"/>
      <w:marLeft w:val="0"/>
      <w:marRight w:val="0"/>
      <w:marTop w:val="0"/>
      <w:marBottom w:val="0"/>
      <w:divBdr>
        <w:top w:val="none" w:sz="0" w:space="0" w:color="auto"/>
        <w:left w:val="none" w:sz="0" w:space="0" w:color="auto"/>
        <w:bottom w:val="none" w:sz="0" w:space="0" w:color="auto"/>
        <w:right w:val="none" w:sz="0" w:space="0" w:color="auto"/>
      </w:divBdr>
    </w:div>
    <w:div w:id="553856956">
      <w:bodyDiv w:val="1"/>
      <w:marLeft w:val="0"/>
      <w:marRight w:val="0"/>
      <w:marTop w:val="0"/>
      <w:marBottom w:val="0"/>
      <w:divBdr>
        <w:top w:val="none" w:sz="0" w:space="0" w:color="auto"/>
        <w:left w:val="none" w:sz="0" w:space="0" w:color="auto"/>
        <w:bottom w:val="none" w:sz="0" w:space="0" w:color="auto"/>
        <w:right w:val="none" w:sz="0" w:space="0" w:color="auto"/>
      </w:divBdr>
    </w:div>
    <w:div w:id="557013188">
      <w:bodyDiv w:val="1"/>
      <w:marLeft w:val="0"/>
      <w:marRight w:val="0"/>
      <w:marTop w:val="0"/>
      <w:marBottom w:val="0"/>
      <w:divBdr>
        <w:top w:val="none" w:sz="0" w:space="0" w:color="auto"/>
        <w:left w:val="none" w:sz="0" w:space="0" w:color="auto"/>
        <w:bottom w:val="none" w:sz="0" w:space="0" w:color="auto"/>
        <w:right w:val="none" w:sz="0" w:space="0" w:color="auto"/>
      </w:divBdr>
    </w:div>
    <w:div w:id="557472970">
      <w:bodyDiv w:val="1"/>
      <w:marLeft w:val="0"/>
      <w:marRight w:val="0"/>
      <w:marTop w:val="0"/>
      <w:marBottom w:val="0"/>
      <w:divBdr>
        <w:top w:val="none" w:sz="0" w:space="0" w:color="auto"/>
        <w:left w:val="none" w:sz="0" w:space="0" w:color="auto"/>
        <w:bottom w:val="none" w:sz="0" w:space="0" w:color="auto"/>
        <w:right w:val="none" w:sz="0" w:space="0" w:color="auto"/>
      </w:divBdr>
    </w:div>
    <w:div w:id="559556818">
      <w:bodyDiv w:val="1"/>
      <w:marLeft w:val="0"/>
      <w:marRight w:val="0"/>
      <w:marTop w:val="0"/>
      <w:marBottom w:val="0"/>
      <w:divBdr>
        <w:top w:val="none" w:sz="0" w:space="0" w:color="auto"/>
        <w:left w:val="none" w:sz="0" w:space="0" w:color="auto"/>
        <w:bottom w:val="none" w:sz="0" w:space="0" w:color="auto"/>
        <w:right w:val="none" w:sz="0" w:space="0" w:color="auto"/>
      </w:divBdr>
    </w:div>
    <w:div w:id="561451103">
      <w:bodyDiv w:val="1"/>
      <w:marLeft w:val="0"/>
      <w:marRight w:val="0"/>
      <w:marTop w:val="0"/>
      <w:marBottom w:val="0"/>
      <w:divBdr>
        <w:top w:val="none" w:sz="0" w:space="0" w:color="auto"/>
        <w:left w:val="none" w:sz="0" w:space="0" w:color="auto"/>
        <w:bottom w:val="none" w:sz="0" w:space="0" w:color="auto"/>
        <w:right w:val="none" w:sz="0" w:space="0" w:color="auto"/>
      </w:divBdr>
    </w:div>
    <w:div w:id="563418363">
      <w:bodyDiv w:val="1"/>
      <w:marLeft w:val="0"/>
      <w:marRight w:val="0"/>
      <w:marTop w:val="0"/>
      <w:marBottom w:val="0"/>
      <w:divBdr>
        <w:top w:val="none" w:sz="0" w:space="0" w:color="auto"/>
        <w:left w:val="none" w:sz="0" w:space="0" w:color="auto"/>
        <w:bottom w:val="none" w:sz="0" w:space="0" w:color="auto"/>
        <w:right w:val="none" w:sz="0" w:space="0" w:color="auto"/>
      </w:divBdr>
    </w:div>
    <w:div w:id="564805473">
      <w:bodyDiv w:val="1"/>
      <w:marLeft w:val="0"/>
      <w:marRight w:val="0"/>
      <w:marTop w:val="0"/>
      <w:marBottom w:val="0"/>
      <w:divBdr>
        <w:top w:val="none" w:sz="0" w:space="0" w:color="auto"/>
        <w:left w:val="none" w:sz="0" w:space="0" w:color="auto"/>
        <w:bottom w:val="none" w:sz="0" w:space="0" w:color="auto"/>
        <w:right w:val="none" w:sz="0" w:space="0" w:color="auto"/>
      </w:divBdr>
    </w:div>
    <w:div w:id="566305484">
      <w:bodyDiv w:val="1"/>
      <w:marLeft w:val="0"/>
      <w:marRight w:val="0"/>
      <w:marTop w:val="0"/>
      <w:marBottom w:val="0"/>
      <w:divBdr>
        <w:top w:val="none" w:sz="0" w:space="0" w:color="auto"/>
        <w:left w:val="none" w:sz="0" w:space="0" w:color="auto"/>
        <w:bottom w:val="none" w:sz="0" w:space="0" w:color="auto"/>
        <w:right w:val="none" w:sz="0" w:space="0" w:color="auto"/>
      </w:divBdr>
      <w:divsChild>
        <w:div w:id="2098165132">
          <w:marLeft w:val="0"/>
          <w:marRight w:val="0"/>
          <w:marTop w:val="0"/>
          <w:marBottom w:val="0"/>
          <w:divBdr>
            <w:top w:val="none" w:sz="0" w:space="0" w:color="auto"/>
            <w:left w:val="none" w:sz="0" w:space="0" w:color="auto"/>
            <w:bottom w:val="none" w:sz="0" w:space="0" w:color="auto"/>
            <w:right w:val="none" w:sz="0" w:space="0" w:color="auto"/>
          </w:divBdr>
        </w:div>
      </w:divsChild>
    </w:div>
    <w:div w:id="566695791">
      <w:bodyDiv w:val="1"/>
      <w:marLeft w:val="0"/>
      <w:marRight w:val="0"/>
      <w:marTop w:val="0"/>
      <w:marBottom w:val="0"/>
      <w:divBdr>
        <w:top w:val="none" w:sz="0" w:space="0" w:color="auto"/>
        <w:left w:val="none" w:sz="0" w:space="0" w:color="auto"/>
        <w:bottom w:val="none" w:sz="0" w:space="0" w:color="auto"/>
        <w:right w:val="none" w:sz="0" w:space="0" w:color="auto"/>
      </w:divBdr>
    </w:div>
    <w:div w:id="569387740">
      <w:bodyDiv w:val="1"/>
      <w:marLeft w:val="0"/>
      <w:marRight w:val="0"/>
      <w:marTop w:val="0"/>
      <w:marBottom w:val="0"/>
      <w:divBdr>
        <w:top w:val="none" w:sz="0" w:space="0" w:color="auto"/>
        <w:left w:val="none" w:sz="0" w:space="0" w:color="auto"/>
        <w:bottom w:val="none" w:sz="0" w:space="0" w:color="auto"/>
        <w:right w:val="none" w:sz="0" w:space="0" w:color="auto"/>
      </w:divBdr>
    </w:div>
    <w:div w:id="569731466">
      <w:bodyDiv w:val="1"/>
      <w:marLeft w:val="0"/>
      <w:marRight w:val="0"/>
      <w:marTop w:val="0"/>
      <w:marBottom w:val="0"/>
      <w:divBdr>
        <w:top w:val="none" w:sz="0" w:space="0" w:color="auto"/>
        <w:left w:val="none" w:sz="0" w:space="0" w:color="auto"/>
        <w:bottom w:val="none" w:sz="0" w:space="0" w:color="auto"/>
        <w:right w:val="none" w:sz="0" w:space="0" w:color="auto"/>
      </w:divBdr>
    </w:div>
    <w:div w:id="571278660">
      <w:bodyDiv w:val="1"/>
      <w:marLeft w:val="0"/>
      <w:marRight w:val="0"/>
      <w:marTop w:val="0"/>
      <w:marBottom w:val="0"/>
      <w:divBdr>
        <w:top w:val="none" w:sz="0" w:space="0" w:color="auto"/>
        <w:left w:val="none" w:sz="0" w:space="0" w:color="auto"/>
        <w:bottom w:val="none" w:sz="0" w:space="0" w:color="auto"/>
        <w:right w:val="none" w:sz="0" w:space="0" w:color="auto"/>
      </w:divBdr>
    </w:div>
    <w:div w:id="572008988">
      <w:bodyDiv w:val="1"/>
      <w:marLeft w:val="0"/>
      <w:marRight w:val="0"/>
      <w:marTop w:val="0"/>
      <w:marBottom w:val="0"/>
      <w:divBdr>
        <w:top w:val="none" w:sz="0" w:space="0" w:color="auto"/>
        <w:left w:val="none" w:sz="0" w:space="0" w:color="auto"/>
        <w:bottom w:val="none" w:sz="0" w:space="0" w:color="auto"/>
        <w:right w:val="none" w:sz="0" w:space="0" w:color="auto"/>
      </w:divBdr>
    </w:div>
    <w:div w:id="572785391">
      <w:bodyDiv w:val="1"/>
      <w:marLeft w:val="0"/>
      <w:marRight w:val="0"/>
      <w:marTop w:val="0"/>
      <w:marBottom w:val="0"/>
      <w:divBdr>
        <w:top w:val="none" w:sz="0" w:space="0" w:color="auto"/>
        <w:left w:val="none" w:sz="0" w:space="0" w:color="auto"/>
        <w:bottom w:val="none" w:sz="0" w:space="0" w:color="auto"/>
        <w:right w:val="none" w:sz="0" w:space="0" w:color="auto"/>
      </w:divBdr>
    </w:div>
    <w:div w:id="573593208">
      <w:bodyDiv w:val="1"/>
      <w:marLeft w:val="0"/>
      <w:marRight w:val="0"/>
      <w:marTop w:val="0"/>
      <w:marBottom w:val="0"/>
      <w:divBdr>
        <w:top w:val="none" w:sz="0" w:space="0" w:color="auto"/>
        <w:left w:val="none" w:sz="0" w:space="0" w:color="auto"/>
        <w:bottom w:val="none" w:sz="0" w:space="0" w:color="auto"/>
        <w:right w:val="none" w:sz="0" w:space="0" w:color="auto"/>
      </w:divBdr>
    </w:div>
    <w:div w:id="573927853">
      <w:bodyDiv w:val="1"/>
      <w:marLeft w:val="0"/>
      <w:marRight w:val="0"/>
      <w:marTop w:val="0"/>
      <w:marBottom w:val="0"/>
      <w:divBdr>
        <w:top w:val="none" w:sz="0" w:space="0" w:color="auto"/>
        <w:left w:val="none" w:sz="0" w:space="0" w:color="auto"/>
        <w:bottom w:val="none" w:sz="0" w:space="0" w:color="auto"/>
        <w:right w:val="none" w:sz="0" w:space="0" w:color="auto"/>
      </w:divBdr>
    </w:div>
    <w:div w:id="576599592">
      <w:bodyDiv w:val="1"/>
      <w:marLeft w:val="0"/>
      <w:marRight w:val="0"/>
      <w:marTop w:val="0"/>
      <w:marBottom w:val="0"/>
      <w:divBdr>
        <w:top w:val="none" w:sz="0" w:space="0" w:color="auto"/>
        <w:left w:val="none" w:sz="0" w:space="0" w:color="auto"/>
        <w:bottom w:val="none" w:sz="0" w:space="0" w:color="auto"/>
        <w:right w:val="none" w:sz="0" w:space="0" w:color="auto"/>
      </w:divBdr>
    </w:div>
    <w:div w:id="577011160">
      <w:bodyDiv w:val="1"/>
      <w:marLeft w:val="0"/>
      <w:marRight w:val="0"/>
      <w:marTop w:val="0"/>
      <w:marBottom w:val="0"/>
      <w:divBdr>
        <w:top w:val="none" w:sz="0" w:space="0" w:color="auto"/>
        <w:left w:val="none" w:sz="0" w:space="0" w:color="auto"/>
        <w:bottom w:val="none" w:sz="0" w:space="0" w:color="auto"/>
        <w:right w:val="none" w:sz="0" w:space="0" w:color="auto"/>
      </w:divBdr>
    </w:div>
    <w:div w:id="578515606">
      <w:bodyDiv w:val="1"/>
      <w:marLeft w:val="0"/>
      <w:marRight w:val="0"/>
      <w:marTop w:val="0"/>
      <w:marBottom w:val="0"/>
      <w:divBdr>
        <w:top w:val="none" w:sz="0" w:space="0" w:color="auto"/>
        <w:left w:val="none" w:sz="0" w:space="0" w:color="auto"/>
        <w:bottom w:val="none" w:sz="0" w:space="0" w:color="auto"/>
        <w:right w:val="none" w:sz="0" w:space="0" w:color="auto"/>
      </w:divBdr>
    </w:div>
    <w:div w:id="578713032">
      <w:bodyDiv w:val="1"/>
      <w:marLeft w:val="0"/>
      <w:marRight w:val="0"/>
      <w:marTop w:val="0"/>
      <w:marBottom w:val="0"/>
      <w:divBdr>
        <w:top w:val="none" w:sz="0" w:space="0" w:color="auto"/>
        <w:left w:val="none" w:sz="0" w:space="0" w:color="auto"/>
        <w:bottom w:val="none" w:sz="0" w:space="0" w:color="auto"/>
        <w:right w:val="none" w:sz="0" w:space="0" w:color="auto"/>
      </w:divBdr>
    </w:div>
    <w:div w:id="579295235">
      <w:bodyDiv w:val="1"/>
      <w:marLeft w:val="0"/>
      <w:marRight w:val="0"/>
      <w:marTop w:val="0"/>
      <w:marBottom w:val="0"/>
      <w:divBdr>
        <w:top w:val="none" w:sz="0" w:space="0" w:color="auto"/>
        <w:left w:val="none" w:sz="0" w:space="0" w:color="auto"/>
        <w:bottom w:val="none" w:sz="0" w:space="0" w:color="auto"/>
        <w:right w:val="none" w:sz="0" w:space="0" w:color="auto"/>
      </w:divBdr>
    </w:div>
    <w:div w:id="579876904">
      <w:bodyDiv w:val="1"/>
      <w:marLeft w:val="0"/>
      <w:marRight w:val="0"/>
      <w:marTop w:val="0"/>
      <w:marBottom w:val="0"/>
      <w:divBdr>
        <w:top w:val="none" w:sz="0" w:space="0" w:color="auto"/>
        <w:left w:val="none" w:sz="0" w:space="0" w:color="auto"/>
        <w:bottom w:val="none" w:sz="0" w:space="0" w:color="auto"/>
        <w:right w:val="none" w:sz="0" w:space="0" w:color="auto"/>
      </w:divBdr>
    </w:div>
    <w:div w:id="583955553">
      <w:bodyDiv w:val="1"/>
      <w:marLeft w:val="0"/>
      <w:marRight w:val="0"/>
      <w:marTop w:val="0"/>
      <w:marBottom w:val="0"/>
      <w:divBdr>
        <w:top w:val="none" w:sz="0" w:space="0" w:color="auto"/>
        <w:left w:val="none" w:sz="0" w:space="0" w:color="auto"/>
        <w:bottom w:val="none" w:sz="0" w:space="0" w:color="auto"/>
        <w:right w:val="none" w:sz="0" w:space="0" w:color="auto"/>
      </w:divBdr>
    </w:div>
    <w:div w:id="585892272">
      <w:bodyDiv w:val="1"/>
      <w:marLeft w:val="0"/>
      <w:marRight w:val="0"/>
      <w:marTop w:val="0"/>
      <w:marBottom w:val="0"/>
      <w:divBdr>
        <w:top w:val="none" w:sz="0" w:space="0" w:color="auto"/>
        <w:left w:val="none" w:sz="0" w:space="0" w:color="auto"/>
        <w:bottom w:val="none" w:sz="0" w:space="0" w:color="auto"/>
        <w:right w:val="none" w:sz="0" w:space="0" w:color="auto"/>
      </w:divBdr>
    </w:div>
    <w:div w:id="585967130">
      <w:bodyDiv w:val="1"/>
      <w:marLeft w:val="0"/>
      <w:marRight w:val="0"/>
      <w:marTop w:val="0"/>
      <w:marBottom w:val="0"/>
      <w:divBdr>
        <w:top w:val="none" w:sz="0" w:space="0" w:color="auto"/>
        <w:left w:val="none" w:sz="0" w:space="0" w:color="auto"/>
        <w:bottom w:val="none" w:sz="0" w:space="0" w:color="auto"/>
        <w:right w:val="none" w:sz="0" w:space="0" w:color="auto"/>
      </w:divBdr>
    </w:div>
    <w:div w:id="586883174">
      <w:bodyDiv w:val="1"/>
      <w:marLeft w:val="0"/>
      <w:marRight w:val="0"/>
      <w:marTop w:val="0"/>
      <w:marBottom w:val="0"/>
      <w:divBdr>
        <w:top w:val="none" w:sz="0" w:space="0" w:color="auto"/>
        <w:left w:val="none" w:sz="0" w:space="0" w:color="auto"/>
        <w:bottom w:val="none" w:sz="0" w:space="0" w:color="auto"/>
        <w:right w:val="none" w:sz="0" w:space="0" w:color="auto"/>
      </w:divBdr>
    </w:div>
    <w:div w:id="586883668">
      <w:bodyDiv w:val="1"/>
      <w:marLeft w:val="0"/>
      <w:marRight w:val="0"/>
      <w:marTop w:val="0"/>
      <w:marBottom w:val="0"/>
      <w:divBdr>
        <w:top w:val="none" w:sz="0" w:space="0" w:color="auto"/>
        <w:left w:val="none" w:sz="0" w:space="0" w:color="auto"/>
        <w:bottom w:val="none" w:sz="0" w:space="0" w:color="auto"/>
        <w:right w:val="none" w:sz="0" w:space="0" w:color="auto"/>
      </w:divBdr>
    </w:div>
    <w:div w:id="587932644">
      <w:bodyDiv w:val="1"/>
      <w:marLeft w:val="0"/>
      <w:marRight w:val="0"/>
      <w:marTop w:val="0"/>
      <w:marBottom w:val="0"/>
      <w:divBdr>
        <w:top w:val="none" w:sz="0" w:space="0" w:color="auto"/>
        <w:left w:val="none" w:sz="0" w:space="0" w:color="auto"/>
        <w:bottom w:val="none" w:sz="0" w:space="0" w:color="auto"/>
        <w:right w:val="none" w:sz="0" w:space="0" w:color="auto"/>
      </w:divBdr>
    </w:div>
    <w:div w:id="590312856">
      <w:bodyDiv w:val="1"/>
      <w:marLeft w:val="0"/>
      <w:marRight w:val="0"/>
      <w:marTop w:val="0"/>
      <w:marBottom w:val="0"/>
      <w:divBdr>
        <w:top w:val="none" w:sz="0" w:space="0" w:color="auto"/>
        <w:left w:val="none" w:sz="0" w:space="0" w:color="auto"/>
        <w:bottom w:val="none" w:sz="0" w:space="0" w:color="auto"/>
        <w:right w:val="none" w:sz="0" w:space="0" w:color="auto"/>
      </w:divBdr>
    </w:div>
    <w:div w:id="592594208">
      <w:bodyDiv w:val="1"/>
      <w:marLeft w:val="0"/>
      <w:marRight w:val="0"/>
      <w:marTop w:val="0"/>
      <w:marBottom w:val="0"/>
      <w:divBdr>
        <w:top w:val="none" w:sz="0" w:space="0" w:color="auto"/>
        <w:left w:val="none" w:sz="0" w:space="0" w:color="auto"/>
        <w:bottom w:val="none" w:sz="0" w:space="0" w:color="auto"/>
        <w:right w:val="none" w:sz="0" w:space="0" w:color="auto"/>
      </w:divBdr>
    </w:div>
    <w:div w:id="592904449">
      <w:bodyDiv w:val="1"/>
      <w:marLeft w:val="0"/>
      <w:marRight w:val="0"/>
      <w:marTop w:val="0"/>
      <w:marBottom w:val="0"/>
      <w:divBdr>
        <w:top w:val="none" w:sz="0" w:space="0" w:color="auto"/>
        <w:left w:val="none" w:sz="0" w:space="0" w:color="auto"/>
        <w:bottom w:val="none" w:sz="0" w:space="0" w:color="auto"/>
        <w:right w:val="none" w:sz="0" w:space="0" w:color="auto"/>
      </w:divBdr>
    </w:div>
    <w:div w:id="593169693">
      <w:bodyDiv w:val="1"/>
      <w:marLeft w:val="0"/>
      <w:marRight w:val="0"/>
      <w:marTop w:val="0"/>
      <w:marBottom w:val="0"/>
      <w:divBdr>
        <w:top w:val="none" w:sz="0" w:space="0" w:color="auto"/>
        <w:left w:val="none" w:sz="0" w:space="0" w:color="auto"/>
        <w:bottom w:val="none" w:sz="0" w:space="0" w:color="auto"/>
        <w:right w:val="none" w:sz="0" w:space="0" w:color="auto"/>
      </w:divBdr>
    </w:div>
    <w:div w:id="593518626">
      <w:bodyDiv w:val="1"/>
      <w:marLeft w:val="0"/>
      <w:marRight w:val="0"/>
      <w:marTop w:val="0"/>
      <w:marBottom w:val="0"/>
      <w:divBdr>
        <w:top w:val="none" w:sz="0" w:space="0" w:color="auto"/>
        <w:left w:val="none" w:sz="0" w:space="0" w:color="auto"/>
        <w:bottom w:val="none" w:sz="0" w:space="0" w:color="auto"/>
        <w:right w:val="none" w:sz="0" w:space="0" w:color="auto"/>
      </w:divBdr>
    </w:div>
    <w:div w:id="593788049">
      <w:bodyDiv w:val="1"/>
      <w:marLeft w:val="0"/>
      <w:marRight w:val="0"/>
      <w:marTop w:val="0"/>
      <w:marBottom w:val="0"/>
      <w:divBdr>
        <w:top w:val="none" w:sz="0" w:space="0" w:color="auto"/>
        <w:left w:val="none" w:sz="0" w:space="0" w:color="auto"/>
        <w:bottom w:val="none" w:sz="0" w:space="0" w:color="auto"/>
        <w:right w:val="none" w:sz="0" w:space="0" w:color="auto"/>
      </w:divBdr>
    </w:div>
    <w:div w:id="593822012">
      <w:bodyDiv w:val="1"/>
      <w:marLeft w:val="0"/>
      <w:marRight w:val="0"/>
      <w:marTop w:val="0"/>
      <w:marBottom w:val="0"/>
      <w:divBdr>
        <w:top w:val="none" w:sz="0" w:space="0" w:color="auto"/>
        <w:left w:val="none" w:sz="0" w:space="0" w:color="auto"/>
        <w:bottom w:val="none" w:sz="0" w:space="0" w:color="auto"/>
        <w:right w:val="none" w:sz="0" w:space="0" w:color="auto"/>
      </w:divBdr>
    </w:div>
    <w:div w:id="594094164">
      <w:bodyDiv w:val="1"/>
      <w:marLeft w:val="0"/>
      <w:marRight w:val="0"/>
      <w:marTop w:val="0"/>
      <w:marBottom w:val="0"/>
      <w:divBdr>
        <w:top w:val="none" w:sz="0" w:space="0" w:color="auto"/>
        <w:left w:val="none" w:sz="0" w:space="0" w:color="auto"/>
        <w:bottom w:val="none" w:sz="0" w:space="0" w:color="auto"/>
        <w:right w:val="none" w:sz="0" w:space="0" w:color="auto"/>
      </w:divBdr>
    </w:div>
    <w:div w:id="594288085">
      <w:bodyDiv w:val="1"/>
      <w:marLeft w:val="0"/>
      <w:marRight w:val="0"/>
      <w:marTop w:val="0"/>
      <w:marBottom w:val="0"/>
      <w:divBdr>
        <w:top w:val="none" w:sz="0" w:space="0" w:color="auto"/>
        <w:left w:val="none" w:sz="0" w:space="0" w:color="auto"/>
        <w:bottom w:val="none" w:sz="0" w:space="0" w:color="auto"/>
        <w:right w:val="none" w:sz="0" w:space="0" w:color="auto"/>
      </w:divBdr>
      <w:divsChild>
        <w:div w:id="114299854">
          <w:marLeft w:val="360"/>
          <w:marRight w:val="0"/>
          <w:marTop w:val="0"/>
          <w:marBottom w:val="0"/>
          <w:divBdr>
            <w:top w:val="none" w:sz="0" w:space="0" w:color="auto"/>
            <w:left w:val="none" w:sz="0" w:space="0" w:color="auto"/>
            <w:bottom w:val="none" w:sz="0" w:space="0" w:color="auto"/>
            <w:right w:val="none" w:sz="0" w:space="0" w:color="auto"/>
          </w:divBdr>
        </w:div>
        <w:div w:id="1213729844">
          <w:marLeft w:val="360"/>
          <w:marRight w:val="0"/>
          <w:marTop w:val="0"/>
          <w:marBottom w:val="0"/>
          <w:divBdr>
            <w:top w:val="none" w:sz="0" w:space="0" w:color="auto"/>
            <w:left w:val="none" w:sz="0" w:space="0" w:color="auto"/>
            <w:bottom w:val="none" w:sz="0" w:space="0" w:color="auto"/>
            <w:right w:val="none" w:sz="0" w:space="0" w:color="auto"/>
          </w:divBdr>
        </w:div>
        <w:div w:id="2134519500">
          <w:marLeft w:val="360"/>
          <w:marRight w:val="0"/>
          <w:marTop w:val="0"/>
          <w:marBottom w:val="0"/>
          <w:divBdr>
            <w:top w:val="none" w:sz="0" w:space="0" w:color="auto"/>
            <w:left w:val="none" w:sz="0" w:space="0" w:color="auto"/>
            <w:bottom w:val="none" w:sz="0" w:space="0" w:color="auto"/>
            <w:right w:val="none" w:sz="0" w:space="0" w:color="auto"/>
          </w:divBdr>
        </w:div>
      </w:divsChild>
    </w:div>
    <w:div w:id="595022094">
      <w:bodyDiv w:val="1"/>
      <w:marLeft w:val="0"/>
      <w:marRight w:val="0"/>
      <w:marTop w:val="0"/>
      <w:marBottom w:val="0"/>
      <w:divBdr>
        <w:top w:val="none" w:sz="0" w:space="0" w:color="auto"/>
        <w:left w:val="none" w:sz="0" w:space="0" w:color="auto"/>
        <w:bottom w:val="none" w:sz="0" w:space="0" w:color="auto"/>
        <w:right w:val="none" w:sz="0" w:space="0" w:color="auto"/>
      </w:divBdr>
    </w:div>
    <w:div w:id="595291765">
      <w:bodyDiv w:val="1"/>
      <w:marLeft w:val="0"/>
      <w:marRight w:val="0"/>
      <w:marTop w:val="0"/>
      <w:marBottom w:val="0"/>
      <w:divBdr>
        <w:top w:val="none" w:sz="0" w:space="0" w:color="auto"/>
        <w:left w:val="none" w:sz="0" w:space="0" w:color="auto"/>
        <w:bottom w:val="none" w:sz="0" w:space="0" w:color="auto"/>
        <w:right w:val="none" w:sz="0" w:space="0" w:color="auto"/>
      </w:divBdr>
    </w:div>
    <w:div w:id="595482744">
      <w:bodyDiv w:val="1"/>
      <w:marLeft w:val="0"/>
      <w:marRight w:val="0"/>
      <w:marTop w:val="0"/>
      <w:marBottom w:val="0"/>
      <w:divBdr>
        <w:top w:val="none" w:sz="0" w:space="0" w:color="auto"/>
        <w:left w:val="none" w:sz="0" w:space="0" w:color="auto"/>
        <w:bottom w:val="none" w:sz="0" w:space="0" w:color="auto"/>
        <w:right w:val="none" w:sz="0" w:space="0" w:color="auto"/>
      </w:divBdr>
    </w:div>
    <w:div w:id="595984585">
      <w:bodyDiv w:val="1"/>
      <w:marLeft w:val="0"/>
      <w:marRight w:val="0"/>
      <w:marTop w:val="0"/>
      <w:marBottom w:val="0"/>
      <w:divBdr>
        <w:top w:val="none" w:sz="0" w:space="0" w:color="auto"/>
        <w:left w:val="none" w:sz="0" w:space="0" w:color="auto"/>
        <w:bottom w:val="none" w:sz="0" w:space="0" w:color="auto"/>
        <w:right w:val="none" w:sz="0" w:space="0" w:color="auto"/>
      </w:divBdr>
    </w:div>
    <w:div w:id="596837578">
      <w:bodyDiv w:val="1"/>
      <w:marLeft w:val="0"/>
      <w:marRight w:val="0"/>
      <w:marTop w:val="0"/>
      <w:marBottom w:val="0"/>
      <w:divBdr>
        <w:top w:val="none" w:sz="0" w:space="0" w:color="auto"/>
        <w:left w:val="none" w:sz="0" w:space="0" w:color="auto"/>
        <w:bottom w:val="none" w:sz="0" w:space="0" w:color="auto"/>
        <w:right w:val="none" w:sz="0" w:space="0" w:color="auto"/>
      </w:divBdr>
    </w:div>
    <w:div w:id="597256528">
      <w:bodyDiv w:val="1"/>
      <w:marLeft w:val="0"/>
      <w:marRight w:val="0"/>
      <w:marTop w:val="0"/>
      <w:marBottom w:val="0"/>
      <w:divBdr>
        <w:top w:val="none" w:sz="0" w:space="0" w:color="auto"/>
        <w:left w:val="none" w:sz="0" w:space="0" w:color="auto"/>
        <w:bottom w:val="none" w:sz="0" w:space="0" w:color="auto"/>
        <w:right w:val="none" w:sz="0" w:space="0" w:color="auto"/>
      </w:divBdr>
    </w:div>
    <w:div w:id="600837564">
      <w:bodyDiv w:val="1"/>
      <w:marLeft w:val="0"/>
      <w:marRight w:val="0"/>
      <w:marTop w:val="0"/>
      <w:marBottom w:val="0"/>
      <w:divBdr>
        <w:top w:val="none" w:sz="0" w:space="0" w:color="auto"/>
        <w:left w:val="none" w:sz="0" w:space="0" w:color="auto"/>
        <w:bottom w:val="none" w:sz="0" w:space="0" w:color="auto"/>
        <w:right w:val="none" w:sz="0" w:space="0" w:color="auto"/>
      </w:divBdr>
    </w:div>
    <w:div w:id="602349055">
      <w:bodyDiv w:val="1"/>
      <w:marLeft w:val="0"/>
      <w:marRight w:val="0"/>
      <w:marTop w:val="0"/>
      <w:marBottom w:val="0"/>
      <w:divBdr>
        <w:top w:val="none" w:sz="0" w:space="0" w:color="auto"/>
        <w:left w:val="none" w:sz="0" w:space="0" w:color="auto"/>
        <w:bottom w:val="none" w:sz="0" w:space="0" w:color="auto"/>
        <w:right w:val="none" w:sz="0" w:space="0" w:color="auto"/>
      </w:divBdr>
    </w:div>
    <w:div w:id="606742374">
      <w:bodyDiv w:val="1"/>
      <w:marLeft w:val="0"/>
      <w:marRight w:val="0"/>
      <w:marTop w:val="0"/>
      <w:marBottom w:val="0"/>
      <w:divBdr>
        <w:top w:val="none" w:sz="0" w:space="0" w:color="auto"/>
        <w:left w:val="none" w:sz="0" w:space="0" w:color="auto"/>
        <w:bottom w:val="none" w:sz="0" w:space="0" w:color="auto"/>
        <w:right w:val="none" w:sz="0" w:space="0" w:color="auto"/>
      </w:divBdr>
    </w:div>
    <w:div w:id="606929205">
      <w:bodyDiv w:val="1"/>
      <w:marLeft w:val="0"/>
      <w:marRight w:val="0"/>
      <w:marTop w:val="0"/>
      <w:marBottom w:val="0"/>
      <w:divBdr>
        <w:top w:val="none" w:sz="0" w:space="0" w:color="auto"/>
        <w:left w:val="none" w:sz="0" w:space="0" w:color="auto"/>
        <w:bottom w:val="none" w:sz="0" w:space="0" w:color="auto"/>
        <w:right w:val="none" w:sz="0" w:space="0" w:color="auto"/>
      </w:divBdr>
    </w:div>
    <w:div w:id="610402323">
      <w:bodyDiv w:val="1"/>
      <w:marLeft w:val="0"/>
      <w:marRight w:val="0"/>
      <w:marTop w:val="0"/>
      <w:marBottom w:val="0"/>
      <w:divBdr>
        <w:top w:val="none" w:sz="0" w:space="0" w:color="auto"/>
        <w:left w:val="none" w:sz="0" w:space="0" w:color="auto"/>
        <w:bottom w:val="none" w:sz="0" w:space="0" w:color="auto"/>
        <w:right w:val="none" w:sz="0" w:space="0" w:color="auto"/>
      </w:divBdr>
    </w:div>
    <w:div w:id="611207819">
      <w:bodyDiv w:val="1"/>
      <w:marLeft w:val="0"/>
      <w:marRight w:val="0"/>
      <w:marTop w:val="0"/>
      <w:marBottom w:val="0"/>
      <w:divBdr>
        <w:top w:val="none" w:sz="0" w:space="0" w:color="auto"/>
        <w:left w:val="none" w:sz="0" w:space="0" w:color="auto"/>
        <w:bottom w:val="none" w:sz="0" w:space="0" w:color="auto"/>
        <w:right w:val="none" w:sz="0" w:space="0" w:color="auto"/>
      </w:divBdr>
    </w:div>
    <w:div w:id="612515860">
      <w:bodyDiv w:val="1"/>
      <w:marLeft w:val="0"/>
      <w:marRight w:val="0"/>
      <w:marTop w:val="0"/>
      <w:marBottom w:val="0"/>
      <w:divBdr>
        <w:top w:val="none" w:sz="0" w:space="0" w:color="auto"/>
        <w:left w:val="none" w:sz="0" w:space="0" w:color="auto"/>
        <w:bottom w:val="none" w:sz="0" w:space="0" w:color="auto"/>
        <w:right w:val="none" w:sz="0" w:space="0" w:color="auto"/>
      </w:divBdr>
    </w:div>
    <w:div w:id="614870408">
      <w:bodyDiv w:val="1"/>
      <w:marLeft w:val="0"/>
      <w:marRight w:val="0"/>
      <w:marTop w:val="0"/>
      <w:marBottom w:val="0"/>
      <w:divBdr>
        <w:top w:val="none" w:sz="0" w:space="0" w:color="auto"/>
        <w:left w:val="none" w:sz="0" w:space="0" w:color="auto"/>
        <w:bottom w:val="none" w:sz="0" w:space="0" w:color="auto"/>
        <w:right w:val="none" w:sz="0" w:space="0" w:color="auto"/>
      </w:divBdr>
    </w:div>
    <w:div w:id="615605164">
      <w:bodyDiv w:val="1"/>
      <w:marLeft w:val="0"/>
      <w:marRight w:val="0"/>
      <w:marTop w:val="0"/>
      <w:marBottom w:val="0"/>
      <w:divBdr>
        <w:top w:val="none" w:sz="0" w:space="0" w:color="auto"/>
        <w:left w:val="none" w:sz="0" w:space="0" w:color="auto"/>
        <w:bottom w:val="none" w:sz="0" w:space="0" w:color="auto"/>
        <w:right w:val="none" w:sz="0" w:space="0" w:color="auto"/>
      </w:divBdr>
    </w:div>
    <w:div w:id="617371463">
      <w:bodyDiv w:val="1"/>
      <w:marLeft w:val="0"/>
      <w:marRight w:val="0"/>
      <w:marTop w:val="0"/>
      <w:marBottom w:val="0"/>
      <w:divBdr>
        <w:top w:val="none" w:sz="0" w:space="0" w:color="auto"/>
        <w:left w:val="none" w:sz="0" w:space="0" w:color="auto"/>
        <w:bottom w:val="none" w:sz="0" w:space="0" w:color="auto"/>
        <w:right w:val="none" w:sz="0" w:space="0" w:color="auto"/>
      </w:divBdr>
    </w:div>
    <w:div w:id="619149397">
      <w:bodyDiv w:val="1"/>
      <w:marLeft w:val="0"/>
      <w:marRight w:val="0"/>
      <w:marTop w:val="0"/>
      <w:marBottom w:val="0"/>
      <w:divBdr>
        <w:top w:val="none" w:sz="0" w:space="0" w:color="auto"/>
        <w:left w:val="none" w:sz="0" w:space="0" w:color="auto"/>
        <w:bottom w:val="none" w:sz="0" w:space="0" w:color="auto"/>
        <w:right w:val="none" w:sz="0" w:space="0" w:color="auto"/>
      </w:divBdr>
    </w:div>
    <w:div w:id="620306302">
      <w:bodyDiv w:val="1"/>
      <w:marLeft w:val="0"/>
      <w:marRight w:val="0"/>
      <w:marTop w:val="0"/>
      <w:marBottom w:val="0"/>
      <w:divBdr>
        <w:top w:val="none" w:sz="0" w:space="0" w:color="auto"/>
        <w:left w:val="none" w:sz="0" w:space="0" w:color="auto"/>
        <w:bottom w:val="none" w:sz="0" w:space="0" w:color="auto"/>
        <w:right w:val="none" w:sz="0" w:space="0" w:color="auto"/>
      </w:divBdr>
    </w:div>
    <w:div w:id="621038462">
      <w:bodyDiv w:val="1"/>
      <w:marLeft w:val="0"/>
      <w:marRight w:val="0"/>
      <w:marTop w:val="0"/>
      <w:marBottom w:val="0"/>
      <w:divBdr>
        <w:top w:val="none" w:sz="0" w:space="0" w:color="auto"/>
        <w:left w:val="none" w:sz="0" w:space="0" w:color="auto"/>
        <w:bottom w:val="none" w:sz="0" w:space="0" w:color="auto"/>
        <w:right w:val="none" w:sz="0" w:space="0" w:color="auto"/>
      </w:divBdr>
    </w:div>
    <w:div w:id="621501130">
      <w:bodyDiv w:val="1"/>
      <w:marLeft w:val="0"/>
      <w:marRight w:val="0"/>
      <w:marTop w:val="0"/>
      <w:marBottom w:val="0"/>
      <w:divBdr>
        <w:top w:val="none" w:sz="0" w:space="0" w:color="auto"/>
        <w:left w:val="none" w:sz="0" w:space="0" w:color="auto"/>
        <w:bottom w:val="none" w:sz="0" w:space="0" w:color="auto"/>
        <w:right w:val="none" w:sz="0" w:space="0" w:color="auto"/>
      </w:divBdr>
    </w:div>
    <w:div w:id="622469710">
      <w:bodyDiv w:val="1"/>
      <w:marLeft w:val="0"/>
      <w:marRight w:val="0"/>
      <w:marTop w:val="0"/>
      <w:marBottom w:val="0"/>
      <w:divBdr>
        <w:top w:val="none" w:sz="0" w:space="0" w:color="auto"/>
        <w:left w:val="none" w:sz="0" w:space="0" w:color="auto"/>
        <w:bottom w:val="none" w:sz="0" w:space="0" w:color="auto"/>
        <w:right w:val="none" w:sz="0" w:space="0" w:color="auto"/>
      </w:divBdr>
    </w:div>
    <w:div w:id="623267403">
      <w:bodyDiv w:val="1"/>
      <w:marLeft w:val="0"/>
      <w:marRight w:val="0"/>
      <w:marTop w:val="0"/>
      <w:marBottom w:val="0"/>
      <w:divBdr>
        <w:top w:val="none" w:sz="0" w:space="0" w:color="auto"/>
        <w:left w:val="none" w:sz="0" w:space="0" w:color="auto"/>
        <w:bottom w:val="none" w:sz="0" w:space="0" w:color="auto"/>
        <w:right w:val="none" w:sz="0" w:space="0" w:color="auto"/>
      </w:divBdr>
    </w:div>
    <w:div w:id="624431304">
      <w:bodyDiv w:val="1"/>
      <w:marLeft w:val="0"/>
      <w:marRight w:val="0"/>
      <w:marTop w:val="0"/>
      <w:marBottom w:val="0"/>
      <w:divBdr>
        <w:top w:val="none" w:sz="0" w:space="0" w:color="auto"/>
        <w:left w:val="none" w:sz="0" w:space="0" w:color="auto"/>
        <w:bottom w:val="none" w:sz="0" w:space="0" w:color="auto"/>
        <w:right w:val="none" w:sz="0" w:space="0" w:color="auto"/>
      </w:divBdr>
      <w:divsChild>
        <w:div w:id="1502740970">
          <w:marLeft w:val="0"/>
          <w:marRight w:val="0"/>
          <w:marTop w:val="0"/>
          <w:marBottom w:val="0"/>
          <w:divBdr>
            <w:top w:val="none" w:sz="0" w:space="0" w:color="auto"/>
            <w:left w:val="none" w:sz="0" w:space="0" w:color="auto"/>
            <w:bottom w:val="none" w:sz="0" w:space="0" w:color="auto"/>
            <w:right w:val="none" w:sz="0" w:space="0" w:color="auto"/>
          </w:divBdr>
        </w:div>
      </w:divsChild>
    </w:div>
    <w:div w:id="624501399">
      <w:bodyDiv w:val="1"/>
      <w:marLeft w:val="0"/>
      <w:marRight w:val="0"/>
      <w:marTop w:val="0"/>
      <w:marBottom w:val="0"/>
      <w:divBdr>
        <w:top w:val="none" w:sz="0" w:space="0" w:color="auto"/>
        <w:left w:val="none" w:sz="0" w:space="0" w:color="auto"/>
        <w:bottom w:val="none" w:sz="0" w:space="0" w:color="auto"/>
        <w:right w:val="none" w:sz="0" w:space="0" w:color="auto"/>
      </w:divBdr>
    </w:div>
    <w:div w:id="624852203">
      <w:bodyDiv w:val="1"/>
      <w:marLeft w:val="0"/>
      <w:marRight w:val="0"/>
      <w:marTop w:val="0"/>
      <w:marBottom w:val="0"/>
      <w:divBdr>
        <w:top w:val="none" w:sz="0" w:space="0" w:color="auto"/>
        <w:left w:val="none" w:sz="0" w:space="0" w:color="auto"/>
        <w:bottom w:val="none" w:sz="0" w:space="0" w:color="auto"/>
        <w:right w:val="none" w:sz="0" w:space="0" w:color="auto"/>
      </w:divBdr>
    </w:div>
    <w:div w:id="625356228">
      <w:bodyDiv w:val="1"/>
      <w:marLeft w:val="0"/>
      <w:marRight w:val="0"/>
      <w:marTop w:val="0"/>
      <w:marBottom w:val="0"/>
      <w:divBdr>
        <w:top w:val="none" w:sz="0" w:space="0" w:color="auto"/>
        <w:left w:val="none" w:sz="0" w:space="0" w:color="auto"/>
        <w:bottom w:val="none" w:sz="0" w:space="0" w:color="auto"/>
        <w:right w:val="none" w:sz="0" w:space="0" w:color="auto"/>
      </w:divBdr>
    </w:div>
    <w:div w:id="625502402">
      <w:bodyDiv w:val="1"/>
      <w:marLeft w:val="0"/>
      <w:marRight w:val="0"/>
      <w:marTop w:val="0"/>
      <w:marBottom w:val="0"/>
      <w:divBdr>
        <w:top w:val="none" w:sz="0" w:space="0" w:color="auto"/>
        <w:left w:val="none" w:sz="0" w:space="0" w:color="auto"/>
        <w:bottom w:val="none" w:sz="0" w:space="0" w:color="auto"/>
        <w:right w:val="none" w:sz="0" w:space="0" w:color="auto"/>
      </w:divBdr>
    </w:div>
    <w:div w:id="625966102">
      <w:bodyDiv w:val="1"/>
      <w:marLeft w:val="0"/>
      <w:marRight w:val="0"/>
      <w:marTop w:val="0"/>
      <w:marBottom w:val="0"/>
      <w:divBdr>
        <w:top w:val="none" w:sz="0" w:space="0" w:color="auto"/>
        <w:left w:val="none" w:sz="0" w:space="0" w:color="auto"/>
        <w:bottom w:val="none" w:sz="0" w:space="0" w:color="auto"/>
        <w:right w:val="none" w:sz="0" w:space="0" w:color="auto"/>
      </w:divBdr>
    </w:div>
    <w:div w:id="627667925">
      <w:bodyDiv w:val="1"/>
      <w:marLeft w:val="0"/>
      <w:marRight w:val="0"/>
      <w:marTop w:val="0"/>
      <w:marBottom w:val="0"/>
      <w:divBdr>
        <w:top w:val="none" w:sz="0" w:space="0" w:color="auto"/>
        <w:left w:val="none" w:sz="0" w:space="0" w:color="auto"/>
        <w:bottom w:val="none" w:sz="0" w:space="0" w:color="auto"/>
        <w:right w:val="none" w:sz="0" w:space="0" w:color="auto"/>
      </w:divBdr>
    </w:div>
    <w:div w:id="628898757">
      <w:bodyDiv w:val="1"/>
      <w:marLeft w:val="0"/>
      <w:marRight w:val="0"/>
      <w:marTop w:val="0"/>
      <w:marBottom w:val="0"/>
      <w:divBdr>
        <w:top w:val="none" w:sz="0" w:space="0" w:color="auto"/>
        <w:left w:val="none" w:sz="0" w:space="0" w:color="auto"/>
        <w:bottom w:val="none" w:sz="0" w:space="0" w:color="auto"/>
        <w:right w:val="none" w:sz="0" w:space="0" w:color="auto"/>
      </w:divBdr>
    </w:div>
    <w:div w:id="629015551">
      <w:bodyDiv w:val="1"/>
      <w:marLeft w:val="0"/>
      <w:marRight w:val="0"/>
      <w:marTop w:val="0"/>
      <w:marBottom w:val="0"/>
      <w:divBdr>
        <w:top w:val="none" w:sz="0" w:space="0" w:color="auto"/>
        <w:left w:val="none" w:sz="0" w:space="0" w:color="auto"/>
        <w:bottom w:val="none" w:sz="0" w:space="0" w:color="auto"/>
        <w:right w:val="none" w:sz="0" w:space="0" w:color="auto"/>
      </w:divBdr>
    </w:div>
    <w:div w:id="629283602">
      <w:bodyDiv w:val="1"/>
      <w:marLeft w:val="0"/>
      <w:marRight w:val="0"/>
      <w:marTop w:val="0"/>
      <w:marBottom w:val="0"/>
      <w:divBdr>
        <w:top w:val="none" w:sz="0" w:space="0" w:color="auto"/>
        <w:left w:val="none" w:sz="0" w:space="0" w:color="auto"/>
        <w:bottom w:val="none" w:sz="0" w:space="0" w:color="auto"/>
        <w:right w:val="none" w:sz="0" w:space="0" w:color="auto"/>
      </w:divBdr>
    </w:div>
    <w:div w:id="630133311">
      <w:bodyDiv w:val="1"/>
      <w:marLeft w:val="0"/>
      <w:marRight w:val="0"/>
      <w:marTop w:val="0"/>
      <w:marBottom w:val="0"/>
      <w:divBdr>
        <w:top w:val="none" w:sz="0" w:space="0" w:color="auto"/>
        <w:left w:val="none" w:sz="0" w:space="0" w:color="auto"/>
        <w:bottom w:val="none" w:sz="0" w:space="0" w:color="auto"/>
        <w:right w:val="none" w:sz="0" w:space="0" w:color="auto"/>
      </w:divBdr>
    </w:div>
    <w:div w:id="631638903">
      <w:bodyDiv w:val="1"/>
      <w:marLeft w:val="0"/>
      <w:marRight w:val="0"/>
      <w:marTop w:val="0"/>
      <w:marBottom w:val="0"/>
      <w:divBdr>
        <w:top w:val="none" w:sz="0" w:space="0" w:color="auto"/>
        <w:left w:val="none" w:sz="0" w:space="0" w:color="auto"/>
        <w:bottom w:val="none" w:sz="0" w:space="0" w:color="auto"/>
        <w:right w:val="none" w:sz="0" w:space="0" w:color="auto"/>
      </w:divBdr>
    </w:div>
    <w:div w:id="631980111">
      <w:bodyDiv w:val="1"/>
      <w:marLeft w:val="0"/>
      <w:marRight w:val="0"/>
      <w:marTop w:val="0"/>
      <w:marBottom w:val="0"/>
      <w:divBdr>
        <w:top w:val="none" w:sz="0" w:space="0" w:color="auto"/>
        <w:left w:val="none" w:sz="0" w:space="0" w:color="auto"/>
        <w:bottom w:val="none" w:sz="0" w:space="0" w:color="auto"/>
        <w:right w:val="none" w:sz="0" w:space="0" w:color="auto"/>
      </w:divBdr>
    </w:div>
    <w:div w:id="631980439">
      <w:bodyDiv w:val="1"/>
      <w:marLeft w:val="0"/>
      <w:marRight w:val="0"/>
      <w:marTop w:val="0"/>
      <w:marBottom w:val="0"/>
      <w:divBdr>
        <w:top w:val="none" w:sz="0" w:space="0" w:color="auto"/>
        <w:left w:val="none" w:sz="0" w:space="0" w:color="auto"/>
        <w:bottom w:val="none" w:sz="0" w:space="0" w:color="auto"/>
        <w:right w:val="none" w:sz="0" w:space="0" w:color="auto"/>
      </w:divBdr>
    </w:div>
    <w:div w:id="632829659">
      <w:bodyDiv w:val="1"/>
      <w:marLeft w:val="0"/>
      <w:marRight w:val="0"/>
      <w:marTop w:val="0"/>
      <w:marBottom w:val="0"/>
      <w:divBdr>
        <w:top w:val="none" w:sz="0" w:space="0" w:color="auto"/>
        <w:left w:val="none" w:sz="0" w:space="0" w:color="auto"/>
        <w:bottom w:val="none" w:sz="0" w:space="0" w:color="auto"/>
        <w:right w:val="none" w:sz="0" w:space="0" w:color="auto"/>
      </w:divBdr>
    </w:div>
    <w:div w:id="632833149">
      <w:bodyDiv w:val="1"/>
      <w:marLeft w:val="0"/>
      <w:marRight w:val="0"/>
      <w:marTop w:val="0"/>
      <w:marBottom w:val="0"/>
      <w:divBdr>
        <w:top w:val="none" w:sz="0" w:space="0" w:color="auto"/>
        <w:left w:val="none" w:sz="0" w:space="0" w:color="auto"/>
        <w:bottom w:val="none" w:sz="0" w:space="0" w:color="auto"/>
        <w:right w:val="none" w:sz="0" w:space="0" w:color="auto"/>
      </w:divBdr>
    </w:div>
    <w:div w:id="633289367">
      <w:bodyDiv w:val="1"/>
      <w:marLeft w:val="0"/>
      <w:marRight w:val="0"/>
      <w:marTop w:val="0"/>
      <w:marBottom w:val="0"/>
      <w:divBdr>
        <w:top w:val="none" w:sz="0" w:space="0" w:color="auto"/>
        <w:left w:val="none" w:sz="0" w:space="0" w:color="auto"/>
        <w:bottom w:val="none" w:sz="0" w:space="0" w:color="auto"/>
        <w:right w:val="none" w:sz="0" w:space="0" w:color="auto"/>
      </w:divBdr>
    </w:div>
    <w:div w:id="633372136">
      <w:bodyDiv w:val="1"/>
      <w:marLeft w:val="0"/>
      <w:marRight w:val="0"/>
      <w:marTop w:val="0"/>
      <w:marBottom w:val="0"/>
      <w:divBdr>
        <w:top w:val="none" w:sz="0" w:space="0" w:color="auto"/>
        <w:left w:val="none" w:sz="0" w:space="0" w:color="auto"/>
        <w:bottom w:val="none" w:sz="0" w:space="0" w:color="auto"/>
        <w:right w:val="none" w:sz="0" w:space="0" w:color="auto"/>
      </w:divBdr>
    </w:div>
    <w:div w:id="634532781">
      <w:bodyDiv w:val="1"/>
      <w:marLeft w:val="0"/>
      <w:marRight w:val="0"/>
      <w:marTop w:val="0"/>
      <w:marBottom w:val="0"/>
      <w:divBdr>
        <w:top w:val="none" w:sz="0" w:space="0" w:color="auto"/>
        <w:left w:val="none" w:sz="0" w:space="0" w:color="auto"/>
        <w:bottom w:val="none" w:sz="0" w:space="0" w:color="auto"/>
        <w:right w:val="none" w:sz="0" w:space="0" w:color="auto"/>
      </w:divBdr>
    </w:div>
    <w:div w:id="634875525">
      <w:bodyDiv w:val="1"/>
      <w:marLeft w:val="0"/>
      <w:marRight w:val="0"/>
      <w:marTop w:val="0"/>
      <w:marBottom w:val="0"/>
      <w:divBdr>
        <w:top w:val="none" w:sz="0" w:space="0" w:color="auto"/>
        <w:left w:val="none" w:sz="0" w:space="0" w:color="auto"/>
        <w:bottom w:val="none" w:sz="0" w:space="0" w:color="auto"/>
        <w:right w:val="none" w:sz="0" w:space="0" w:color="auto"/>
      </w:divBdr>
    </w:div>
    <w:div w:id="636957711">
      <w:bodyDiv w:val="1"/>
      <w:marLeft w:val="0"/>
      <w:marRight w:val="0"/>
      <w:marTop w:val="0"/>
      <w:marBottom w:val="0"/>
      <w:divBdr>
        <w:top w:val="none" w:sz="0" w:space="0" w:color="auto"/>
        <w:left w:val="none" w:sz="0" w:space="0" w:color="auto"/>
        <w:bottom w:val="none" w:sz="0" w:space="0" w:color="auto"/>
        <w:right w:val="none" w:sz="0" w:space="0" w:color="auto"/>
      </w:divBdr>
    </w:div>
    <w:div w:id="637609985">
      <w:bodyDiv w:val="1"/>
      <w:marLeft w:val="0"/>
      <w:marRight w:val="0"/>
      <w:marTop w:val="0"/>
      <w:marBottom w:val="0"/>
      <w:divBdr>
        <w:top w:val="none" w:sz="0" w:space="0" w:color="auto"/>
        <w:left w:val="none" w:sz="0" w:space="0" w:color="auto"/>
        <w:bottom w:val="none" w:sz="0" w:space="0" w:color="auto"/>
        <w:right w:val="none" w:sz="0" w:space="0" w:color="auto"/>
      </w:divBdr>
      <w:divsChild>
        <w:div w:id="159010712">
          <w:marLeft w:val="0"/>
          <w:marRight w:val="0"/>
          <w:marTop w:val="0"/>
          <w:marBottom w:val="0"/>
          <w:divBdr>
            <w:top w:val="none" w:sz="0" w:space="0" w:color="auto"/>
            <w:left w:val="none" w:sz="0" w:space="0" w:color="auto"/>
            <w:bottom w:val="none" w:sz="0" w:space="0" w:color="auto"/>
            <w:right w:val="none" w:sz="0" w:space="0" w:color="auto"/>
          </w:divBdr>
          <w:divsChild>
            <w:div w:id="917666481">
              <w:marLeft w:val="0"/>
              <w:marRight w:val="0"/>
              <w:marTop w:val="0"/>
              <w:marBottom w:val="0"/>
              <w:divBdr>
                <w:top w:val="none" w:sz="0" w:space="0" w:color="auto"/>
                <w:left w:val="none" w:sz="0" w:space="0" w:color="auto"/>
                <w:bottom w:val="none" w:sz="0" w:space="0" w:color="auto"/>
                <w:right w:val="none" w:sz="0" w:space="0" w:color="auto"/>
              </w:divBdr>
              <w:divsChild>
                <w:div w:id="206649232">
                  <w:marLeft w:val="0"/>
                  <w:marRight w:val="0"/>
                  <w:marTop w:val="0"/>
                  <w:marBottom w:val="0"/>
                  <w:divBdr>
                    <w:top w:val="none" w:sz="0" w:space="0" w:color="auto"/>
                    <w:left w:val="none" w:sz="0" w:space="0" w:color="auto"/>
                    <w:bottom w:val="none" w:sz="0" w:space="0" w:color="auto"/>
                    <w:right w:val="none" w:sz="0" w:space="0" w:color="auto"/>
                  </w:divBdr>
                  <w:divsChild>
                    <w:div w:id="1112283371">
                      <w:marLeft w:val="0"/>
                      <w:marRight w:val="0"/>
                      <w:marTop w:val="0"/>
                      <w:marBottom w:val="0"/>
                      <w:divBdr>
                        <w:top w:val="none" w:sz="0" w:space="0" w:color="auto"/>
                        <w:left w:val="none" w:sz="0" w:space="0" w:color="auto"/>
                        <w:bottom w:val="none" w:sz="0" w:space="0" w:color="auto"/>
                        <w:right w:val="none" w:sz="0" w:space="0" w:color="auto"/>
                      </w:divBdr>
                      <w:divsChild>
                        <w:div w:id="17109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926367">
      <w:bodyDiv w:val="1"/>
      <w:marLeft w:val="0"/>
      <w:marRight w:val="0"/>
      <w:marTop w:val="0"/>
      <w:marBottom w:val="0"/>
      <w:divBdr>
        <w:top w:val="none" w:sz="0" w:space="0" w:color="auto"/>
        <w:left w:val="none" w:sz="0" w:space="0" w:color="auto"/>
        <w:bottom w:val="none" w:sz="0" w:space="0" w:color="auto"/>
        <w:right w:val="none" w:sz="0" w:space="0" w:color="auto"/>
      </w:divBdr>
    </w:div>
    <w:div w:id="641544196">
      <w:bodyDiv w:val="1"/>
      <w:marLeft w:val="0"/>
      <w:marRight w:val="0"/>
      <w:marTop w:val="0"/>
      <w:marBottom w:val="0"/>
      <w:divBdr>
        <w:top w:val="none" w:sz="0" w:space="0" w:color="auto"/>
        <w:left w:val="none" w:sz="0" w:space="0" w:color="auto"/>
        <w:bottom w:val="none" w:sz="0" w:space="0" w:color="auto"/>
        <w:right w:val="none" w:sz="0" w:space="0" w:color="auto"/>
      </w:divBdr>
    </w:div>
    <w:div w:id="641885949">
      <w:bodyDiv w:val="1"/>
      <w:marLeft w:val="0"/>
      <w:marRight w:val="0"/>
      <w:marTop w:val="0"/>
      <w:marBottom w:val="0"/>
      <w:divBdr>
        <w:top w:val="none" w:sz="0" w:space="0" w:color="auto"/>
        <w:left w:val="none" w:sz="0" w:space="0" w:color="auto"/>
        <w:bottom w:val="none" w:sz="0" w:space="0" w:color="auto"/>
        <w:right w:val="none" w:sz="0" w:space="0" w:color="auto"/>
      </w:divBdr>
      <w:divsChild>
        <w:div w:id="770206772">
          <w:marLeft w:val="0"/>
          <w:marRight w:val="0"/>
          <w:marTop w:val="0"/>
          <w:marBottom w:val="0"/>
          <w:divBdr>
            <w:top w:val="none" w:sz="0" w:space="0" w:color="auto"/>
            <w:left w:val="none" w:sz="0" w:space="0" w:color="auto"/>
            <w:bottom w:val="none" w:sz="0" w:space="0" w:color="auto"/>
            <w:right w:val="none" w:sz="0" w:space="0" w:color="auto"/>
          </w:divBdr>
          <w:divsChild>
            <w:div w:id="471800148">
              <w:marLeft w:val="0"/>
              <w:marRight w:val="0"/>
              <w:marTop w:val="0"/>
              <w:marBottom w:val="0"/>
              <w:divBdr>
                <w:top w:val="none" w:sz="0" w:space="0" w:color="auto"/>
                <w:left w:val="none" w:sz="0" w:space="0" w:color="auto"/>
                <w:bottom w:val="none" w:sz="0" w:space="0" w:color="auto"/>
                <w:right w:val="none" w:sz="0" w:space="0" w:color="auto"/>
              </w:divBdr>
              <w:divsChild>
                <w:div w:id="478109703">
                  <w:marLeft w:val="0"/>
                  <w:marRight w:val="0"/>
                  <w:marTop w:val="0"/>
                  <w:marBottom w:val="0"/>
                  <w:divBdr>
                    <w:top w:val="none" w:sz="0" w:space="0" w:color="auto"/>
                    <w:left w:val="none" w:sz="0" w:space="0" w:color="auto"/>
                    <w:bottom w:val="none" w:sz="0" w:space="0" w:color="auto"/>
                    <w:right w:val="none" w:sz="0" w:space="0" w:color="auto"/>
                  </w:divBdr>
                  <w:divsChild>
                    <w:div w:id="184027301">
                      <w:marLeft w:val="0"/>
                      <w:marRight w:val="0"/>
                      <w:marTop w:val="0"/>
                      <w:marBottom w:val="0"/>
                      <w:divBdr>
                        <w:top w:val="none" w:sz="0" w:space="0" w:color="auto"/>
                        <w:left w:val="none" w:sz="0" w:space="0" w:color="auto"/>
                        <w:bottom w:val="none" w:sz="0" w:space="0" w:color="auto"/>
                        <w:right w:val="none" w:sz="0" w:space="0" w:color="auto"/>
                      </w:divBdr>
                      <w:divsChild>
                        <w:div w:id="65956802">
                          <w:marLeft w:val="0"/>
                          <w:marRight w:val="0"/>
                          <w:marTop w:val="0"/>
                          <w:marBottom w:val="0"/>
                          <w:divBdr>
                            <w:top w:val="none" w:sz="0" w:space="0" w:color="auto"/>
                            <w:left w:val="none" w:sz="0" w:space="0" w:color="auto"/>
                            <w:bottom w:val="none" w:sz="0" w:space="0" w:color="auto"/>
                            <w:right w:val="none" w:sz="0" w:space="0" w:color="auto"/>
                          </w:divBdr>
                        </w:div>
                      </w:divsChild>
                    </w:div>
                    <w:div w:id="1628655715">
                      <w:marLeft w:val="0"/>
                      <w:marRight w:val="0"/>
                      <w:marTop w:val="0"/>
                      <w:marBottom w:val="0"/>
                      <w:divBdr>
                        <w:top w:val="none" w:sz="0" w:space="0" w:color="auto"/>
                        <w:left w:val="none" w:sz="0" w:space="0" w:color="auto"/>
                        <w:bottom w:val="none" w:sz="0" w:space="0" w:color="auto"/>
                        <w:right w:val="none" w:sz="0" w:space="0" w:color="auto"/>
                      </w:divBdr>
                      <w:divsChild>
                        <w:div w:id="517044859">
                          <w:marLeft w:val="0"/>
                          <w:marRight w:val="0"/>
                          <w:marTop w:val="0"/>
                          <w:marBottom w:val="0"/>
                          <w:divBdr>
                            <w:top w:val="none" w:sz="0" w:space="0" w:color="auto"/>
                            <w:left w:val="none" w:sz="0" w:space="0" w:color="auto"/>
                            <w:bottom w:val="none" w:sz="0" w:space="0" w:color="auto"/>
                            <w:right w:val="none" w:sz="0" w:space="0" w:color="auto"/>
                          </w:divBdr>
                          <w:divsChild>
                            <w:div w:id="117381423">
                              <w:marLeft w:val="0"/>
                              <w:marRight w:val="0"/>
                              <w:marTop w:val="0"/>
                              <w:marBottom w:val="0"/>
                              <w:divBdr>
                                <w:top w:val="none" w:sz="0" w:space="0" w:color="auto"/>
                                <w:left w:val="none" w:sz="0" w:space="0" w:color="auto"/>
                                <w:bottom w:val="none" w:sz="0" w:space="0" w:color="auto"/>
                                <w:right w:val="none" w:sz="0" w:space="0" w:color="auto"/>
                              </w:divBdr>
                              <w:divsChild>
                                <w:div w:id="1149371072">
                                  <w:marLeft w:val="0"/>
                                  <w:marRight w:val="0"/>
                                  <w:marTop w:val="0"/>
                                  <w:marBottom w:val="0"/>
                                  <w:divBdr>
                                    <w:top w:val="none" w:sz="0" w:space="0" w:color="auto"/>
                                    <w:left w:val="none" w:sz="0" w:space="0" w:color="auto"/>
                                    <w:bottom w:val="none" w:sz="0" w:space="0" w:color="auto"/>
                                    <w:right w:val="none" w:sz="0" w:space="0" w:color="auto"/>
                                  </w:divBdr>
                                  <w:divsChild>
                                    <w:div w:id="9295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3640">
      <w:bodyDiv w:val="1"/>
      <w:marLeft w:val="0"/>
      <w:marRight w:val="0"/>
      <w:marTop w:val="0"/>
      <w:marBottom w:val="0"/>
      <w:divBdr>
        <w:top w:val="none" w:sz="0" w:space="0" w:color="auto"/>
        <w:left w:val="none" w:sz="0" w:space="0" w:color="auto"/>
        <w:bottom w:val="none" w:sz="0" w:space="0" w:color="auto"/>
        <w:right w:val="none" w:sz="0" w:space="0" w:color="auto"/>
      </w:divBdr>
    </w:div>
    <w:div w:id="643895463">
      <w:bodyDiv w:val="1"/>
      <w:marLeft w:val="0"/>
      <w:marRight w:val="0"/>
      <w:marTop w:val="0"/>
      <w:marBottom w:val="0"/>
      <w:divBdr>
        <w:top w:val="none" w:sz="0" w:space="0" w:color="auto"/>
        <w:left w:val="none" w:sz="0" w:space="0" w:color="auto"/>
        <w:bottom w:val="none" w:sz="0" w:space="0" w:color="auto"/>
        <w:right w:val="none" w:sz="0" w:space="0" w:color="auto"/>
      </w:divBdr>
    </w:div>
    <w:div w:id="643967963">
      <w:bodyDiv w:val="1"/>
      <w:marLeft w:val="0"/>
      <w:marRight w:val="0"/>
      <w:marTop w:val="0"/>
      <w:marBottom w:val="0"/>
      <w:divBdr>
        <w:top w:val="none" w:sz="0" w:space="0" w:color="auto"/>
        <w:left w:val="none" w:sz="0" w:space="0" w:color="auto"/>
        <w:bottom w:val="none" w:sz="0" w:space="0" w:color="auto"/>
        <w:right w:val="none" w:sz="0" w:space="0" w:color="auto"/>
      </w:divBdr>
    </w:div>
    <w:div w:id="645668934">
      <w:bodyDiv w:val="1"/>
      <w:marLeft w:val="0"/>
      <w:marRight w:val="0"/>
      <w:marTop w:val="0"/>
      <w:marBottom w:val="0"/>
      <w:divBdr>
        <w:top w:val="none" w:sz="0" w:space="0" w:color="auto"/>
        <w:left w:val="none" w:sz="0" w:space="0" w:color="auto"/>
        <w:bottom w:val="none" w:sz="0" w:space="0" w:color="auto"/>
        <w:right w:val="none" w:sz="0" w:space="0" w:color="auto"/>
      </w:divBdr>
    </w:div>
    <w:div w:id="646710256">
      <w:bodyDiv w:val="1"/>
      <w:marLeft w:val="0"/>
      <w:marRight w:val="0"/>
      <w:marTop w:val="0"/>
      <w:marBottom w:val="0"/>
      <w:divBdr>
        <w:top w:val="none" w:sz="0" w:space="0" w:color="auto"/>
        <w:left w:val="none" w:sz="0" w:space="0" w:color="auto"/>
        <w:bottom w:val="none" w:sz="0" w:space="0" w:color="auto"/>
        <w:right w:val="none" w:sz="0" w:space="0" w:color="auto"/>
      </w:divBdr>
    </w:div>
    <w:div w:id="648284452">
      <w:bodyDiv w:val="1"/>
      <w:marLeft w:val="0"/>
      <w:marRight w:val="0"/>
      <w:marTop w:val="0"/>
      <w:marBottom w:val="0"/>
      <w:divBdr>
        <w:top w:val="none" w:sz="0" w:space="0" w:color="auto"/>
        <w:left w:val="none" w:sz="0" w:space="0" w:color="auto"/>
        <w:bottom w:val="none" w:sz="0" w:space="0" w:color="auto"/>
        <w:right w:val="none" w:sz="0" w:space="0" w:color="auto"/>
      </w:divBdr>
    </w:div>
    <w:div w:id="648288934">
      <w:bodyDiv w:val="1"/>
      <w:marLeft w:val="0"/>
      <w:marRight w:val="0"/>
      <w:marTop w:val="0"/>
      <w:marBottom w:val="0"/>
      <w:divBdr>
        <w:top w:val="none" w:sz="0" w:space="0" w:color="auto"/>
        <w:left w:val="none" w:sz="0" w:space="0" w:color="auto"/>
        <w:bottom w:val="none" w:sz="0" w:space="0" w:color="auto"/>
        <w:right w:val="none" w:sz="0" w:space="0" w:color="auto"/>
      </w:divBdr>
    </w:div>
    <w:div w:id="648823287">
      <w:bodyDiv w:val="1"/>
      <w:marLeft w:val="0"/>
      <w:marRight w:val="0"/>
      <w:marTop w:val="0"/>
      <w:marBottom w:val="0"/>
      <w:divBdr>
        <w:top w:val="none" w:sz="0" w:space="0" w:color="auto"/>
        <w:left w:val="none" w:sz="0" w:space="0" w:color="auto"/>
        <w:bottom w:val="none" w:sz="0" w:space="0" w:color="auto"/>
        <w:right w:val="none" w:sz="0" w:space="0" w:color="auto"/>
      </w:divBdr>
      <w:divsChild>
        <w:div w:id="2435256">
          <w:marLeft w:val="360"/>
          <w:marRight w:val="0"/>
          <w:marTop w:val="0"/>
          <w:marBottom w:val="0"/>
          <w:divBdr>
            <w:top w:val="none" w:sz="0" w:space="0" w:color="auto"/>
            <w:left w:val="none" w:sz="0" w:space="0" w:color="auto"/>
            <w:bottom w:val="none" w:sz="0" w:space="0" w:color="auto"/>
            <w:right w:val="none" w:sz="0" w:space="0" w:color="auto"/>
          </w:divBdr>
        </w:div>
        <w:div w:id="1608732688">
          <w:marLeft w:val="360"/>
          <w:marRight w:val="0"/>
          <w:marTop w:val="0"/>
          <w:marBottom w:val="0"/>
          <w:divBdr>
            <w:top w:val="none" w:sz="0" w:space="0" w:color="auto"/>
            <w:left w:val="none" w:sz="0" w:space="0" w:color="auto"/>
            <w:bottom w:val="none" w:sz="0" w:space="0" w:color="auto"/>
            <w:right w:val="none" w:sz="0" w:space="0" w:color="auto"/>
          </w:divBdr>
        </w:div>
        <w:div w:id="2133549551">
          <w:marLeft w:val="360"/>
          <w:marRight w:val="0"/>
          <w:marTop w:val="0"/>
          <w:marBottom w:val="0"/>
          <w:divBdr>
            <w:top w:val="none" w:sz="0" w:space="0" w:color="auto"/>
            <w:left w:val="none" w:sz="0" w:space="0" w:color="auto"/>
            <w:bottom w:val="none" w:sz="0" w:space="0" w:color="auto"/>
            <w:right w:val="none" w:sz="0" w:space="0" w:color="auto"/>
          </w:divBdr>
        </w:div>
      </w:divsChild>
    </w:div>
    <w:div w:id="650138829">
      <w:bodyDiv w:val="1"/>
      <w:marLeft w:val="0"/>
      <w:marRight w:val="0"/>
      <w:marTop w:val="0"/>
      <w:marBottom w:val="0"/>
      <w:divBdr>
        <w:top w:val="none" w:sz="0" w:space="0" w:color="auto"/>
        <w:left w:val="none" w:sz="0" w:space="0" w:color="auto"/>
        <w:bottom w:val="none" w:sz="0" w:space="0" w:color="auto"/>
        <w:right w:val="none" w:sz="0" w:space="0" w:color="auto"/>
      </w:divBdr>
    </w:div>
    <w:div w:id="650645687">
      <w:bodyDiv w:val="1"/>
      <w:marLeft w:val="0"/>
      <w:marRight w:val="0"/>
      <w:marTop w:val="0"/>
      <w:marBottom w:val="0"/>
      <w:divBdr>
        <w:top w:val="none" w:sz="0" w:space="0" w:color="auto"/>
        <w:left w:val="none" w:sz="0" w:space="0" w:color="auto"/>
        <w:bottom w:val="none" w:sz="0" w:space="0" w:color="auto"/>
        <w:right w:val="none" w:sz="0" w:space="0" w:color="auto"/>
      </w:divBdr>
    </w:div>
    <w:div w:id="652485541">
      <w:bodyDiv w:val="1"/>
      <w:marLeft w:val="0"/>
      <w:marRight w:val="0"/>
      <w:marTop w:val="0"/>
      <w:marBottom w:val="0"/>
      <w:divBdr>
        <w:top w:val="none" w:sz="0" w:space="0" w:color="auto"/>
        <w:left w:val="none" w:sz="0" w:space="0" w:color="auto"/>
        <w:bottom w:val="none" w:sz="0" w:space="0" w:color="auto"/>
        <w:right w:val="none" w:sz="0" w:space="0" w:color="auto"/>
      </w:divBdr>
    </w:div>
    <w:div w:id="652490982">
      <w:bodyDiv w:val="1"/>
      <w:marLeft w:val="0"/>
      <w:marRight w:val="0"/>
      <w:marTop w:val="0"/>
      <w:marBottom w:val="0"/>
      <w:divBdr>
        <w:top w:val="none" w:sz="0" w:space="0" w:color="auto"/>
        <w:left w:val="none" w:sz="0" w:space="0" w:color="auto"/>
        <w:bottom w:val="none" w:sz="0" w:space="0" w:color="auto"/>
        <w:right w:val="none" w:sz="0" w:space="0" w:color="auto"/>
      </w:divBdr>
    </w:div>
    <w:div w:id="654071667">
      <w:bodyDiv w:val="1"/>
      <w:marLeft w:val="0"/>
      <w:marRight w:val="0"/>
      <w:marTop w:val="0"/>
      <w:marBottom w:val="0"/>
      <w:divBdr>
        <w:top w:val="none" w:sz="0" w:space="0" w:color="auto"/>
        <w:left w:val="none" w:sz="0" w:space="0" w:color="auto"/>
        <w:bottom w:val="none" w:sz="0" w:space="0" w:color="auto"/>
        <w:right w:val="none" w:sz="0" w:space="0" w:color="auto"/>
      </w:divBdr>
    </w:div>
    <w:div w:id="654191346">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51203">
      <w:bodyDiv w:val="1"/>
      <w:marLeft w:val="0"/>
      <w:marRight w:val="0"/>
      <w:marTop w:val="0"/>
      <w:marBottom w:val="0"/>
      <w:divBdr>
        <w:top w:val="none" w:sz="0" w:space="0" w:color="auto"/>
        <w:left w:val="none" w:sz="0" w:space="0" w:color="auto"/>
        <w:bottom w:val="none" w:sz="0" w:space="0" w:color="auto"/>
        <w:right w:val="none" w:sz="0" w:space="0" w:color="auto"/>
      </w:divBdr>
    </w:div>
    <w:div w:id="656224598">
      <w:bodyDiv w:val="1"/>
      <w:marLeft w:val="0"/>
      <w:marRight w:val="0"/>
      <w:marTop w:val="0"/>
      <w:marBottom w:val="0"/>
      <w:divBdr>
        <w:top w:val="none" w:sz="0" w:space="0" w:color="auto"/>
        <w:left w:val="none" w:sz="0" w:space="0" w:color="auto"/>
        <w:bottom w:val="none" w:sz="0" w:space="0" w:color="auto"/>
        <w:right w:val="none" w:sz="0" w:space="0" w:color="auto"/>
      </w:divBdr>
    </w:div>
    <w:div w:id="656422183">
      <w:bodyDiv w:val="1"/>
      <w:marLeft w:val="0"/>
      <w:marRight w:val="0"/>
      <w:marTop w:val="0"/>
      <w:marBottom w:val="0"/>
      <w:divBdr>
        <w:top w:val="none" w:sz="0" w:space="0" w:color="auto"/>
        <w:left w:val="none" w:sz="0" w:space="0" w:color="auto"/>
        <w:bottom w:val="none" w:sz="0" w:space="0" w:color="auto"/>
        <w:right w:val="none" w:sz="0" w:space="0" w:color="auto"/>
      </w:divBdr>
    </w:div>
    <w:div w:id="657349763">
      <w:bodyDiv w:val="1"/>
      <w:marLeft w:val="0"/>
      <w:marRight w:val="0"/>
      <w:marTop w:val="0"/>
      <w:marBottom w:val="0"/>
      <w:divBdr>
        <w:top w:val="none" w:sz="0" w:space="0" w:color="auto"/>
        <w:left w:val="none" w:sz="0" w:space="0" w:color="auto"/>
        <w:bottom w:val="none" w:sz="0" w:space="0" w:color="auto"/>
        <w:right w:val="none" w:sz="0" w:space="0" w:color="auto"/>
      </w:divBdr>
    </w:div>
    <w:div w:id="658507611">
      <w:bodyDiv w:val="1"/>
      <w:marLeft w:val="0"/>
      <w:marRight w:val="0"/>
      <w:marTop w:val="0"/>
      <w:marBottom w:val="0"/>
      <w:divBdr>
        <w:top w:val="none" w:sz="0" w:space="0" w:color="auto"/>
        <w:left w:val="none" w:sz="0" w:space="0" w:color="auto"/>
        <w:bottom w:val="none" w:sz="0" w:space="0" w:color="auto"/>
        <w:right w:val="none" w:sz="0" w:space="0" w:color="auto"/>
      </w:divBdr>
    </w:div>
    <w:div w:id="658733983">
      <w:bodyDiv w:val="1"/>
      <w:marLeft w:val="0"/>
      <w:marRight w:val="0"/>
      <w:marTop w:val="0"/>
      <w:marBottom w:val="0"/>
      <w:divBdr>
        <w:top w:val="none" w:sz="0" w:space="0" w:color="auto"/>
        <w:left w:val="none" w:sz="0" w:space="0" w:color="auto"/>
        <w:bottom w:val="none" w:sz="0" w:space="0" w:color="auto"/>
        <w:right w:val="none" w:sz="0" w:space="0" w:color="auto"/>
      </w:divBdr>
    </w:div>
    <w:div w:id="659121200">
      <w:bodyDiv w:val="1"/>
      <w:marLeft w:val="0"/>
      <w:marRight w:val="0"/>
      <w:marTop w:val="0"/>
      <w:marBottom w:val="0"/>
      <w:divBdr>
        <w:top w:val="none" w:sz="0" w:space="0" w:color="auto"/>
        <w:left w:val="none" w:sz="0" w:space="0" w:color="auto"/>
        <w:bottom w:val="none" w:sz="0" w:space="0" w:color="auto"/>
        <w:right w:val="none" w:sz="0" w:space="0" w:color="auto"/>
      </w:divBdr>
    </w:div>
    <w:div w:id="659621875">
      <w:bodyDiv w:val="1"/>
      <w:marLeft w:val="0"/>
      <w:marRight w:val="0"/>
      <w:marTop w:val="0"/>
      <w:marBottom w:val="0"/>
      <w:divBdr>
        <w:top w:val="none" w:sz="0" w:space="0" w:color="auto"/>
        <w:left w:val="none" w:sz="0" w:space="0" w:color="auto"/>
        <w:bottom w:val="none" w:sz="0" w:space="0" w:color="auto"/>
        <w:right w:val="none" w:sz="0" w:space="0" w:color="auto"/>
      </w:divBdr>
    </w:div>
    <w:div w:id="659769586">
      <w:bodyDiv w:val="1"/>
      <w:marLeft w:val="0"/>
      <w:marRight w:val="0"/>
      <w:marTop w:val="0"/>
      <w:marBottom w:val="0"/>
      <w:divBdr>
        <w:top w:val="none" w:sz="0" w:space="0" w:color="auto"/>
        <w:left w:val="none" w:sz="0" w:space="0" w:color="auto"/>
        <w:bottom w:val="none" w:sz="0" w:space="0" w:color="auto"/>
        <w:right w:val="none" w:sz="0" w:space="0" w:color="auto"/>
      </w:divBdr>
    </w:div>
    <w:div w:id="660082985">
      <w:bodyDiv w:val="1"/>
      <w:marLeft w:val="0"/>
      <w:marRight w:val="0"/>
      <w:marTop w:val="0"/>
      <w:marBottom w:val="0"/>
      <w:divBdr>
        <w:top w:val="none" w:sz="0" w:space="0" w:color="auto"/>
        <w:left w:val="none" w:sz="0" w:space="0" w:color="auto"/>
        <w:bottom w:val="none" w:sz="0" w:space="0" w:color="auto"/>
        <w:right w:val="none" w:sz="0" w:space="0" w:color="auto"/>
      </w:divBdr>
    </w:div>
    <w:div w:id="661079716">
      <w:bodyDiv w:val="1"/>
      <w:marLeft w:val="0"/>
      <w:marRight w:val="0"/>
      <w:marTop w:val="0"/>
      <w:marBottom w:val="0"/>
      <w:divBdr>
        <w:top w:val="none" w:sz="0" w:space="0" w:color="auto"/>
        <w:left w:val="none" w:sz="0" w:space="0" w:color="auto"/>
        <w:bottom w:val="none" w:sz="0" w:space="0" w:color="auto"/>
        <w:right w:val="none" w:sz="0" w:space="0" w:color="auto"/>
      </w:divBdr>
    </w:div>
    <w:div w:id="661930872">
      <w:bodyDiv w:val="1"/>
      <w:marLeft w:val="0"/>
      <w:marRight w:val="0"/>
      <w:marTop w:val="0"/>
      <w:marBottom w:val="0"/>
      <w:divBdr>
        <w:top w:val="none" w:sz="0" w:space="0" w:color="auto"/>
        <w:left w:val="none" w:sz="0" w:space="0" w:color="auto"/>
        <w:bottom w:val="none" w:sz="0" w:space="0" w:color="auto"/>
        <w:right w:val="none" w:sz="0" w:space="0" w:color="auto"/>
      </w:divBdr>
    </w:div>
    <w:div w:id="662046694">
      <w:bodyDiv w:val="1"/>
      <w:marLeft w:val="0"/>
      <w:marRight w:val="0"/>
      <w:marTop w:val="0"/>
      <w:marBottom w:val="0"/>
      <w:divBdr>
        <w:top w:val="none" w:sz="0" w:space="0" w:color="auto"/>
        <w:left w:val="none" w:sz="0" w:space="0" w:color="auto"/>
        <w:bottom w:val="none" w:sz="0" w:space="0" w:color="auto"/>
        <w:right w:val="none" w:sz="0" w:space="0" w:color="auto"/>
      </w:divBdr>
    </w:div>
    <w:div w:id="663166823">
      <w:bodyDiv w:val="1"/>
      <w:marLeft w:val="0"/>
      <w:marRight w:val="0"/>
      <w:marTop w:val="0"/>
      <w:marBottom w:val="0"/>
      <w:divBdr>
        <w:top w:val="none" w:sz="0" w:space="0" w:color="auto"/>
        <w:left w:val="none" w:sz="0" w:space="0" w:color="auto"/>
        <w:bottom w:val="none" w:sz="0" w:space="0" w:color="auto"/>
        <w:right w:val="none" w:sz="0" w:space="0" w:color="auto"/>
      </w:divBdr>
    </w:div>
    <w:div w:id="663631464">
      <w:bodyDiv w:val="1"/>
      <w:marLeft w:val="0"/>
      <w:marRight w:val="0"/>
      <w:marTop w:val="0"/>
      <w:marBottom w:val="0"/>
      <w:divBdr>
        <w:top w:val="none" w:sz="0" w:space="0" w:color="auto"/>
        <w:left w:val="none" w:sz="0" w:space="0" w:color="auto"/>
        <w:bottom w:val="none" w:sz="0" w:space="0" w:color="auto"/>
        <w:right w:val="none" w:sz="0" w:space="0" w:color="auto"/>
      </w:divBdr>
    </w:div>
    <w:div w:id="665203661">
      <w:bodyDiv w:val="1"/>
      <w:marLeft w:val="0"/>
      <w:marRight w:val="0"/>
      <w:marTop w:val="0"/>
      <w:marBottom w:val="0"/>
      <w:divBdr>
        <w:top w:val="none" w:sz="0" w:space="0" w:color="auto"/>
        <w:left w:val="none" w:sz="0" w:space="0" w:color="auto"/>
        <w:bottom w:val="none" w:sz="0" w:space="0" w:color="auto"/>
        <w:right w:val="none" w:sz="0" w:space="0" w:color="auto"/>
      </w:divBdr>
    </w:div>
    <w:div w:id="667908133">
      <w:bodyDiv w:val="1"/>
      <w:marLeft w:val="0"/>
      <w:marRight w:val="0"/>
      <w:marTop w:val="0"/>
      <w:marBottom w:val="0"/>
      <w:divBdr>
        <w:top w:val="none" w:sz="0" w:space="0" w:color="auto"/>
        <w:left w:val="none" w:sz="0" w:space="0" w:color="auto"/>
        <w:bottom w:val="none" w:sz="0" w:space="0" w:color="auto"/>
        <w:right w:val="none" w:sz="0" w:space="0" w:color="auto"/>
      </w:divBdr>
    </w:div>
    <w:div w:id="669060629">
      <w:bodyDiv w:val="1"/>
      <w:marLeft w:val="0"/>
      <w:marRight w:val="0"/>
      <w:marTop w:val="0"/>
      <w:marBottom w:val="0"/>
      <w:divBdr>
        <w:top w:val="none" w:sz="0" w:space="0" w:color="auto"/>
        <w:left w:val="none" w:sz="0" w:space="0" w:color="auto"/>
        <w:bottom w:val="none" w:sz="0" w:space="0" w:color="auto"/>
        <w:right w:val="none" w:sz="0" w:space="0" w:color="auto"/>
      </w:divBdr>
    </w:div>
    <w:div w:id="669869451">
      <w:bodyDiv w:val="1"/>
      <w:marLeft w:val="0"/>
      <w:marRight w:val="0"/>
      <w:marTop w:val="0"/>
      <w:marBottom w:val="0"/>
      <w:divBdr>
        <w:top w:val="none" w:sz="0" w:space="0" w:color="auto"/>
        <w:left w:val="none" w:sz="0" w:space="0" w:color="auto"/>
        <w:bottom w:val="none" w:sz="0" w:space="0" w:color="auto"/>
        <w:right w:val="none" w:sz="0" w:space="0" w:color="auto"/>
      </w:divBdr>
    </w:div>
    <w:div w:id="670177719">
      <w:bodyDiv w:val="1"/>
      <w:marLeft w:val="0"/>
      <w:marRight w:val="0"/>
      <w:marTop w:val="0"/>
      <w:marBottom w:val="0"/>
      <w:divBdr>
        <w:top w:val="none" w:sz="0" w:space="0" w:color="auto"/>
        <w:left w:val="none" w:sz="0" w:space="0" w:color="auto"/>
        <w:bottom w:val="none" w:sz="0" w:space="0" w:color="auto"/>
        <w:right w:val="none" w:sz="0" w:space="0" w:color="auto"/>
      </w:divBdr>
    </w:div>
    <w:div w:id="670984297">
      <w:bodyDiv w:val="1"/>
      <w:marLeft w:val="0"/>
      <w:marRight w:val="0"/>
      <w:marTop w:val="0"/>
      <w:marBottom w:val="0"/>
      <w:divBdr>
        <w:top w:val="none" w:sz="0" w:space="0" w:color="auto"/>
        <w:left w:val="none" w:sz="0" w:space="0" w:color="auto"/>
        <w:bottom w:val="none" w:sz="0" w:space="0" w:color="auto"/>
        <w:right w:val="none" w:sz="0" w:space="0" w:color="auto"/>
      </w:divBdr>
    </w:div>
    <w:div w:id="671569518">
      <w:bodyDiv w:val="1"/>
      <w:marLeft w:val="0"/>
      <w:marRight w:val="0"/>
      <w:marTop w:val="0"/>
      <w:marBottom w:val="0"/>
      <w:divBdr>
        <w:top w:val="none" w:sz="0" w:space="0" w:color="auto"/>
        <w:left w:val="none" w:sz="0" w:space="0" w:color="auto"/>
        <w:bottom w:val="none" w:sz="0" w:space="0" w:color="auto"/>
        <w:right w:val="none" w:sz="0" w:space="0" w:color="auto"/>
      </w:divBdr>
    </w:div>
    <w:div w:id="671642178">
      <w:bodyDiv w:val="1"/>
      <w:marLeft w:val="0"/>
      <w:marRight w:val="0"/>
      <w:marTop w:val="0"/>
      <w:marBottom w:val="0"/>
      <w:divBdr>
        <w:top w:val="none" w:sz="0" w:space="0" w:color="auto"/>
        <w:left w:val="none" w:sz="0" w:space="0" w:color="auto"/>
        <w:bottom w:val="none" w:sz="0" w:space="0" w:color="auto"/>
        <w:right w:val="none" w:sz="0" w:space="0" w:color="auto"/>
      </w:divBdr>
    </w:div>
    <w:div w:id="676007342">
      <w:bodyDiv w:val="1"/>
      <w:marLeft w:val="0"/>
      <w:marRight w:val="0"/>
      <w:marTop w:val="0"/>
      <w:marBottom w:val="0"/>
      <w:divBdr>
        <w:top w:val="none" w:sz="0" w:space="0" w:color="auto"/>
        <w:left w:val="none" w:sz="0" w:space="0" w:color="auto"/>
        <w:bottom w:val="none" w:sz="0" w:space="0" w:color="auto"/>
        <w:right w:val="none" w:sz="0" w:space="0" w:color="auto"/>
      </w:divBdr>
    </w:div>
    <w:div w:id="677118804">
      <w:bodyDiv w:val="1"/>
      <w:marLeft w:val="0"/>
      <w:marRight w:val="0"/>
      <w:marTop w:val="0"/>
      <w:marBottom w:val="0"/>
      <w:divBdr>
        <w:top w:val="none" w:sz="0" w:space="0" w:color="auto"/>
        <w:left w:val="none" w:sz="0" w:space="0" w:color="auto"/>
        <w:bottom w:val="none" w:sz="0" w:space="0" w:color="auto"/>
        <w:right w:val="none" w:sz="0" w:space="0" w:color="auto"/>
      </w:divBdr>
    </w:div>
    <w:div w:id="678434665">
      <w:bodyDiv w:val="1"/>
      <w:marLeft w:val="0"/>
      <w:marRight w:val="0"/>
      <w:marTop w:val="0"/>
      <w:marBottom w:val="0"/>
      <w:divBdr>
        <w:top w:val="none" w:sz="0" w:space="0" w:color="auto"/>
        <w:left w:val="none" w:sz="0" w:space="0" w:color="auto"/>
        <w:bottom w:val="none" w:sz="0" w:space="0" w:color="auto"/>
        <w:right w:val="none" w:sz="0" w:space="0" w:color="auto"/>
      </w:divBdr>
    </w:div>
    <w:div w:id="678502681">
      <w:bodyDiv w:val="1"/>
      <w:marLeft w:val="0"/>
      <w:marRight w:val="0"/>
      <w:marTop w:val="0"/>
      <w:marBottom w:val="0"/>
      <w:divBdr>
        <w:top w:val="none" w:sz="0" w:space="0" w:color="auto"/>
        <w:left w:val="none" w:sz="0" w:space="0" w:color="auto"/>
        <w:bottom w:val="none" w:sz="0" w:space="0" w:color="auto"/>
        <w:right w:val="none" w:sz="0" w:space="0" w:color="auto"/>
      </w:divBdr>
    </w:div>
    <w:div w:id="681323314">
      <w:bodyDiv w:val="1"/>
      <w:marLeft w:val="0"/>
      <w:marRight w:val="0"/>
      <w:marTop w:val="0"/>
      <w:marBottom w:val="0"/>
      <w:divBdr>
        <w:top w:val="none" w:sz="0" w:space="0" w:color="auto"/>
        <w:left w:val="none" w:sz="0" w:space="0" w:color="auto"/>
        <w:bottom w:val="none" w:sz="0" w:space="0" w:color="auto"/>
        <w:right w:val="none" w:sz="0" w:space="0" w:color="auto"/>
      </w:divBdr>
    </w:div>
    <w:div w:id="683357645">
      <w:bodyDiv w:val="1"/>
      <w:marLeft w:val="0"/>
      <w:marRight w:val="0"/>
      <w:marTop w:val="0"/>
      <w:marBottom w:val="0"/>
      <w:divBdr>
        <w:top w:val="none" w:sz="0" w:space="0" w:color="auto"/>
        <w:left w:val="none" w:sz="0" w:space="0" w:color="auto"/>
        <w:bottom w:val="none" w:sz="0" w:space="0" w:color="auto"/>
        <w:right w:val="none" w:sz="0" w:space="0" w:color="auto"/>
      </w:divBdr>
    </w:div>
    <w:div w:id="683824904">
      <w:bodyDiv w:val="1"/>
      <w:marLeft w:val="0"/>
      <w:marRight w:val="0"/>
      <w:marTop w:val="0"/>
      <w:marBottom w:val="0"/>
      <w:divBdr>
        <w:top w:val="none" w:sz="0" w:space="0" w:color="auto"/>
        <w:left w:val="none" w:sz="0" w:space="0" w:color="auto"/>
        <w:bottom w:val="none" w:sz="0" w:space="0" w:color="auto"/>
        <w:right w:val="none" w:sz="0" w:space="0" w:color="auto"/>
      </w:divBdr>
    </w:div>
    <w:div w:id="684792397">
      <w:bodyDiv w:val="1"/>
      <w:marLeft w:val="0"/>
      <w:marRight w:val="0"/>
      <w:marTop w:val="0"/>
      <w:marBottom w:val="0"/>
      <w:divBdr>
        <w:top w:val="none" w:sz="0" w:space="0" w:color="auto"/>
        <w:left w:val="none" w:sz="0" w:space="0" w:color="auto"/>
        <w:bottom w:val="none" w:sz="0" w:space="0" w:color="auto"/>
        <w:right w:val="none" w:sz="0" w:space="0" w:color="auto"/>
      </w:divBdr>
    </w:div>
    <w:div w:id="685398854">
      <w:bodyDiv w:val="1"/>
      <w:marLeft w:val="0"/>
      <w:marRight w:val="0"/>
      <w:marTop w:val="0"/>
      <w:marBottom w:val="0"/>
      <w:divBdr>
        <w:top w:val="none" w:sz="0" w:space="0" w:color="auto"/>
        <w:left w:val="none" w:sz="0" w:space="0" w:color="auto"/>
        <w:bottom w:val="none" w:sz="0" w:space="0" w:color="auto"/>
        <w:right w:val="none" w:sz="0" w:space="0" w:color="auto"/>
      </w:divBdr>
      <w:divsChild>
        <w:div w:id="156697601">
          <w:marLeft w:val="0"/>
          <w:marRight w:val="0"/>
          <w:marTop w:val="0"/>
          <w:marBottom w:val="0"/>
          <w:divBdr>
            <w:top w:val="none" w:sz="0" w:space="0" w:color="auto"/>
            <w:left w:val="none" w:sz="0" w:space="0" w:color="auto"/>
            <w:bottom w:val="none" w:sz="0" w:space="0" w:color="auto"/>
            <w:right w:val="none" w:sz="0" w:space="0" w:color="auto"/>
          </w:divBdr>
          <w:divsChild>
            <w:div w:id="1149251404">
              <w:marLeft w:val="0"/>
              <w:marRight w:val="0"/>
              <w:marTop w:val="0"/>
              <w:marBottom w:val="0"/>
              <w:divBdr>
                <w:top w:val="none" w:sz="0" w:space="0" w:color="auto"/>
                <w:left w:val="none" w:sz="0" w:space="0" w:color="auto"/>
                <w:bottom w:val="none" w:sz="0" w:space="0" w:color="auto"/>
                <w:right w:val="none" w:sz="0" w:space="0" w:color="auto"/>
              </w:divBdr>
              <w:divsChild>
                <w:div w:id="957955104">
                  <w:marLeft w:val="0"/>
                  <w:marRight w:val="0"/>
                  <w:marTop w:val="0"/>
                  <w:marBottom w:val="0"/>
                  <w:divBdr>
                    <w:top w:val="none" w:sz="0" w:space="0" w:color="auto"/>
                    <w:left w:val="none" w:sz="0" w:space="0" w:color="auto"/>
                    <w:bottom w:val="none" w:sz="0" w:space="0" w:color="auto"/>
                    <w:right w:val="none" w:sz="0" w:space="0" w:color="auto"/>
                  </w:divBdr>
                  <w:divsChild>
                    <w:div w:id="1110398633">
                      <w:marLeft w:val="0"/>
                      <w:marRight w:val="0"/>
                      <w:marTop w:val="0"/>
                      <w:marBottom w:val="0"/>
                      <w:divBdr>
                        <w:top w:val="none" w:sz="0" w:space="0" w:color="auto"/>
                        <w:left w:val="none" w:sz="0" w:space="0" w:color="auto"/>
                        <w:bottom w:val="none" w:sz="0" w:space="0" w:color="auto"/>
                        <w:right w:val="none" w:sz="0" w:space="0" w:color="auto"/>
                      </w:divBdr>
                      <w:divsChild>
                        <w:div w:id="331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62064">
      <w:bodyDiv w:val="1"/>
      <w:marLeft w:val="0"/>
      <w:marRight w:val="0"/>
      <w:marTop w:val="0"/>
      <w:marBottom w:val="0"/>
      <w:divBdr>
        <w:top w:val="none" w:sz="0" w:space="0" w:color="auto"/>
        <w:left w:val="none" w:sz="0" w:space="0" w:color="auto"/>
        <w:bottom w:val="none" w:sz="0" w:space="0" w:color="auto"/>
        <w:right w:val="none" w:sz="0" w:space="0" w:color="auto"/>
      </w:divBdr>
    </w:div>
    <w:div w:id="689452784">
      <w:bodyDiv w:val="1"/>
      <w:marLeft w:val="0"/>
      <w:marRight w:val="0"/>
      <w:marTop w:val="0"/>
      <w:marBottom w:val="0"/>
      <w:divBdr>
        <w:top w:val="none" w:sz="0" w:space="0" w:color="auto"/>
        <w:left w:val="none" w:sz="0" w:space="0" w:color="auto"/>
        <w:bottom w:val="none" w:sz="0" w:space="0" w:color="auto"/>
        <w:right w:val="none" w:sz="0" w:space="0" w:color="auto"/>
      </w:divBdr>
    </w:div>
    <w:div w:id="694309285">
      <w:bodyDiv w:val="1"/>
      <w:marLeft w:val="0"/>
      <w:marRight w:val="0"/>
      <w:marTop w:val="0"/>
      <w:marBottom w:val="0"/>
      <w:divBdr>
        <w:top w:val="none" w:sz="0" w:space="0" w:color="auto"/>
        <w:left w:val="none" w:sz="0" w:space="0" w:color="auto"/>
        <w:bottom w:val="none" w:sz="0" w:space="0" w:color="auto"/>
        <w:right w:val="none" w:sz="0" w:space="0" w:color="auto"/>
      </w:divBdr>
    </w:div>
    <w:div w:id="694576017">
      <w:bodyDiv w:val="1"/>
      <w:marLeft w:val="0"/>
      <w:marRight w:val="0"/>
      <w:marTop w:val="0"/>
      <w:marBottom w:val="0"/>
      <w:divBdr>
        <w:top w:val="none" w:sz="0" w:space="0" w:color="auto"/>
        <w:left w:val="none" w:sz="0" w:space="0" w:color="auto"/>
        <w:bottom w:val="none" w:sz="0" w:space="0" w:color="auto"/>
        <w:right w:val="none" w:sz="0" w:space="0" w:color="auto"/>
      </w:divBdr>
    </w:div>
    <w:div w:id="696925946">
      <w:bodyDiv w:val="1"/>
      <w:marLeft w:val="0"/>
      <w:marRight w:val="0"/>
      <w:marTop w:val="0"/>
      <w:marBottom w:val="0"/>
      <w:divBdr>
        <w:top w:val="none" w:sz="0" w:space="0" w:color="auto"/>
        <w:left w:val="none" w:sz="0" w:space="0" w:color="auto"/>
        <w:bottom w:val="none" w:sz="0" w:space="0" w:color="auto"/>
        <w:right w:val="none" w:sz="0" w:space="0" w:color="auto"/>
      </w:divBdr>
    </w:div>
    <w:div w:id="698046584">
      <w:bodyDiv w:val="1"/>
      <w:marLeft w:val="0"/>
      <w:marRight w:val="0"/>
      <w:marTop w:val="0"/>
      <w:marBottom w:val="0"/>
      <w:divBdr>
        <w:top w:val="none" w:sz="0" w:space="0" w:color="auto"/>
        <w:left w:val="none" w:sz="0" w:space="0" w:color="auto"/>
        <w:bottom w:val="none" w:sz="0" w:space="0" w:color="auto"/>
        <w:right w:val="none" w:sz="0" w:space="0" w:color="auto"/>
      </w:divBdr>
    </w:div>
    <w:div w:id="698504598">
      <w:bodyDiv w:val="1"/>
      <w:marLeft w:val="0"/>
      <w:marRight w:val="0"/>
      <w:marTop w:val="0"/>
      <w:marBottom w:val="0"/>
      <w:divBdr>
        <w:top w:val="none" w:sz="0" w:space="0" w:color="auto"/>
        <w:left w:val="none" w:sz="0" w:space="0" w:color="auto"/>
        <w:bottom w:val="none" w:sz="0" w:space="0" w:color="auto"/>
        <w:right w:val="none" w:sz="0" w:space="0" w:color="auto"/>
      </w:divBdr>
    </w:div>
    <w:div w:id="700132891">
      <w:bodyDiv w:val="1"/>
      <w:marLeft w:val="0"/>
      <w:marRight w:val="0"/>
      <w:marTop w:val="0"/>
      <w:marBottom w:val="0"/>
      <w:divBdr>
        <w:top w:val="none" w:sz="0" w:space="0" w:color="auto"/>
        <w:left w:val="none" w:sz="0" w:space="0" w:color="auto"/>
        <w:bottom w:val="none" w:sz="0" w:space="0" w:color="auto"/>
        <w:right w:val="none" w:sz="0" w:space="0" w:color="auto"/>
      </w:divBdr>
    </w:div>
    <w:div w:id="700281185">
      <w:bodyDiv w:val="1"/>
      <w:marLeft w:val="0"/>
      <w:marRight w:val="0"/>
      <w:marTop w:val="0"/>
      <w:marBottom w:val="0"/>
      <w:divBdr>
        <w:top w:val="none" w:sz="0" w:space="0" w:color="auto"/>
        <w:left w:val="none" w:sz="0" w:space="0" w:color="auto"/>
        <w:bottom w:val="none" w:sz="0" w:space="0" w:color="auto"/>
        <w:right w:val="none" w:sz="0" w:space="0" w:color="auto"/>
      </w:divBdr>
      <w:divsChild>
        <w:div w:id="1828742412">
          <w:marLeft w:val="0"/>
          <w:marRight w:val="0"/>
          <w:marTop w:val="0"/>
          <w:marBottom w:val="0"/>
          <w:divBdr>
            <w:top w:val="none" w:sz="0" w:space="0" w:color="auto"/>
            <w:left w:val="none" w:sz="0" w:space="0" w:color="auto"/>
            <w:bottom w:val="none" w:sz="0" w:space="0" w:color="auto"/>
            <w:right w:val="none" w:sz="0" w:space="0" w:color="auto"/>
          </w:divBdr>
        </w:div>
      </w:divsChild>
    </w:div>
    <w:div w:id="701127386">
      <w:bodyDiv w:val="1"/>
      <w:marLeft w:val="0"/>
      <w:marRight w:val="0"/>
      <w:marTop w:val="0"/>
      <w:marBottom w:val="0"/>
      <w:divBdr>
        <w:top w:val="none" w:sz="0" w:space="0" w:color="auto"/>
        <w:left w:val="none" w:sz="0" w:space="0" w:color="auto"/>
        <w:bottom w:val="none" w:sz="0" w:space="0" w:color="auto"/>
        <w:right w:val="none" w:sz="0" w:space="0" w:color="auto"/>
      </w:divBdr>
    </w:div>
    <w:div w:id="702705442">
      <w:bodyDiv w:val="1"/>
      <w:marLeft w:val="0"/>
      <w:marRight w:val="0"/>
      <w:marTop w:val="0"/>
      <w:marBottom w:val="0"/>
      <w:divBdr>
        <w:top w:val="none" w:sz="0" w:space="0" w:color="auto"/>
        <w:left w:val="none" w:sz="0" w:space="0" w:color="auto"/>
        <w:bottom w:val="none" w:sz="0" w:space="0" w:color="auto"/>
        <w:right w:val="none" w:sz="0" w:space="0" w:color="auto"/>
      </w:divBdr>
    </w:div>
    <w:div w:id="703871654">
      <w:bodyDiv w:val="1"/>
      <w:marLeft w:val="0"/>
      <w:marRight w:val="0"/>
      <w:marTop w:val="0"/>
      <w:marBottom w:val="0"/>
      <w:divBdr>
        <w:top w:val="none" w:sz="0" w:space="0" w:color="auto"/>
        <w:left w:val="none" w:sz="0" w:space="0" w:color="auto"/>
        <w:bottom w:val="none" w:sz="0" w:space="0" w:color="auto"/>
        <w:right w:val="none" w:sz="0" w:space="0" w:color="auto"/>
      </w:divBdr>
    </w:div>
    <w:div w:id="705182654">
      <w:bodyDiv w:val="1"/>
      <w:marLeft w:val="0"/>
      <w:marRight w:val="0"/>
      <w:marTop w:val="0"/>
      <w:marBottom w:val="0"/>
      <w:divBdr>
        <w:top w:val="none" w:sz="0" w:space="0" w:color="auto"/>
        <w:left w:val="none" w:sz="0" w:space="0" w:color="auto"/>
        <w:bottom w:val="none" w:sz="0" w:space="0" w:color="auto"/>
        <w:right w:val="none" w:sz="0" w:space="0" w:color="auto"/>
      </w:divBdr>
    </w:div>
    <w:div w:id="707489898">
      <w:bodyDiv w:val="1"/>
      <w:marLeft w:val="0"/>
      <w:marRight w:val="0"/>
      <w:marTop w:val="0"/>
      <w:marBottom w:val="0"/>
      <w:divBdr>
        <w:top w:val="none" w:sz="0" w:space="0" w:color="auto"/>
        <w:left w:val="none" w:sz="0" w:space="0" w:color="auto"/>
        <w:bottom w:val="none" w:sz="0" w:space="0" w:color="auto"/>
        <w:right w:val="none" w:sz="0" w:space="0" w:color="auto"/>
      </w:divBdr>
    </w:div>
    <w:div w:id="707610974">
      <w:bodyDiv w:val="1"/>
      <w:marLeft w:val="0"/>
      <w:marRight w:val="0"/>
      <w:marTop w:val="0"/>
      <w:marBottom w:val="0"/>
      <w:divBdr>
        <w:top w:val="none" w:sz="0" w:space="0" w:color="auto"/>
        <w:left w:val="none" w:sz="0" w:space="0" w:color="auto"/>
        <w:bottom w:val="none" w:sz="0" w:space="0" w:color="auto"/>
        <w:right w:val="none" w:sz="0" w:space="0" w:color="auto"/>
      </w:divBdr>
    </w:div>
    <w:div w:id="707878328">
      <w:bodyDiv w:val="1"/>
      <w:marLeft w:val="0"/>
      <w:marRight w:val="0"/>
      <w:marTop w:val="0"/>
      <w:marBottom w:val="0"/>
      <w:divBdr>
        <w:top w:val="none" w:sz="0" w:space="0" w:color="auto"/>
        <w:left w:val="none" w:sz="0" w:space="0" w:color="auto"/>
        <w:bottom w:val="none" w:sz="0" w:space="0" w:color="auto"/>
        <w:right w:val="none" w:sz="0" w:space="0" w:color="auto"/>
      </w:divBdr>
    </w:div>
    <w:div w:id="708378954">
      <w:bodyDiv w:val="1"/>
      <w:marLeft w:val="0"/>
      <w:marRight w:val="0"/>
      <w:marTop w:val="0"/>
      <w:marBottom w:val="0"/>
      <w:divBdr>
        <w:top w:val="none" w:sz="0" w:space="0" w:color="auto"/>
        <w:left w:val="none" w:sz="0" w:space="0" w:color="auto"/>
        <w:bottom w:val="none" w:sz="0" w:space="0" w:color="auto"/>
        <w:right w:val="none" w:sz="0" w:space="0" w:color="auto"/>
      </w:divBdr>
    </w:div>
    <w:div w:id="708381988">
      <w:bodyDiv w:val="1"/>
      <w:marLeft w:val="0"/>
      <w:marRight w:val="0"/>
      <w:marTop w:val="0"/>
      <w:marBottom w:val="0"/>
      <w:divBdr>
        <w:top w:val="none" w:sz="0" w:space="0" w:color="auto"/>
        <w:left w:val="none" w:sz="0" w:space="0" w:color="auto"/>
        <w:bottom w:val="none" w:sz="0" w:space="0" w:color="auto"/>
        <w:right w:val="none" w:sz="0" w:space="0" w:color="auto"/>
      </w:divBdr>
    </w:div>
    <w:div w:id="709036136">
      <w:bodyDiv w:val="1"/>
      <w:marLeft w:val="0"/>
      <w:marRight w:val="0"/>
      <w:marTop w:val="0"/>
      <w:marBottom w:val="0"/>
      <w:divBdr>
        <w:top w:val="none" w:sz="0" w:space="0" w:color="auto"/>
        <w:left w:val="none" w:sz="0" w:space="0" w:color="auto"/>
        <w:bottom w:val="none" w:sz="0" w:space="0" w:color="auto"/>
        <w:right w:val="none" w:sz="0" w:space="0" w:color="auto"/>
      </w:divBdr>
    </w:div>
    <w:div w:id="711656864">
      <w:bodyDiv w:val="1"/>
      <w:marLeft w:val="0"/>
      <w:marRight w:val="0"/>
      <w:marTop w:val="0"/>
      <w:marBottom w:val="0"/>
      <w:divBdr>
        <w:top w:val="none" w:sz="0" w:space="0" w:color="auto"/>
        <w:left w:val="none" w:sz="0" w:space="0" w:color="auto"/>
        <w:bottom w:val="none" w:sz="0" w:space="0" w:color="auto"/>
        <w:right w:val="none" w:sz="0" w:space="0" w:color="auto"/>
      </w:divBdr>
    </w:div>
    <w:div w:id="711803587">
      <w:bodyDiv w:val="1"/>
      <w:marLeft w:val="0"/>
      <w:marRight w:val="0"/>
      <w:marTop w:val="0"/>
      <w:marBottom w:val="0"/>
      <w:divBdr>
        <w:top w:val="none" w:sz="0" w:space="0" w:color="auto"/>
        <w:left w:val="none" w:sz="0" w:space="0" w:color="auto"/>
        <w:bottom w:val="none" w:sz="0" w:space="0" w:color="auto"/>
        <w:right w:val="none" w:sz="0" w:space="0" w:color="auto"/>
      </w:divBdr>
      <w:divsChild>
        <w:div w:id="673191592">
          <w:marLeft w:val="0"/>
          <w:marRight w:val="0"/>
          <w:marTop w:val="0"/>
          <w:marBottom w:val="0"/>
          <w:divBdr>
            <w:top w:val="none" w:sz="0" w:space="0" w:color="auto"/>
            <w:left w:val="none" w:sz="0" w:space="0" w:color="auto"/>
            <w:bottom w:val="none" w:sz="0" w:space="0" w:color="auto"/>
            <w:right w:val="none" w:sz="0" w:space="0" w:color="auto"/>
          </w:divBdr>
        </w:div>
      </w:divsChild>
    </w:div>
    <w:div w:id="712509728">
      <w:bodyDiv w:val="1"/>
      <w:marLeft w:val="0"/>
      <w:marRight w:val="0"/>
      <w:marTop w:val="0"/>
      <w:marBottom w:val="0"/>
      <w:divBdr>
        <w:top w:val="none" w:sz="0" w:space="0" w:color="auto"/>
        <w:left w:val="none" w:sz="0" w:space="0" w:color="auto"/>
        <w:bottom w:val="none" w:sz="0" w:space="0" w:color="auto"/>
        <w:right w:val="none" w:sz="0" w:space="0" w:color="auto"/>
      </w:divBdr>
    </w:div>
    <w:div w:id="713232358">
      <w:bodyDiv w:val="1"/>
      <w:marLeft w:val="0"/>
      <w:marRight w:val="0"/>
      <w:marTop w:val="0"/>
      <w:marBottom w:val="0"/>
      <w:divBdr>
        <w:top w:val="none" w:sz="0" w:space="0" w:color="auto"/>
        <w:left w:val="none" w:sz="0" w:space="0" w:color="auto"/>
        <w:bottom w:val="none" w:sz="0" w:space="0" w:color="auto"/>
        <w:right w:val="none" w:sz="0" w:space="0" w:color="auto"/>
      </w:divBdr>
    </w:div>
    <w:div w:id="715855216">
      <w:bodyDiv w:val="1"/>
      <w:marLeft w:val="0"/>
      <w:marRight w:val="0"/>
      <w:marTop w:val="0"/>
      <w:marBottom w:val="0"/>
      <w:divBdr>
        <w:top w:val="none" w:sz="0" w:space="0" w:color="auto"/>
        <w:left w:val="none" w:sz="0" w:space="0" w:color="auto"/>
        <w:bottom w:val="none" w:sz="0" w:space="0" w:color="auto"/>
        <w:right w:val="none" w:sz="0" w:space="0" w:color="auto"/>
      </w:divBdr>
    </w:div>
    <w:div w:id="717432758">
      <w:bodyDiv w:val="1"/>
      <w:marLeft w:val="0"/>
      <w:marRight w:val="0"/>
      <w:marTop w:val="0"/>
      <w:marBottom w:val="0"/>
      <w:divBdr>
        <w:top w:val="none" w:sz="0" w:space="0" w:color="auto"/>
        <w:left w:val="none" w:sz="0" w:space="0" w:color="auto"/>
        <w:bottom w:val="none" w:sz="0" w:space="0" w:color="auto"/>
        <w:right w:val="none" w:sz="0" w:space="0" w:color="auto"/>
      </w:divBdr>
    </w:div>
    <w:div w:id="718162520">
      <w:bodyDiv w:val="1"/>
      <w:marLeft w:val="0"/>
      <w:marRight w:val="0"/>
      <w:marTop w:val="0"/>
      <w:marBottom w:val="0"/>
      <w:divBdr>
        <w:top w:val="none" w:sz="0" w:space="0" w:color="auto"/>
        <w:left w:val="none" w:sz="0" w:space="0" w:color="auto"/>
        <w:bottom w:val="none" w:sz="0" w:space="0" w:color="auto"/>
        <w:right w:val="none" w:sz="0" w:space="0" w:color="auto"/>
      </w:divBdr>
    </w:div>
    <w:div w:id="718744883">
      <w:bodyDiv w:val="1"/>
      <w:marLeft w:val="0"/>
      <w:marRight w:val="0"/>
      <w:marTop w:val="0"/>
      <w:marBottom w:val="0"/>
      <w:divBdr>
        <w:top w:val="none" w:sz="0" w:space="0" w:color="auto"/>
        <w:left w:val="none" w:sz="0" w:space="0" w:color="auto"/>
        <w:bottom w:val="none" w:sz="0" w:space="0" w:color="auto"/>
        <w:right w:val="none" w:sz="0" w:space="0" w:color="auto"/>
      </w:divBdr>
    </w:div>
    <w:div w:id="719943448">
      <w:bodyDiv w:val="1"/>
      <w:marLeft w:val="0"/>
      <w:marRight w:val="0"/>
      <w:marTop w:val="0"/>
      <w:marBottom w:val="0"/>
      <w:divBdr>
        <w:top w:val="none" w:sz="0" w:space="0" w:color="auto"/>
        <w:left w:val="none" w:sz="0" w:space="0" w:color="auto"/>
        <w:bottom w:val="none" w:sz="0" w:space="0" w:color="auto"/>
        <w:right w:val="none" w:sz="0" w:space="0" w:color="auto"/>
      </w:divBdr>
    </w:div>
    <w:div w:id="720178748">
      <w:bodyDiv w:val="1"/>
      <w:marLeft w:val="0"/>
      <w:marRight w:val="0"/>
      <w:marTop w:val="0"/>
      <w:marBottom w:val="0"/>
      <w:divBdr>
        <w:top w:val="none" w:sz="0" w:space="0" w:color="auto"/>
        <w:left w:val="none" w:sz="0" w:space="0" w:color="auto"/>
        <w:bottom w:val="none" w:sz="0" w:space="0" w:color="auto"/>
        <w:right w:val="none" w:sz="0" w:space="0" w:color="auto"/>
      </w:divBdr>
    </w:div>
    <w:div w:id="720715794">
      <w:bodyDiv w:val="1"/>
      <w:marLeft w:val="0"/>
      <w:marRight w:val="0"/>
      <w:marTop w:val="0"/>
      <w:marBottom w:val="0"/>
      <w:divBdr>
        <w:top w:val="none" w:sz="0" w:space="0" w:color="auto"/>
        <w:left w:val="none" w:sz="0" w:space="0" w:color="auto"/>
        <w:bottom w:val="none" w:sz="0" w:space="0" w:color="auto"/>
        <w:right w:val="none" w:sz="0" w:space="0" w:color="auto"/>
      </w:divBdr>
    </w:div>
    <w:div w:id="720716886">
      <w:bodyDiv w:val="1"/>
      <w:marLeft w:val="0"/>
      <w:marRight w:val="0"/>
      <w:marTop w:val="0"/>
      <w:marBottom w:val="0"/>
      <w:divBdr>
        <w:top w:val="none" w:sz="0" w:space="0" w:color="auto"/>
        <w:left w:val="none" w:sz="0" w:space="0" w:color="auto"/>
        <w:bottom w:val="none" w:sz="0" w:space="0" w:color="auto"/>
        <w:right w:val="none" w:sz="0" w:space="0" w:color="auto"/>
      </w:divBdr>
    </w:div>
    <w:div w:id="722757224">
      <w:bodyDiv w:val="1"/>
      <w:marLeft w:val="0"/>
      <w:marRight w:val="0"/>
      <w:marTop w:val="0"/>
      <w:marBottom w:val="0"/>
      <w:divBdr>
        <w:top w:val="none" w:sz="0" w:space="0" w:color="auto"/>
        <w:left w:val="none" w:sz="0" w:space="0" w:color="auto"/>
        <w:bottom w:val="none" w:sz="0" w:space="0" w:color="auto"/>
        <w:right w:val="none" w:sz="0" w:space="0" w:color="auto"/>
      </w:divBdr>
    </w:div>
    <w:div w:id="722799019">
      <w:bodyDiv w:val="1"/>
      <w:marLeft w:val="0"/>
      <w:marRight w:val="0"/>
      <w:marTop w:val="0"/>
      <w:marBottom w:val="0"/>
      <w:divBdr>
        <w:top w:val="none" w:sz="0" w:space="0" w:color="auto"/>
        <w:left w:val="none" w:sz="0" w:space="0" w:color="auto"/>
        <w:bottom w:val="none" w:sz="0" w:space="0" w:color="auto"/>
        <w:right w:val="none" w:sz="0" w:space="0" w:color="auto"/>
      </w:divBdr>
    </w:div>
    <w:div w:id="723912081">
      <w:bodyDiv w:val="1"/>
      <w:marLeft w:val="0"/>
      <w:marRight w:val="0"/>
      <w:marTop w:val="0"/>
      <w:marBottom w:val="0"/>
      <w:divBdr>
        <w:top w:val="none" w:sz="0" w:space="0" w:color="auto"/>
        <w:left w:val="none" w:sz="0" w:space="0" w:color="auto"/>
        <w:bottom w:val="none" w:sz="0" w:space="0" w:color="auto"/>
        <w:right w:val="none" w:sz="0" w:space="0" w:color="auto"/>
      </w:divBdr>
    </w:div>
    <w:div w:id="724062160">
      <w:bodyDiv w:val="1"/>
      <w:marLeft w:val="0"/>
      <w:marRight w:val="0"/>
      <w:marTop w:val="0"/>
      <w:marBottom w:val="0"/>
      <w:divBdr>
        <w:top w:val="none" w:sz="0" w:space="0" w:color="auto"/>
        <w:left w:val="none" w:sz="0" w:space="0" w:color="auto"/>
        <w:bottom w:val="none" w:sz="0" w:space="0" w:color="auto"/>
        <w:right w:val="none" w:sz="0" w:space="0" w:color="auto"/>
      </w:divBdr>
    </w:div>
    <w:div w:id="724109042">
      <w:bodyDiv w:val="1"/>
      <w:marLeft w:val="0"/>
      <w:marRight w:val="0"/>
      <w:marTop w:val="0"/>
      <w:marBottom w:val="0"/>
      <w:divBdr>
        <w:top w:val="none" w:sz="0" w:space="0" w:color="auto"/>
        <w:left w:val="none" w:sz="0" w:space="0" w:color="auto"/>
        <w:bottom w:val="none" w:sz="0" w:space="0" w:color="auto"/>
        <w:right w:val="none" w:sz="0" w:space="0" w:color="auto"/>
      </w:divBdr>
    </w:div>
    <w:div w:id="725570722">
      <w:bodyDiv w:val="1"/>
      <w:marLeft w:val="0"/>
      <w:marRight w:val="0"/>
      <w:marTop w:val="0"/>
      <w:marBottom w:val="0"/>
      <w:divBdr>
        <w:top w:val="none" w:sz="0" w:space="0" w:color="auto"/>
        <w:left w:val="none" w:sz="0" w:space="0" w:color="auto"/>
        <w:bottom w:val="none" w:sz="0" w:space="0" w:color="auto"/>
        <w:right w:val="none" w:sz="0" w:space="0" w:color="auto"/>
      </w:divBdr>
    </w:div>
    <w:div w:id="726607050">
      <w:bodyDiv w:val="1"/>
      <w:marLeft w:val="0"/>
      <w:marRight w:val="0"/>
      <w:marTop w:val="0"/>
      <w:marBottom w:val="0"/>
      <w:divBdr>
        <w:top w:val="none" w:sz="0" w:space="0" w:color="auto"/>
        <w:left w:val="none" w:sz="0" w:space="0" w:color="auto"/>
        <w:bottom w:val="none" w:sz="0" w:space="0" w:color="auto"/>
        <w:right w:val="none" w:sz="0" w:space="0" w:color="auto"/>
      </w:divBdr>
    </w:div>
    <w:div w:id="727261474">
      <w:bodyDiv w:val="1"/>
      <w:marLeft w:val="0"/>
      <w:marRight w:val="0"/>
      <w:marTop w:val="0"/>
      <w:marBottom w:val="0"/>
      <w:divBdr>
        <w:top w:val="none" w:sz="0" w:space="0" w:color="auto"/>
        <w:left w:val="none" w:sz="0" w:space="0" w:color="auto"/>
        <w:bottom w:val="none" w:sz="0" w:space="0" w:color="auto"/>
        <w:right w:val="none" w:sz="0" w:space="0" w:color="auto"/>
      </w:divBdr>
    </w:div>
    <w:div w:id="728000642">
      <w:bodyDiv w:val="1"/>
      <w:marLeft w:val="0"/>
      <w:marRight w:val="0"/>
      <w:marTop w:val="0"/>
      <w:marBottom w:val="0"/>
      <w:divBdr>
        <w:top w:val="none" w:sz="0" w:space="0" w:color="auto"/>
        <w:left w:val="none" w:sz="0" w:space="0" w:color="auto"/>
        <w:bottom w:val="none" w:sz="0" w:space="0" w:color="auto"/>
        <w:right w:val="none" w:sz="0" w:space="0" w:color="auto"/>
      </w:divBdr>
    </w:div>
    <w:div w:id="728379049">
      <w:bodyDiv w:val="1"/>
      <w:marLeft w:val="0"/>
      <w:marRight w:val="0"/>
      <w:marTop w:val="0"/>
      <w:marBottom w:val="0"/>
      <w:divBdr>
        <w:top w:val="none" w:sz="0" w:space="0" w:color="auto"/>
        <w:left w:val="none" w:sz="0" w:space="0" w:color="auto"/>
        <w:bottom w:val="none" w:sz="0" w:space="0" w:color="auto"/>
        <w:right w:val="none" w:sz="0" w:space="0" w:color="auto"/>
      </w:divBdr>
    </w:div>
    <w:div w:id="728892115">
      <w:bodyDiv w:val="1"/>
      <w:marLeft w:val="0"/>
      <w:marRight w:val="0"/>
      <w:marTop w:val="0"/>
      <w:marBottom w:val="0"/>
      <w:divBdr>
        <w:top w:val="none" w:sz="0" w:space="0" w:color="auto"/>
        <w:left w:val="none" w:sz="0" w:space="0" w:color="auto"/>
        <w:bottom w:val="none" w:sz="0" w:space="0" w:color="auto"/>
        <w:right w:val="none" w:sz="0" w:space="0" w:color="auto"/>
      </w:divBdr>
    </w:div>
    <w:div w:id="732313356">
      <w:bodyDiv w:val="1"/>
      <w:marLeft w:val="0"/>
      <w:marRight w:val="0"/>
      <w:marTop w:val="0"/>
      <w:marBottom w:val="0"/>
      <w:divBdr>
        <w:top w:val="none" w:sz="0" w:space="0" w:color="auto"/>
        <w:left w:val="none" w:sz="0" w:space="0" w:color="auto"/>
        <w:bottom w:val="none" w:sz="0" w:space="0" w:color="auto"/>
        <w:right w:val="none" w:sz="0" w:space="0" w:color="auto"/>
      </w:divBdr>
    </w:div>
    <w:div w:id="733505688">
      <w:bodyDiv w:val="1"/>
      <w:marLeft w:val="0"/>
      <w:marRight w:val="0"/>
      <w:marTop w:val="0"/>
      <w:marBottom w:val="0"/>
      <w:divBdr>
        <w:top w:val="none" w:sz="0" w:space="0" w:color="auto"/>
        <w:left w:val="none" w:sz="0" w:space="0" w:color="auto"/>
        <w:bottom w:val="none" w:sz="0" w:space="0" w:color="auto"/>
        <w:right w:val="none" w:sz="0" w:space="0" w:color="auto"/>
      </w:divBdr>
    </w:div>
    <w:div w:id="735324909">
      <w:bodyDiv w:val="1"/>
      <w:marLeft w:val="0"/>
      <w:marRight w:val="0"/>
      <w:marTop w:val="0"/>
      <w:marBottom w:val="0"/>
      <w:divBdr>
        <w:top w:val="none" w:sz="0" w:space="0" w:color="auto"/>
        <w:left w:val="none" w:sz="0" w:space="0" w:color="auto"/>
        <w:bottom w:val="none" w:sz="0" w:space="0" w:color="auto"/>
        <w:right w:val="none" w:sz="0" w:space="0" w:color="auto"/>
      </w:divBdr>
    </w:div>
    <w:div w:id="739181934">
      <w:bodyDiv w:val="1"/>
      <w:marLeft w:val="0"/>
      <w:marRight w:val="0"/>
      <w:marTop w:val="0"/>
      <w:marBottom w:val="0"/>
      <w:divBdr>
        <w:top w:val="none" w:sz="0" w:space="0" w:color="auto"/>
        <w:left w:val="none" w:sz="0" w:space="0" w:color="auto"/>
        <w:bottom w:val="none" w:sz="0" w:space="0" w:color="auto"/>
        <w:right w:val="none" w:sz="0" w:space="0" w:color="auto"/>
      </w:divBdr>
    </w:div>
    <w:div w:id="740256198">
      <w:bodyDiv w:val="1"/>
      <w:marLeft w:val="0"/>
      <w:marRight w:val="0"/>
      <w:marTop w:val="0"/>
      <w:marBottom w:val="0"/>
      <w:divBdr>
        <w:top w:val="none" w:sz="0" w:space="0" w:color="auto"/>
        <w:left w:val="none" w:sz="0" w:space="0" w:color="auto"/>
        <w:bottom w:val="none" w:sz="0" w:space="0" w:color="auto"/>
        <w:right w:val="none" w:sz="0" w:space="0" w:color="auto"/>
      </w:divBdr>
      <w:divsChild>
        <w:div w:id="555356005">
          <w:marLeft w:val="0"/>
          <w:marRight w:val="0"/>
          <w:marTop w:val="0"/>
          <w:marBottom w:val="0"/>
          <w:divBdr>
            <w:top w:val="none" w:sz="0" w:space="0" w:color="auto"/>
            <w:left w:val="none" w:sz="0" w:space="0" w:color="auto"/>
            <w:bottom w:val="none" w:sz="0" w:space="0" w:color="auto"/>
            <w:right w:val="none" w:sz="0" w:space="0" w:color="auto"/>
          </w:divBdr>
        </w:div>
      </w:divsChild>
    </w:div>
    <w:div w:id="741753412">
      <w:bodyDiv w:val="1"/>
      <w:marLeft w:val="0"/>
      <w:marRight w:val="0"/>
      <w:marTop w:val="0"/>
      <w:marBottom w:val="0"/>
      <w:divBdr>
        <w:top w:val="none" w:sz="0" w:space="0" w:color="auto"/>
        <w:left w:val="none" w:sz="0" w:space="0" w:color="auto"/>
        <w:bottom w:val="none" w:sz="0" w:space="0" w:color="auto"/>
        <w:right w:val="none" w:sz="0" w:space="0" w:color="auto"/>
      </w:divBdr>
    </w:div>
    <w:div w:id="742411631">
      <w:bodyDiv w:val="1"/>
      <w:marLeft w:val="0"/>
      <w:marRight w:val="0"/>
      <w:marTop w:val="0"/>
      <w:marBottom w:val="0"/>
      <w:divBdr>
        <w:top w:val="none" w:sz="0" w:space="0" w:color="auto"/>
        <w:left w:val="none" w:sz="0" w:space="0" w:color="auto"/>
        <w:bottom w:val="none" w:sz="0" w:space="0" w:color="auto"/>
        <w:right w:val="none" w:sz="0" w:space="0" w:color="auto"/>
      </w:divBdr>
    </w:div>
    <w:div w:id="743068513">
      <w:bodyDiv w:val="1"/>
      <w:marLeft w:val="0"/>
      <w:marRight w:val="0"/>
      <w:marTop w:val="0"/>
      <w:marBottom w:val="0"/>
      <w:divBdr>
        <w:top w:val="none" w:sz="0" w:space="0" w:color="auto"/>
        <w:left w:val="none" w:sz="0" w:space="0" w:color="auto"/>
        <w:bottom w:val="none" w:sz="0" w:space="0" w:color="auto"/>
        <w:right w:val="none" w:sz="0" w:space="0" w:color="auto"/>
      </w:divBdr>
    </w:div>
    <w:div w:id="744690380">
      <w:bodyDiv w:val="1"/>
      <w:marLeft w:val="0"/>
      <w:marRight w:val="0"/>
      <w:marTop w:val="0"/>
      <w:marBottom w:val="0"/>
      <w:divBdr>
        <w:top w:val="none" w:sz="0" w:space="0" w:color="auto"/>
        <w:left w:val="none" w:sz="0" w:space="0" w:color="auto"/>
        <w:bottom w:val="none" w:sz="0" w:space="0" w:color="auto"/>
        <w:right w:val="none" w:sz="0" w:space="0" w:color="auto"/>
      </w:divBdr>
    </w:div>
    <w:div w:id="744838186">
      <w:bodyDiv w:val="1"/>
      <w:marLeft w:val="0"/>
      <w:marRight w:val="0"/>
      <w:marTop w:val="0"/>
      <w:marBottom w:val="0"/>
      <w:divBdr>
        <w:top w:val="none" w:sz="0" w:space="0" w:color="auto"/>
        <w:left w:val="none" w:sz="0" w:space="0" w:color="auto"/>
        <w:bottom w:val="none" w:sz="0" w:space="0" w:color="auto"/>
        <w:right w:val="none" w:sz="0" w:space="0" w:color="auto"/>
      </w:divBdr>
    </w:div>
    <w:div w:id="745226976">
      <w:bodyDiv w:val="1"/>
      <w:marLeft w:val="0"/>
      <w:marRight w:val="0"/>
      <w:marTop w:val="0"/>
      <w:marBottom w:val="0"/>
      <w:divBdr>
        <w:top w:val="none" w:sz="0" w:space="0" w:color="auto"/>
        <w:left w:val="none" w:sz="0" w:space="0" w:color="auto"/>
        <w:bottom w:val="none" w:sz="0" w:space="0" w:color="auto"/>
        <w:right w:val="none" w:sz="0" w:space="0" w:color="auto"/>
      </w:divBdr>
    </w:div>
    <w:div w:id="747196585">
      <w:bodyDiv w:val="1"/>
      <w:marLeft w:val="0"/>
      <w:marRight w:val="0"/>
      <w:marTop w:val="0"/>
      <w:marBottom w:val="0"/>
      <w:divBdr>
        <w:top w:val="none" w:sz="0" w:space="0" w:color="auto"/>
        <w:left w:val="none" w:sz="0" w:space="0" w:color="auto"/>
        <w:bottom w:val="none" w:sz="0" w:space="0" w:color="auto"/>
        <w:right w:val="none" w:sz="0" w:space="0" w:color="auto"/>
      </w:divBdr>
    </w:div>
    <w:div w:id="747581687">
      <w:bodyDiv w:val="1"/>
      <w:marLeft w:val="0"/>
      <w:marRight w:val="0"/>
      <w:marTop w:val="0"/>
      <w:marBottom w:val="0"/>
      <w:divBdr>
        <w:top w:val="none" w:sz="0" w:space="0" w:color="auto"/>
        <w:left w:val="none" w:sz="0" w:space="0" w:color="auto"/>
        <w:bottom w:val="none" w:sz="0" w:space="0" w:color="auto"/>
        <w:right w:val="none" w:sz="0" w:space="0" w:color="auto"/>
      </w:divBdr>
    </w:div>
    <w:div w:id="747993858">
      <w:bodyDiv w:val="1"/>
      <w:marLeft w:val="0"/>
      <w:marRight w:val="0"/>
      <w:marTop w:val="0"/>
      <w:marBottom w:val="0"/>
      <w:divBdr>
        <w:top w:val="none" w:sz="0" w:space="0" w:color="auto"/>
        <w:left w:val="none" w:sz="0" w:space="0" w:color="auto"/>
        <w:bottom w:val="none" w:sz="0" w:space="0" w:color="auto"/>
        <w:right w:val="none" w:sz="0" w:space="0" w:color="auto"/>
      </w:divBdr>
      <w:divsChild>
        <w:div w:id="970213921">
          <w:marLeft w:val="0"/>
          <w:marRight w:val="0"/>
          <w:marTop w:val="0"/>
          <w:marBottom w:val="0"/>
          <w:divBdr>
            <w:top w:val="none" w:sz="0" w:space="0" w:color="auto"/>
            <w:left w:val="none" w:sz="0" w:space="0" w:color="auto"/>
            <w:bottom w:val="none" w:sz="0" w:space="0" w:color="auto"/>
            <w:right w:val="none" w:sz="0" w:space="0" w:color="auto"/>
          </w:divBdr>
        </w:div>
        <w:div w:id="1706758940">
          <w:marLeft w:val="0"/>
          <w:marRight w:val="0"/>
          <w:marTop w:val="0"/>
          <w:marBottom w:val="0"/>
          <w:divBdr>
            <w:top w:val="none" w:sz="0" w:space="0" w:color="auto"/>
            <w:left w:val="none" w:sz="0" w:space="0" w:color="auto"/>
            <w:bottom w:val="none" w:sz="0" w:space="0" w:color="auto"/>
            <w:right w:val="none" w:sz="0" w:space="0" w:color="auto"/>
          </w:divBdr>
          <w:divsChild>
            <w:div w:id="1784499285">
              <w:marLeft w:val="0"/>
              <w:marRight w:val="0"/>
              <w:marTop w:val="0"/>
              <w:marBottom w:val="0"/>
              <w:divBdr>
                <w:top w:val="none" w:sz="0" w:space="0" w:color="auto"/>
                <w:left w:val="none" w:sz="0" w:space="0" w:color="auto"/>
                <w:bottom w:val="none" w:sz="0" w:space="0" w:color="auto"/>
                <w:right w:val="none" w:sz="0" w:space="0" w:color="auto"/>
              </w:divBdr>
              <w:divsChild>
                <w:div w:id="1708023751">
                  <w:marLeft w:val="0"/>
                  <w:marRight w:val="0"/>
                  <w:marTop w:val="0"/>
                  <w:marBottom w:val="0"/>
                  <w:divBdr>
                    <w:top w:val="none" w:sz="0" w:space="0" w:color="auto"/>
                    <w:left w:val="none" w:sz="0" w:space="0" w:color="auto"/>
                    <w:bottom w:val="none" w:sz="0" w:space="0" w:color="auto"/>
                    <w:right w:val="none" w:sz="0" w:space="0" w:color="auto"/>
                  </w:divBdr>
                  <w:divsChild>
                    <w:div w:id="429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5347">
      <w:bodyDiv w:val="1"/>
      <w:marLeft w:val="0"/>
      <w:marRight w:val="0"/>
      <w:marTop w:val="0"/>
      <w:marBottom w:val="0"/>
      <w:divBdr>
        <w:top w:val="none" w:sz="0" w:space="0" w:color="auto"/>
        <w:left w:val="none" w:sz="0" w:space="0" w:color="auto"/>
        <w:bottom w:val="none" w:sz="0" w:space="0" w:color="auto"/>
        <w:right w:val="none" w:sz="0" w:space="0" w:color="auto"/>
      </w:divBdr>
    </w:div>
    <w:div w:id="753478120">
      <w:bodyDiv w:val="1"/>
      <w:marLeft w:val="0"/>
      <w:marRight w:val="0"/>
      <w:marTop w:val="0"/>
      <w:marBottom w:val="0"/>
      <w:divBdr>
        <w:top w:val="none" w:sz="0" w:space="0" w:color="auto"/>
        <w:left w:val="none" w:sz="0" w:space="0" w:color="auto"/>
        <w:bottom w:val="none" w:sz="0" w:space="0" w:color="auto"/>
        <w:right w:val="none" w:sz="0" w:space="0" w:color="auto"/>
      </w:divBdr>
    </w:div>
    <w:div w:id="753554804">
      <w:bodyDiv w:val="1"/>
      <w:marLeft w:val="0"/>
      <w:marRight w:val="0"/>
      <w:marTop w:val="0"/>
      <w:marBottom w:val="0"/>
      <w:divBdr>
        <w:top w:val="none" w:sz="0" w:space="0" w:color="auto"/>
        <w:left w:val="none" w:sz="0" w:space="0" w:color="auto"/>
        <w:bottom w:val="none" w:sz="0" w:space="0" w:color="auto"/>
        <w:right w:val="none" w:sz="0" w:space="0" w:color="auto"/>
      </w:divBdr>
    </w:div>
    <w:div w:id="756631896">
      <w:bodyDiv w:val="1"/>
      <w:marLeft w:val="0"/>
      <w:marRight w:val="0"/>
      <w:marTop w:val="0"/>
      <w:marBottom w:val="0"/>
      <w:divBdr>
        <w:top w:val="none" w:sz="0" w:space="0" w:color="auto"/>
        <w:left w:val="none" w:sz="0" w:space="0" w:color="auto"/>
        <w:bottom w:val="none" w:sz="0" w:space="0" w:color="auto"/>
        <w:right w:val="none" w:sz="0" w:space="0" w:color="auto"/>
      </w:divBdr>
    </w:div>
    <w:div w:id="758715438">
      <w:bodyDiv w:val="1"/>
      <w:marLeft w:val="0"/>
      <w:marRight w:val="0"/>
      <w:marTop w:val="0"/>
      <w:marBottom w:val="0"/>
      <w:divBdr>
        <w:top w:val="none" w:sz="0" w:space="0" w:color="auto"/>
        <w:left w:val="none" w:sz="0" w:space="0" w:color="auto"/>
        <w:bottom w:val="none" w:sz="0" w:space="0" w:color="auto"/>
        <w:right w:val="none" w:sz="0" w:space="0" w:color="auto"/>
      </w:divBdr>
    </w:div>
    <w:div w:id="760109009">
      <w:bodyDiv w:val="1"/>
      <w:marLeft w:val="0"/>
      <w:marRight w:val="0"/>
      <w:marTop w:val="0"/>
      <w:marBottom w:val="0"/>
      <w:divBdr>
        <w:top w:val="none" w:sz="0" w:space="0" w:color="auto"/>
        <w:left w:val="none" w:sz="0" w:space="0" w:color="auto"/>
        <w:bottom w:val="none" w:sz="0" w:space="0" w:color="auto"/>
        <w:right w:val="none" w:sz="0" w:space="0" w:color="auto"/>
      </w:divBdr>
    </w:div>
    <w:div w:id="761800809">
      <w:bodyDiv w:val="1"/>
      <w:marLeft w:val="0"/>
      <w:marRight w:val="0"/>
      <w:marTop w:val="0"/>
      <w:marBottom w:val="0"/>
      <w:divBdr>
        <w:top w:val="none" w:sz="0" w:space="0" w:color="auto"/>
        <w:left w:val="none" w:sz="0" w:space="0" w:color="auto"/>
        <w:bottom w:val="none" w:sz="0" w:space="0" w:color="auto"/>
        <w:right w:val="none" w:sz="0" w:space="0" w:color="auto"/>
      </w:divBdr>
    </w:div>
    <w:div w:id="762456555">
      <w:bodyDiv w:val="1"/>
      <w:marLeft w:val="0"/>
      <w:marRight w:val="0"/>
      <w:marTop w:val="0"/>
      <w:marBottom w:val="0"/>
      <w:divBdr>
        <w:top w:val="none" w:sz="0" w:space="0" w:color="auto"/>
        <w:left w:val="none" w:sz="0" w:space="0" w:color="auto"/>
        <w:bottom w:val="none" w:sz="0" w:space="0" w:color="auto"/>
        <w:right w:val="none" w:sz="0" w:space="0" w:color="auto"/>
      </w:divBdr>
    </w:div>
    <w:div w:id="763261017">
      <w:bodyDiv w:val="1"/>
      <w:marLeft w:val="0"/>
      <w:marRight w:val="0"/>
      <w:marTop w:val="0"/>
      <w:marBottom w:val="0"/>
      <w:divBdr>
        <w:top w:val="none" w:sz="0" w:space="0" w:color="auto"/>
        <w:left w:val="none" w:sz="0" w:space="0" w:color="auto"/>
        <w:bottom w:val="none" w:sz="0" w:space="0" w:color="auto"/>
        <w:right w:val="none" w:sz="0" w:space="0" w:color="auto"/>
      </w:divBdr>
    </w:div>
    <w:div w:id="764568780">
      <w:bodyDiv w:val="1"/>
      <w:marLeft w:val="0"/>
      <w:marRight w:val="0"/>
      <w:marTop w:val="0"/>
      <w:marBottom w:val="0"/>
      <w:divBdr>
        <w:top w:val="none" w:sz="0" w:space="0" w:color="auto"/>
        <w:left w:val="none" w:sz="0" w:space="0" w:color="auto"/>
        <w:bottom w:val="none" w:sz="0" w:space="0" w:color="auto"/>
        <w:right w:val="none" w:sz="0" w:space="0" w:color="auto"/>
      </w:divBdr>
    </w:div>
    <w:div w:id="766196920">
      <w:bodyDiv w:val="1"/>
      <w:marLeft w:val="0"/>
      <w:marRight w:val="0"/>
      <w:marTop w:val="0"/>
      <w:marBottom w:val="0"/>
      <w:divBdr>
        <w:top w:val="none" w:sz="0" w:space="0" w:color="auto"/>
        <w:left w:val="none" w:sz="0" w:space="0" w:color="auto"/>
        <w:bottom w:val="none" w:sz="0" w:space="0" w:color="auto"/>
        <w:right w:val="none" w:sz="0" w:space="0" w:color="auto"/>
      </w:divBdr>
    </w:div>
    <w:div w:id="766584800">
      <w:bodyDiv w:val="1"/>
      <w:marLeft w:val="0"/>
      <w:marRight w:val="0"/>
      <w:marTop w:val="0"/>
      <w:marBottom w:val="0"/>
      <w:divBdr>
        <w:top w:val="none" w:sz="0" w:space="0" w:color="auto"/>
        <w:left w:val="none" w:sz="0" w:space="0" w:color="auto"/>
        <w:bottom w:val="none" w:sz="0" w:space="0" w:color="auto"/>
        <w:right w:val="none" w:sz="0" w:space="0" w:color="auto"/>
      </w:divBdr>
    </w:div>
    <w:div w:id="767118616">
      <w:bodyDiv w:val="1"/>
      <w:marLeft w:val="0"/>
      <w:marRight w:val="0"/>
      <w:marTop w:val="0"/>
      <w:marBottom w:val="0"/>
      <w:divBdr>
        <w:top w:val="none" w:sz="0" w:space="0" w:color="auto"/>
        <w:left w:val="none" w:sz="0" w:space="0" w:color="auto"/>
        <w:bottom w:val="none" w:sz="0" w:space="0" w:color="auto"/>
        <w:right w:val="none" w:sz="0" w:space="0" w:color="auto"/>
      </w:divBdr>
    </w:div>
    <w:div w:id="769666719">
      <w:bodyDiv w:val="1"/>
      <w:marLeft w:val="0"/>
      <w:marRight w:val="0"/>
      <w:marTop w:val="0"/>
      <w:marBottom w:val="0"/>
      <w:divBdr>
        <w:top w:val="none" w:sz="0" w:space="0" w:color="auto"/>
        <w:left w:val="none" w:sz="0" w:space="0" w:color="auto"/>
        <w:bottom w:val="none" w:sz="0" w:space="0" w:color="auto"/>
        <w:right w:val="none" w:sz="0" w:space="0" w:color="auto"/>
      </w:divBdr>
    </w:div>
    <w:div w:id="769937489">
      <w:bodyDiv w:val="1"/>
      <w:marLeft w:val="0"/>
      <w:marRight w:val="0"/>
      <w:marTop w:val="0"/>
      <w:marBottom w:val="0"/>
      <w:divBdr>
        <w:top w:val="none" w:sz="0" w:space="0" w:color="auto"/>
        <w:left w:val="none" w:sz="0" w:space="0" w:color="auto"/>
        <w:bottom w:val="none" w:sz="0" w:space="0" w:color="auto"/>
        <w:right w:val="none" w:sz="0" w:space="0" w:color="auto"/>
      </w:divBdr>
    </w:div>
    <w:div w:id="770709083">
      <w:bodyDiv w:val="1"/>
      <w:marLeft w:val="0"/>
      <w:marRight w:val="0"/>
      <w:marTop w:val="0"/>
      <w:marBottom w:val="0"/>
      <w:divBdr>
        <w:top w:val="none" w:sz="0" w:space="0" w:color="auto"/>
        <w:left w:val="none" w:sz="0" w:space="0" w:color="auto"/>
        <w:bottom w:val="none" w:sz="0" w:space="0" w:color="auto"/>
        <w:right w:val="none" w:sz="0" w:space="0" w:color="auto"/>
      </w:divBdr>
    </w:div>
    <w:div w:id="772673587">
      <w:bodyDiv w:val="1"/>
      <w:marLeft w:val="0"/>
      <w:marRight w:val="0"/>
      <w:marTop w:val="0"/>
      <w:marBottom w:val="0"/>
      <w:divBdr>
        <w:top w:val="none" w:sz="0" w:space="0" w:color="auto"/>
        <w:left w:val="none" w:sz="0" w:space="0" w:color="auto"/>
        <w:bottom w:val="none" w:sz="0" w:space="0" w:color="auto"/>
        <w:right w:val="none" w:sz="0" w:space="0" w:color="auto"/>
      </w:divBdr>
    </w:div>
    <w:div w:id="774597674">
      <w:bodyDiv w:val="1"/>
      <w:marLeft w:val="0"/>
      <w:marRight w:val="0"/>
      <w:marTop w:val="0"/>
      <w:marBottom w:val="0"/>
      <w:divBdr>
        <w:top w:val="none" w:sz="0" w:space="0" w:color="auto"/>
        <w:left w:val="none" w:sz="0" w:space="0" w:color="auto"/>
        <w:bottom w:val="none" w:sz="0" w:space="0" w:color="auto"/>
        <w:right w:val="none" w:sz="0" w:space="0" w:color="auto"/>
      </w:divBdr>
    </w:div>
    <w:div w:id="774903794">
      <w:bodyDiv w:val="1"/>
      <w:marLeft w:val="0"/>
      <w:marRight w:val="0"/>
      <w:marTop w:val="0"/>
      <w:marBottom w:val="0"/>
      <w:divBdr>
        <w:top w:val="none" w:sz="0" w:space="0" w:color="auto"/>
        <w:left w:val="none" w:sz="0" w:space="0" w:color="auto"/>
        <w:bottom w:val="none" w:sz="0" w:space="0" w:color="auto"/>
        <w:right w:val="none" w:sz="0" w:space="0" w:color="auto"/>
      </w:divBdr>
    </w:div>
    <w:div w:id="776364126">
      <w:bodyDiv w:val="1"/>
      <w:marLeft w:val="0"/>
      <w:marRight w:val="0"/>
      <w:marTop w:val="0"/>
      <w:marBottom w:val="0"/>
      <w:divBdr>
        <w:top w:val="none" w:sz="0" w:space="0" w:color="auto"/>
        <w:left w:val="none" w:sz="0" w:space="0" w:color="auto"/>
        <w:bottom w:val="none" w:sz="0" w:space="0" w:color="auto"/>
        <w:right w:val="none" w:sz="0" w:space="0" w:color="auto"/>
      </w:divBdr>
    </w:div>
    <w:div w:id="778185441">
      <w:bodyDiv w:val="1"/>
      <w:marLeft w:val="0"/>
      <w:marRight w:val="0"/>
      <w:marTop w:val="0"/>
      <w:marBottom w:val="0"/>
      <w:divBdr>
        <w:top w:val="none" w:sz="0" w:space="0" w:color="auto"/>
        <w:left w:val="none" w:sz="0" w:space="0" w:color="auto"/>
        <w:bottom w:val="none" w:sz="0" w:space="0" w:color="auto"/>
        <w:right w:val="none" w:sz="0" w:space="0" w:color="auto"/>
      </w:divBdr>
      <w:divsChild>
        <w:div w:id="239557196">
          <w:marLeft w:val="0"/>
          <w:marRight w:val="0"/>
          <w:marTop w:val="0"/>
          <w:marBottom w:val="0"/>
          <w:divBdr>
            <w:top w:val="none" w:sz="0" w:space="0" w:color="auto"/>
            <w:left w:val="none" w:sz="0" w:space="0" w:color="auto"/>
            <w:bottom w:val="none" w:sz="0" w:space="0" w:color="auto"/>
            <w:right w:val="none" w:sz="0" w:space="0" w:color="auto"/>
          </w:divBdr>
        </w:div>
      </w:divsChild>
    </w:div>
    <w:div w:id="778330776">
      <w:bodyDiv w:val="1"/>
      <w:marLeft w:val="0"/>
      <w:marRight w:val="0"/>
      <w:marTop w:val="0"/>
      <w:marBottom w:val="0"/>
      <w:divBdr>
        <w:top w:val="none" w:sz="0" w:space="0" w:color="auto"/>
        <w:left w:val="none" w:sz="0" w:space="0" w:color="auto"/>
        <w:bottom w:val="none" w:sz="0" w:space="0" w:color="auto"/>
        <w:right w:val="none" w:sz="0" w:space="0" w:color="auto"/>
      </w:divBdr>
      <w:divsChild>
        <w:div w:id="576133526">
          <w:marLeft w:val="0"/>
          <w:marRight w:val="0"/>
          <w:marTop w:val="0"/>
          <w:marBottom w:val="0"/>
          <w:divBdr>
            <w:top w:val="none" w:sz="0" w:space="0" w:color="auto"/>
            <w:left w:val="none" w:sz="0" w:space="0" w:color="auto"/>
            <w:bottom w:val="none" w:sz="0" w:space="0" w:color="auto"/>
            <w:right w:val="none" w:sz="0" w:space="0" w:color="auto"/>
          </w:divBdr>
          <w:divsChild>
            <w:div w:id="2124614547">
              <w:marLeft w:val="0"/>
              <w:marRight w:val="0"/>
              <w:marTop w:val="0"/>
              <w:marBottom w:val="0"/>
              <w:divBdr>
                <w:top w:val="none" w:sz="0" w:space="0" w:color="auto"/>
                <w:left w:val="none" w:sz="0" w:space="0" w:color="auto"/>
                <w:bottom w:val="none" w:sz="0" w:space="0" w:color="auto"/>
                <w:right w:val="none" w:sz="0" w:space="0" w:color="auto"/>
              </w:divBdr>
              <w:divsChild>
                <w:div w:id="18225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5886">
      <w:bodyDiv w:val="1"/>
      <w:marLeft w:val="0"/>
      <w:marRight w:val="0"/>
      <w:marTop w:val="0"/>
      <w:marBottom w:val="0"/>
      <w:divBdr>
        <w:top w:val="none" w:sz="0" w:space="0" w:color="auto"/>
        <w:left w:val="none" w:sz="0" w:space="0" w:color="auto"/>
        <w:bottom w:val="none" w:sz="0" w:space="0" w:color="auto"/>
        <w:right w:val="none" w:sz="0" w:space="0" w:color="auto"/>
      </w:divBdr>
    </w:div>
    <w:div w:id="780296416">
      <w:bodyDiv w:val="1"/>
      <w:marLeft w:val="0"/>
      <w:marRight w:val="0"/>
      <w:marTop w:val="0"/>
      <w:marBottom w:val="0"/>
      <w:divBdr>
        <w:top w:val="none" w:sz="0" w:space="0" w:color="auto"/>
        <w:left w:val="none" w:sz="0" w:space="0" w:color="auto"/>
        <w:bottom w:val="none" w:sz="0" w:space="0" w:color="auto"/>
        <w:right w:val="none" w:sz="0" w:space="0" w:color="auto"/>
      </w:divBdr>
    </w:div>
    <w:div w:id="782767725">
      <w:bodyDiv w:val="1"/>
      <w:marLeft w:val="0"/>
      <w:marRight w:val="0"/>
      <w:marTop w:val="0"/>
      <w:marBottom w:val="0"/>
      <w:divBdr>
        <w:top w:val="none" w:sz="0" w:space="0" w:color="auto"/>
        <w:left w:val="none" w:sz="0" w:space="0" w:color="auto"/>
        <w:bottom w:val="none" w:sz="0" w:space="0" w:color="auto"/>
        <w:right w:val="none" w:sz="0" w:space="0" w:color="auto"/>
      </w:divBdr>
    </w:div>
    <w:div w:id="783034013">
      <w:bodyDiv w:val="1"/>
      <w:marLeft w:val="0"/>
      <w:marRight w:val="0"/>
      <w:marTop w:val="0"/>
      <w:marBottom w:val="0"/>
      <w:divBdr>
        <w:top w:val="none" w:sz="0" w:space="0" w:color="auto"/>
        <w:left w:val="none" w:sz="0" w:space="0" w:color="auto"/>
        <w:bottom w:val="none" w:sz="0" w:space="0" w:color="auto"/>
        <w:right w:val="none" w:sz="0" w:space="0" w:color="auto"/>
      </w:divBdr>
    </w:div>
    <w:div w:id="784085157">
      <w:bodyDiv w:val="1"/>
      <w:marLeft w:val="0"/>
      <w:marRight w:val="0"/>
      <w:marTop w:val="0"/>
      <w:marBottom w:val="0"/>
      <w:divBdr>
        <w:top w:val="none" w:sz="0" w:space="0" w:color="auto"/>
        <w:left w:val="none" w:sz="0" w:space="0" w:color="auto"/>
        <w:bottom w:val="none" w:sz="0" w:space="0" w:color="auto"/>
        <w:right w:val="none" w:sz="0" w:space="0" w:color="auto"/>
      </w:divBdr>
    </w:div>
    <w:div w:id="784348653">
      <w:bodyDiv w:val="1"/>
      <w:marLeft w:val="0"/>
      <w:marRight w:val="0"/>
      <w:marTop w:val="0"/>
      <w:marBottom w:val="0"/>
      <w:divBdr>
        <w:top w:val="none" w:sz="0" w:space="0" w:color="auto"/>
        <w:left w:val="none" w:sz="0" w:space="0" w:color="auto"/>
        <w:bottom w:val="none" w:sz="0" w:space="0" w:color="auto"/>
        <w:right w:val="none" w:sz="0" w:space="0" w:color="auto"/>
      </w:divBdr>
    </w:div>
    <w:div w:id="786584836">
      <w:bodyDiv w:val="1"/>
      <w:marLeft w:val="0"/>
      <w:marRight w:val="0"/>
      <w:marTop w:val="0"/>
      <w:marBottom w:val="0"/>
      <w:divBdr>
        <w:top w:val="none" w:sz="0" w:space="0" w:color="auto"/>
        <w:left w:val="none" w:sz="0" w:space="0" w:color="auto"/>
        <w:bottom w:val="none" w:sz="0" w:space="0" w:color="auto"/>
        <w:right w:val="none" w:sz="0" w:space="0" w:color="auto"/>
      </w:divBdr>
    </w:div>
    <w:div w:id="789012405">
      <w:bodyDiv w:val="1"/>
      <w:marLeft w:val="0"/>
      <w:marRight w:val="0"/>
      <w:marTop w:val="0"/>
      <w:marBottom w:val="0"/>
      <w:divBdr>
        <w:top w:val="none" w:sz="0" w:space="0" w:color="auto"/>
        <w:left w:val="none" w:sz="0" w:space="0" w:color="auto"/>
        <w:bottom w:val="none" w:sz="0" w:space="0" w:color="auto"/>
        <w:right w:val="none" w:sz="0" w:space="0" w:color="auto"/>
      </w:divBdr>
    </w:div>
    <w:div w:id="789936221">
      <w:bodyDiv w:val="1"/>
      <w:marLeft w:val="0"/>
      <w:marRight w:val="0"/>
      <w:marTop w:val="0"/>
      <w:marBottom w:val="0"/>
      <w:divBdr>
        <w:top w:val="none" w:sz="0" w:space="0" w:color="auto"/>
        <w:left w:val="none" w:sz="0" w:space="0" w:color="auto"/>
        <w:bottom w:val="none" w:sz="0" w:space="0" w:color="auto"/>
        <w:right w:val="none" w:sz="0" w:space="0" w:color="auto"/>
      </w:divBdr>
    </w:div>
    <w:div w:id="791248016">
      <w:bodyDiv w:val="1"/>
      <w:marLeft w:val="0"/>
      <w:marRight w:val="0"/>
      <w:marTop w:val="0"/>
      <w:marBottom w:val="0"/>
      <w:divBdr>
        <w:top w:val="none" w:sz="0" w:space="0" w:color="auto"/>
        <w:left w:val="none" w:sz="0" w:space="0" w:color="auto"/>
        <w:bottom w:val="none" w:sz="0" w:space="0" w:color="auto"/>
        <w:right w:val="none" w:sz="0" w:space="0" w:color="auto"/>
      </w:divBdr>
    </w:div>
    <w:div w:id="792335233">
      <w:bodyDiv w:val="1"/>
      <w:marLeft w:val="0"/>
      <w:marRight w:val="0"/>
      <w:marTop w:val="0"/>
      <w:marBottom w:val="0"/>
      <w:divBdr>
        <w:top w:val="none" w:sz="0" w:space="0" w:color="auto"/>
        <w:left w:val="none" w:sz="0" w:space="0" w:color="auto"/>
        <w:bottom w:val="none" w:sz="0" w:space="0" w:color="auto"/>
        <w:right w:val="none" w:sz="0" w:space="0" w:color="auto"/>
      </w:divBdr>
    </w:div>
    <w:div w:id="792746524">
      <w:bodyDiv w:val="1"/>
      <w:marLeft w:val="0"/>
      <w:marRight w:val="0"/>
      <w:marTop w:val="0"/>
      <w:marBottom w:val="0"/>
      <w:divBdr>
        <w:top w:val="none" w:sz="0" w:space="0" w:color="auto"/>
        <w:left w:val="none" w:sz="0" w:space="0" w:color="auto"/>
        <w:bottom w:val="none" w:sz="0" w:space="0" w:color="auto"/>
        <w:right w:val="none" w:sz="0" w:space="0" w:color="auto"/>
      </w:divBdr>
    </w:div>
    <w:div w:id="794372994">
      <w:bodyDiv w:val="1"/>
      <w:marLeft w:val="0"/>
      <w:marRight w:val="0"/>
      <w:marTop w:val="0"/>
      <w:marBottom w:val="0"/>
      <w:divBdr>
        <w:top w:val="none" w:sz="0" w:space="0" w:color="auto"/>
        <w:left w:val="none" w:sz="0" w:space="0" w:color="auto"/>
        <w:bottom w:val="none" w:sz="0" w:space="0" w:color="auto"/>
        <w:right w:val="none" w:sz="0" w:space="0" w:color="auto"/>
      </w:divBdr>
    </w:div>
    <w:div w:id="795098966">
      <w:bodyDiv w:val="1"/>
      <w:marLeft w:val="0"/>
      <w:marRight w:val="0"/>
      <w:marTop w:val="0"/>
      <w:marBottom w:val="0"/>
      <w:divBdr>
        <w:top w:val="none" w:sz="0" w:space="0" w:color="auto"/>
        <w:left w:val="none" w:sz="0" w:space="0" w:color="auto"/>
        <w:bottom w:val="none" w:sz="0" w:space="0" w:color="auto"/>
        <w:right w:val="none" w:sz="0" w:space="0" w:color="auto"/>
      </w:divBdr>
    </w:div>
    <w:div w:id="796727101">
      <w:bodyDiv w:val="1"/>
      <w:marLeft w:val="0"/>
      <w:marRight w:val="0"/>
      <w:marTop w:val="0"/>
      <w:marBottom w:val="0"/>
      <w:divBdr>
        <w:top w:val="none" w:sz="0" w:space="0" w:color="auto"/>
        <w:left w:val="none" w:sz="0" w:space="0" w:color="auto"/>
        <w:bottom w:val="none" w:sz="0" w:space="0" w:color="auto"/>
        <w:right w:val="none" w:sz="0" w:space="0" w:color="auto"/>
      </w:divBdr>
    </w:div>
    <w:div w:id="796872944">
      <w:bodyDiv w:val="1"/>
      <w:marLeft w:val="0"/>
      <w:marRight w:val="0"/>
      <w:marTop w:val="0"/>
      <w:marBottom w:val="0"/>
      <w:divBdr>
        <w:top w:val="none" w:sz="0" w:space="0" w:color="auto"/>
        <w:left w:val="none" w:sz="0" w:space="0" w:color="auto"/>
        <w:bottom w:val="none" w:sz="0" w:space="0" w:color="auto"/>
        <w:right w:val="none" w:sz="0" w:space="0" w:color="auto"/>
      </w:divBdr>
    </w:div>
    <w:div w:id="798496085">
      <w:bodyDiv w:val="1"/>
      <w:marLeft w:val="0"/>
      <w:marRight w:val="0"/>
      <w:marTop w:val="0"/>
      <w:marBottom w:val="0"/>
      <w:divBdr>
        <w:top w:val="none" w:sz="0" w:space="0" w:color="auto"/>
        <w:left w:val="none" w:sz="0" w:space="0" w:color="auto"/>
        <w:bottom w:val="none" w:sz="0" w:space="0" w:color="auto"/>
        <w:right w:val="none" w:sz="0" w:space="0" w:color="auto"/>
      </w:divBdr>
    </w:div>
    <w:div w:id="799228384">
      <w:bodyDiv w:val="1"/>
      <w:marLeft w:val="0"/>
      <w:marRight w:val="0"/>
      <w:marTop w:val="0"/>
      <w:marBottom w:val="0"/>
      <w:divBdr>
        <w:top w:val="none" w:sz="0" w:space="0" w:color="auto"/>
        <w:left w:val="none" w:sz="0" w:space="0" w:color="auto"/>
        <w:bottom w:val="none" w:sz="0" w:space="0" w:color="auto"/>
        <w:right w:val="none" w:sz="0" w:space="0" w:color="auto"/>
      </w:divBdr>
      <w:divsChild>
        <w:div w:id="965163327">
          <w:marLeft w:val="0"/>
          <w:marRight w:val="0"/>
          <w:marTop w:val="0"/>
          <w:marBottom w:val="0"/>
          <w:divBdr>
            <w:top w:val="none" w:sz="0" w:space="0" w:color="auto"/>
            <w:left w:val="none" w:sz="0" w:space="0" w:color="auto"/>
            <w:bottom w:val="none" w:sz="0" w:space="0" w:color="auto"/>
            <w:right w:val="none" w:sz="0" w:space="0" w:color="auto"/>
          </w:divBdr>
          <w:divsChild>
            <w:div w:id="214187575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801506883">
      <w:bodyDiv w:val="1"/>
      <w:marLeft w:val="0"/>
      <w:marRight w:val="0"/>
      <w:marTop w:val="0"/>
      <w:marBottom w:val="0"/>
      <w:divBdr>
        <w:top w:val="none" w:sz="0" w:space="0" w:color="auto"/>
        <w:left w:val="none" w:sz="0" w:space="0" w:color="auto"/>
        <w:bottom w:val="none" w:sz="0" w:space="0" w:color="auto"/>
        <w:right w:val="none" w:sz="0" w:space="0" w:color="auto"/>
      </w:divBdr>
    </w:div>
    <w:div w:id="803087031">
      <w:bodyDiv w:val="1"/>
      <w:marLeft w:val="0"/>
      <w:marRight w:val="0"/>
      <w:marTop w:val="0"/>
      <w:marBottom w:val="0"/>
      <w:divBdr>
        <w:top w:val="none" w:sz="0" w:space="0" w:color="auto"/>
        <w:left w:val="none" w:sz="0" w:space="0" w:color="auto"/>
        <w:bottom w:val="none" w:sz="0" w:space="0" w:color="auto"/>
        <w:right w:val="none" w:sz="0" w:space="0" w:color="auto"/>
      </w:divBdr>
      <w:divsChild>
        <w:div w:id="959411636">
          <w:marLeft w:val="0"/>
          <w:marRight w:val="0"/>
          <w:marTop w:val="0"/>
          <w:marBottom w:val="0"/>
          <w:divBdr>
            <w:top w:val="none" w:sz="0" w:space="0" w:color="auto"/>
            <w:left w:val="none" w:sz="0" w:space="0" w:color="auto"/>
            <w:bottom w:val="none" w:sz="0" w:space="0" w:color="auto"/>
            <w:right w:val="none" w:sz="0" w:space="0" w:color="auto"/>
          </w:divBdr>
        </w:div>
      </w:divsChild>
    </w:div>
    <w:div w:id="804156382">
      <w:bodyDiv w:val="1"/>
      <w:marLeft w:val="0"/>
      <w:marRight w:val="0"/>
      <w:marTop w:val="0"/>
      <w:marBottom w:val="0"/>
      <w:divBdr>
        <w:top w:val="none" w:sz="0" w:space="0" w:color="auto"/>
        <w:left w:val="none" w:sz="0" w:space="0" w:color="auto"/>
        <w:bottom w:val="none" w:sz="0" w:space="0" w:color="auto"/>
        <w:right w:val="none" w:sz="0" w:space="0" w:color="auto"/>
      </w:divBdr>
    </w:div>
    <w:div w:id="805322669">
      <w:bodyDiv w:val="1"/>
      <w:marLeft w:val="0"/>
      <w:marRight w:val="0"/>
      <w:marTop w:val="0"/>
      <w:marBottom w:val="0"/>
      <w:divBdr>
        <w:top w:val="none" w:sz="0" w:space="0" w:color="auto"/>
        <w:left w:val="none" w:sz="0" w:space="0" w:color="auto"/>
        <w:bottom w:val="none" w:sz="0" w:space="0" w:color="auto"/>
        <w:right w:val="none" w:sz="0" w:space="0" w:color="auto"/>
      </w:divBdr>
    </w:div>
    <w:div w:id="805468023">
      <w:bodyDiv w:val="1"/>
      <w:marLeft w:val="0"/>
      <w:marRight w:val="0"/>
      <w:marTop w:val="0"/>
      <w:marBottom w:val="0"/>
      <w:divBdr>
        <w:top w:val="none" w:sz="0" w:space="0" w:color="auto"/>
        <w:left w:val="none" w:sz="0" w:space="0" w:color="auto"/>
        <w:bottom w:val="none" w:sz="0" w:space="0" w:color="auto"/>
        <w:right w:val="none" w:sz="0" w:space="0" w:color="auto"/>
      </w:divBdr>
    </w:div>
    <w:div w:id="805851828">
      <w:bodyDiv w:val="1"/>
      <w:marLeft w:val="0"/>
      <w:marRight w:val="0"/>
      <w:marTop w:val="0"/>
      <w:marBottom w:val="0"/>
      <w:divBdr>
        <w:top w:val="none" w:sz="0" w:space="0" w:color="auto"/>
        <w:left w:val="none" w:sz="0" w:space="0" w:color="auto"/>
        <w:bottom w:val="none" w:sz="0" w:space="0" w:color="auto"/>
        <w:right w:val="none" w:sz="0" w:space="0" w:color="auto"/>
      </w:divBdr>
    </w:div>
    <w:div w:id="807281553">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08398639">
      <w:bodyDiv w:val="1"/>
      <w:marLeft w:val="0"/>
      <w:marRight w:val="0"/>
      <w:marTop w:val="0"/>
      <w:marBottom w:val="0"/>
      <w:divBdr>
        <w:top w:val="none" w:sz="0" w:space="0" w:color="auto"/>
        <w:left w:val="none" w:sz="0" w:space="0" w:color="auto"/>
        <w:bottom w:val="none" w:sz="0" w:space="0" w:color="auto"/>
        <w:right w:val="none" w:sz="0" w:space="0" w:color="auto"/>
      </w:divBdr>
    </w:div>
    <w:div w:id="808858039">
      <w:bodyDiv w:val="1"/>
      <w:marLeft w:val="0"/>
      <w:marRight w:val="0"/>
      <w:marTop w:val="0"/>
      <w:marBottom w:val="0"/>
      <w:divBdr>
        <w:top w:val="none" w:sz="0" w:space="0" w:color="auto"/>
        <w:left w:val="none" w:sz="0" w:space="0" w:color="auto"/>
        <w:bottom w:val="none" w:sz="0" w:space="0" w:color="auto"/>
        <w:right w:val="none" w:sz="0" w:space="0" w:color="auto"/>
      </w:divBdr>
    </w:div>
    <w:div w:id="809519664">
      <w:bodyDiv w:val="1"/>
      <w:marLeft w:val="0"/>
      <w:marRight w:val="0"/>
      <w:marTop w:val="0"/>
      <w:marBottom w:val="0"/>
      <w:divBdr>
        <w:top w:val="none" w:sz="0" w:space="0" w:color="auto"/>
        <w:left w:val="none" w:sz="0" w:space="0" w:color="auto"/>
        <w:bottom w:val="none" w:sz="0" w:space="0" w:color="auto"/>
        <w:right w:val="none" w:sz="0" w:space="0" w:color="auto"/>
      </w:divBdr>
    </w:div>
    <w:div w:id="810951171">
      <w:bodyDiv w:val="1"/>
      <w:marLeft w:val="0"/>
      <w:marRight w:val="0"/>
      <w:marTop w:val="0"/>
      <w:marBottom w:val="0"/>
      <w:divBdr>
        <w:top w:val="none" w:sz="0" w:space="0" w:color="auto"/>
        <w:left w:val="none" w:sz="0" w:space="0" w:color="auto"/>
        <w:bottom w:val="none" w:sz="0" w:space="0" w:color="auto"/>
        <w:right w:val="none" w:sz="0" w:space="0" w:color="auto"/>
      </w:divBdr>
    </w:div>
    <w:div w:id="811757287">
      <w:bodyDiv w:val="1"/>
      <w:marLeft w:val="0"/>
      <w:marRight w:val="0"/>
      <w:marTop w:val="0"/>
      <w:marBottom w:val="0"/>
      <w:divBdr>
        <w:top w:val="none" w:sz="0" w:space="0" w:color="auto"/>
        <w:left w:val="none" w:sz="0" w:space="0" w:color="auto"/>
        <w:bottom w:val="none" w:sz="0" w:space="0" w:color="auto"/>
        <w:right w:val="none" w:sz="0" w:space="0" w:color="auto"/>
      </w:divBdr>
    </w:div>
    <w:div w:id="812453647">
      <w:bodyDiv w:val="1"/>
      <w:marLeft w:val="0"/>
      <w:marRight w:val="0"/>
      <w:marTop w:val="0"/>
      <w:marBottom w:val="0"/>
      <w:divBdr>
        <w:top w:val="none" w:sz="0" w:space="0" w:color="auto"/>
        <w:left w:val="none" w:sz="0" w:space="0" w:color="auto"/>
        <w:bottom w:val="none" w:sz="0" w:space="0" w:color="auto"/>
        <w:right w:val="none" w:sz="0" w:space="0" w:color="auto"/>
      </w:divBdr>
    </w:div>
    <w:div w:id="812602544">
      <w:bodyDiv w:val="1"/>
      <w:marLeft w:val="0"/>
      <w:marRight w:val="0"/>
      <w:marTop w:val="0"/>
      <w:marBottom w:val="0"/>
      <w:divBdr>
        <w:top w:val="none" w:sz="0" w:space="0" w:color="auto"/>
        <w:left w:val="none" w:sz="0" w:space="0" w:color="auto"/>
        <w:bottom w:val="none" w:sz="0" w:space="0" w:color="auto"/>
        <w:right w:val="none" w:sz="0" w:space="0" w:color="auto"/>
      </w:divBdr>
    </w:div>
    <w:div w:id="813110321">
      <w:bodyDiv w:val="1"/>
      <w:marLeft w:val="0"/>
      <w:marRight w:val="0"/>
      <w:marTop w:val="0"/>
      <w:marBottom w:val="0"/>
      <w:divBdr>
        <w:top w:val="none" w:sz="0" w:space="0" w:color="auto"/>
        <w:left w:val="none" w:sz="0" w:space="0" w:color="auto"/>
        <w:bottom w:val="none" w:sz="0" w:space="0" w:color="auto"/>
        <w:right w:val="none" w:sz="0" w:space="0" w:color="auto"/>
      </w:divBdr>
    </w:div>
    <w:div w:id="813184533">
      <w:bodyDiv w:val="1"/>
      <w:marLeft w:val="0"/>
      <w:marRight w:val="0"/>
      <w:marTop w:val="0"/>
      <w:marBottom w:val="0"/>
      <w:divBdr>
        <w:top w:val="none" w:sz="0" w:space="0" w:color="auto"/>
        <w:left w:val="none" w:sz="0" w:space="0" w:color="auto"/>
        <w:bottom w:val="none" w:sz="0" w:space="0" w:color="auto"/>
        <w:right w:val="none" w:sz="0" w:space="0" w:color="auto"/>
      </w:divBdr>
    </w:div>
    <w:div w:id="813254028">
      <w:bodyDiv w:val="1"/>
      <w:marLeft w:val="0"/>
      <w:marRight w:val="0"/>
      <w:marTop w:val="0"/>
      <w:marBottom w:val="0"/>
      <w:divBdr>
        <w:top w:val="none" w:sz="0" w:space="0" w:color="auto"/>
        <w:left w:val="none" w:sz="0" w:space="0" w:color="auto"/>
        <w:bottom w:val="none" w:sz="0" w:space="0" w:color="auto"/>
        <w:right w:val="none" w:sz="0" w:space="0" w:color="auto"/>
      </w:divBdr>
    </w:div>
    <w:div w:id="813912976">
      <w:bodyDiv w:val="1"/>
      <w:marLeft w:val="0"/>
      <w:marRight w:val="0"/>
      <w:marTop w:val="0"/>
      <w:marBottom w:val="0"/>
      <w:divBdr>
        <w:top w:val="none" w:sz="0" w:space="0" w:color="auto"/>
        <w:left w:val="none" w:sz="0" w:space="0" w:color="auto"/>
        <w:bottom w:val="none" w:sz="0" w:space="0" w:color="auto"/>
        <w:right w:val="none" w:sz="0" w:space="0" w:color="auto"/>
      </w:divBdr>
    </w:div>
    <w:div w:id="814183296">
      <w:bodyDiv w:val="1"/>
      <w:marLeft w:val="0"/>
      <w:marRight w:val="0"/>
      <w:marTop w:val="0"/>
      <w:marBottom w:val="0"/>
      <w:divBdr>
        <w:top w:val="none" w:sz="0" w:space="0" w:color="auto"/>
        <w:left w:val="none" w:sz="0" w:space="0" w:color="auto"/>
        <w:bottom w:val="none" w:sz="0" w:space="0" w:color="auto"/>
        <w:right w:val="none" w:sz="0" w:space="0" w:color="auto"/>
      </w:divBdr>
    </w:div>
    <w:div w:id="814377943">
      <w:bodyDiv w:val="1"/>
      <w:marLeft w:val="0"/>
      <w:marRight w:val="0"/>
      <w:marTop w:val="0"/>
      <w:marBottom w:val="0"/>
      <w:divBdr>
        <w:top w:val="none" w:sz="0" w:space="0" w:color="auto"/>
        <w:left w:val="none" w:sz="0" w:space="0" w:color="auto"/>
        <w:bottom w:val="none" w:sz="0" w:space="0" w:color="auto"/>
        <w:right w:val="none" w:sz="0" w:space="0" w:color="auto"/>
      </w:divBdr>
    </w:div>
    <w:div w:id="815027733">
      <w:bodyDiv w:val="1"/>
      <w:marLeft w:val="0"/>
      <w:marRight w:val="0"/>
      <w:marTop w:val="0"/>
      <w:marBottom w:val="0"/>
      <w:divBdr>
        <w:top w:val="none" w:sz="0" w:space="0" w:color="auto"/>
        <w:left w:val="none" w:sz="0" w:space="0" w:color="auto"/>
        <w:bottom w:val="none" w:sz="0" w:space="0" w:color="auto"/>
        <w:right w:val="none" w:sz="0" w:space="0" w:color="auto"/>
      </w:divBdr>
    </w:div>
    <w:div w:id="815101508">
      <w:bodyDiv w:val="1"/>
      <w:marLeft w:val="0"/>
      <w:marRight w:val="0"/>
      <w:marTop w:val="0"/>
      <w:marBottom w:val="0"/>
      <w:divBdr>
        <w:top w:val="none" w:sz="0" w:space="0" w:color="auto"/>
        <w:left w:val="none" w:sz="0" w:space="0" w:color="auto"/>
        <w:bottom w:val="none" w:sz="0" w:space="0" w:color="auto"/>
        <w:right w:val="none" w:sz="0" w:space="0" w:color="auto"/>
      </w:divBdr>
    </w:div>
    <w:div w:id="815684657">
      <w:bodyDiv w:val="1"/>
      <w:marLeft w:val="0"/>
      <w:marRight w:val="0"/>
      <w:marTop w:val="0"/>
      <w:marBottom w:val="0"/>
      <w:divBdr>
        <w:top w:val="none" w:sz="0" w:space="0" w:color="auto"/>
        <w:left w:val="none" w:sz="0" w:space="0" w:color="auto"/>
        <w:bottom w:val="none" w:sz="0" w:space="0" w:color="auto"/>
        <w:right w:val="none" w:sz="0" w:space="0" w:color="auto"/>
      </w:divBdr>
    </w:div>
    <w:div w:id="816842806">
      <w:bodyDiv w:val="1"/>
      <w:marLeft w:val="0"/>
      <w:marRight w:val="0"/>
      <w:marTop w:val="0"/>
      <w:marBottom w:val="0"/>
      <w:divBdr>
        <w:top w:val="none" w:sz="0" w:space="0" w:color="auto"/>
        <w:left w:val="none" w:sz="0" w:space="0" w:color="auto"/>
        <w:bottom w:val="none" w:sz="0" w:space="0" w:color="auto"/>
        <w:right w:val="none" w:sz="0" w:space="0" w:color="auto"/>
      </w:divBdr>
    </w:div>
    <w:div w:id="817456155">
      <w:bodyDiv w:val="1"/>
      <w:marLeft w:val="0"/>
      <w:marRight w:val="0"/>
      <w:marTop w:val="0"/>
      <w:marBottom w:val="0"/>
      <w:divBdr>
        <w:top w:val="none" w:sz="0" w:space="0" w:color="auto"/>
        <w:left w:val="none" w:sz="0" w:space="0" w:color="auto"/>
        <w:bottom w:val="none" w:sz="0" w:space="0" w:color="auto"/>
        <w:right w:val="none" w:sz="0" w:space="0" w:color="auto"/>
      </w:divBdr>
    </w:div>
    <w:div w:id="820195942">
      <w:bodyDiv w:val="1"/>
      <w:marLeft w:val="0"/>
      <w:marRight w:val="0"/>
      <w:marTop w:val="0"/>
      <w:marBottom w:val="0"/>
      <w:divBdr>
        <w:top w:val="none" w:sz="0" w:space="0" w:color="auto"/>
        <w:left w:val="none" w:sz="0" w:space="0" w:color="auto"/>
        <w:bottom w:val="none" w:sz="0" w:space="0" w:color="auto"/>
        <w:right w:val="none" w:sz="0" w:space="0" w:color="auto"/>
      </w:divBdr>
    </w:div>
    <w:div w:id="823667388">
      <w:bodyDiv w:val="1"/>
      <w:marLeft w:val="0"/>
      <w:marRight w:val="0"/>
      <w:marTop w:val="0"/>
      <w:marBottom w:val="0"/>
      <w:divBdr>
        <w:top w:val="none" w:sz="0" w:space="0" w:color="auto"/>
        <w:left w:val="none" w:sz="0" w:space="0" w:color="auto"/>
        <w:bottom w:val="none" w:sz="0" w:space="0" w:color="auto"/>
        <w:right w:val="none" w:sz="0" w:space="0" w:color="auto"/>
      </w:divBdr>
    </w:div>
    <w:div w:id="823819989">
      <w:bodyDiv w:val="1"/>
      <w:marLeft w:val="0"/>
      <w:marRight w:val="0"/>
      <w:marTop w:val="0"/>
      <w:marBottom w:val="0"/>
      <w:divBdr>
        <w:top w:val="none" w:sz="0" w:space="0" w:color="auto"/>
        <w:left w:val="none" w:sz="0" w:space="0" w:color="auto"/>
        <w:bottom w:val="none" w:sz="0" w:space="0" w:color="auto"/>
        <w:right w:val="none" w:sz="0" w:space="0" w:color="auto"/>
      </w:divBdr>
    </w:div>
    <w:div w:id="825248402">
      <w:bodyDiv w:val="1"/>
      <w:marLeft w:val="0"/>
      <w:marRight w:val="0"/>
      <w:marTop w:val="0"/>
      <w:marBottom w:val="0"/>
      <w:divBdr>
        <w:top w:val="none" w:sz="0" w:space="0" w:color="auto"/>
        <w:left w:val="none" w:sz="0" w:space="0" w:color="auto"/>
        <w:bottom w:val="none" w:sz="0" w:space="0" w:color="auto"/>
        <w:right w:val="none" w:sz="0" w:space="0" w:color="auto"/>
      </w:divBdr>
    </w:div>
    <w:div w:id="825511300">
      <w:bodyDiv w:val="1"/>
      <w:marLeft w:val="0"/>
      <w:marRight w:val="0"/>
      <w:marTop w:val="0"/>
      <w:marBottom w:val="0"/>
      <w:divBdr>
        <w:top w:val="none" w:sz="0" w:space="0" w:color="auto"/>
        <w:left w:val="none" w:sz="0" w:space="0" w:color="auto"/>
        <w:bottom w:val="none" w:sz="0" w:space="0" w:color="auto"/>
        <w:right w:val="none" w:sz="0" w:space="0" w:color="auto"/>
      </w:divBdr>
    </w:div>
    <w:div w:id="825709401">
      <w:bodyDiv w:val="1"/>
      <w:marLeft w:val="0"/>
      <w:marRight w:val="0"/>
      <w:marTop w:val="0"/>
      <w:marBottom w:val="0"/>
      <w:divBdr>
        <w:top w:val="none" w:sz="0" w:space="0" w:color="auto"/>
        <w:left w:val="none" w:sz="0" w:space="0" w:color="auto"/>
        <w:bottom w:val="none" w:sz="0" w:space="0" w:color="auto"/>
        <w:right w:val="none" w:sz="0" w:space="0" w:color="auto"/>
      </w:divBdr>
    </w:div>
    <w:div w:id="826365307">
      <w:bodyDiv w:val="1"/>
      <w:marLeft w:val="0"/>
      <w:marRight w:val="0"/>
      <w:marTop w:val="0"/>
      <w:marBottom w:val="0"/>
      <w:divBdr>
        <w:top w:val="none" w:sz="0" w:space="0" w:color="auto"/>
        <w:left w:val="none" w:sz="0" w:space="0" w:color="auto"/>
        <w:bottom w:val="none" w:sz="0" w:space="0" w:color="auto"/>
        <w:right w:val="none" w:sz="0" w:space="0" w:color="auto"/>
      </w:divBdr>
    </w:div>
    <w:div w:id="826477253">
      <w:bodyDiv w:val="1"/>
      <w:marLeft w:val="0"/>
      <w:marRight w:val="0"/>
      <w:marTop w:val="0"/>
      <w:marBottom w:val="0"/>
      <w:divBdr>
        <w:top w:val="none" w:sz="0" w:space="0" w:color="auto"/>
        <w:left w:val="none" w:sz="0" w:space="0" w:color="auto"/>
        <w:bottom w:val="none" w:sz="0" w:space="0" w:color="auto"/>
        <w:right w:val="none" w:sz="0" w:space="0" w:color="auto"/>
      </w:divBdr>
    </w:div>
    <w:div w:id="826479992">
      <w:bodyDiv w:val="1"/>
      <w:marLeft w:val="0"/>
      <w:marRight w:val="0"/>
      <w:marTop w:val="0"/>
      <w:marBottom w:val="0"/>
      <w:divBdr>
        <w:top w:val="none" w:sz="0" w:space="0" w:color="auto"/>
        <w:left w:val="none" w:sz="0" w:space="0" w:color="auto"/>
        <w:bottom w:val="none" w:sz="0" w:space="0" w:color="auto"/>
        <w:right w:val="none" w:sz="0" w:space="0" w:color="auto"/>
      </w:divBdr>
    </w:div>
    <w:div w:id="826482565">
      <w:bodyDiv w:val="1"/>
      <w:marLeft w:val="0"/>
      <w:marRight w:val="0"/>
      <w:marTop w:val="0"/>
      <w:marBottom w:val="0"/>
      <w:divBdr>
        <w:top w:val="none" w:sz="0" w:space="0" w:color="auto"/>
        <w:left w:val="none" w:sz="0" w:space="0" w:color="auto"/>
        <w:bottom w:val="none" w:sz="0" w:space="0" w:color="auto"/>
        <w:right w:val="none" w:sz="0" w:space="0" w:color="auto"/>
      </w:divBdr>
      <w:divsChild>
        <w:div w:id="1449740968">
          <w:marLeft w:val="0"/>
          <w:marRight w:val="0"/>
          <w:marTop w:val="0"/>
          <w:marBottom w:val="0"/>
          <w:divBdr>
            <w:top w:val="none" w:sz="0" w:space="0" w:color="auto"/>
            <w:left w:val="none" w:sz="0" w:space="0" w:color="auto"/>
            <w:bottom w:val="none" w:sz="0" w:space="0" w:color="auto"/>
            <w:right w:val="none" w:sz="0" w:space="0" w:color="auto"/>
          </w:divBdr>
        </w:div>
      </w:divsChild>
    </w:div>
    <w:div w:id="827138584">
      <w:bodyDiv w:val="1"/>
      <w:marLeft w:val="0"/>
      <w:marRight w:val="0"/>
      <w:marTop w:val="0"/>
      <w:marBottom w:val="0"/>
      <w:divBdr>
        <w:top w:val="none" w:sz="0" w:space="0" w:color="auto"/>
        <w:left w:val="none" w:sz="0" w:space="0" w:color="auto"/>
        <w:bottom w:val="none" w:sz="0" w:space="0" w:color="auto"/>
        <w:right w:val="none" w:sz="0" w:space="0" w:color="auto"/>
      </w:divBdr>
    </w:div>
    <w:div w:id="828638928">
      <w:bodyDiv w:val="1"/>
      <w:marLeft w:val="0"/>
      <w:marRight w:val="0"/>
      <w:marTop w:val="0"/>
      <w:marBottom w:val="0"/>
      <w:divBdr>
        <w:top w:val="none" w:sz="0" w:space="0" w:color="auto"/>
        <w:left w:val="none" w:sz="0" w:space="0" w:color="auto"/>
        <w:bottom w:val="none" w:sz="0" w:space="0" w:color="auto"/>
        <w:right w:val="none" w:sz="0" w:space="0" w:color="auto"/>
      </w:divBdr>
    </w:div>
    <w:div w:id="829490218">
      <w:bodyDiv w:val="1"/>
      <w:marLeft w:val="0"/>
      <w:marRight w:val="0"/>
      <w:marTop w:val="0"/>
      <w:marBottom w:val="0"/>
      <w:divBdr>
        <w:top w:val="none" w:sz="0" w:space="0" w:color="auto"/>
        <w:left w:val="none" w:sz="0" w:space="0" w:color="auto"/>
        <w:bottom w:val="none" w:sz="0" w:space="0" w:color="auto"/>
        <w:right w:val="none" w:sz="0" w:space="0" w:color="auto"/>
      </w:divBdr>
    </w:div>
    <w:div w:id="830680347">
      <w:bodyDiv w:val="1"/>
      <w:marLeft w:val="0"/>
      <w:marRight w:val="0"/>
      <w:marTop w:val="0"/>
      <w:marBottom w:val="0"/>
      <w:divBdr>
        <w:top w:val="none" w:sz="0" w:space="0" w:color="auto"/>
        <w:left w:val="none" w:sz="0" w:space="0" w:color="auto"/>
        <w:bottom w:val="none" w:sz="0" w:space="0" w:color="auto"/>
        <w:right w:val="none" w:sz="0" w:space="0" w:color="auto"/>
      </w:divBdr>
    </w:div>
    <w:div w:id="831062851">
      <w:bodyDiv w:val="1"/>
      <w:marLeft w:val="0"/>
      <w:marRight w:val="0"/>
      <w:marTop w:val="0"/>
      <w:marBottom w:val="0"/>
      <w:divBdr>
        <w:top w:val="none" w:sz="0" w:space="0" w:color="auto"/>
        <w:left w:val="none" w:sz="0" w:space="0" w:color="auto"/>
        <w:bottom w:val="none" w:sz="0" w:space="0" w:color="auto"/>
        <w:right w:val="none" w:sz="0" w:space="0" w:color="auto"/>
      </w:divBdr>
    </w:div>
    <w:div w:id="833574194">
      <w:bodyDiv w:val="1"/>
      <w:marLeft w:val="0"/>
      <w:marRight w:val="0"/>
      <w:marTop w:val="0"/>
      <w:marBottom w:val="0"/>
      <w:divBdr>
        <w:top w:val="none" w:sz="0" w:space="0" w:color="auto"/>
        <w:left w:val="none" w:sz="0" w:space="0" w:color="auto"/>
        <w:bottom w:val="none" w:sz="0" w:space="0" w:color="auto"/>
        <w:right w:val="none" w:sz="0" w:space="0" w:color="auto"/>
      </w:divBdr>
    </w:div>
    <w:div w:id="835196127">
      <w:bodyDiv w:val="1"/>
      <w:marLeft w:val="0"/>
      <w:marRight w:val="0"/>
      <w:marTop w:val="0"/>
      <w:marBottom w:val="0"/>
      <w:divBdr>
        <w:top w:val="none" w:sz="0" w:space="0" w:color="auto"/>
        <w:left w:val="none" w:sz="0" w:space="0" w:color="auto"/>
        <w:bottom w:val="none" w:sz="0" w:space="0" w:color="auto"/>
        <w:right w:val="none" w:sz="0" w:space="0" w:color="auto"/>
      </w:divBdr>
    </w:div>
    <w:div w:id="835922347">
      <w:bodyDiv w:val="1"/>
      <w:marLeft w:val="0"/>
      <w:marRight w:val="0"/>
      <w:marTop w:val="0"/>
      <w:marBottom w:val="0"/>
      <w:divBdr>
        <w:top w:val="none" w:sz="0" w:space="0" w:color="auto"/>
        <w:left w:val="none" w:sz="0" w:space="0" w:color="auto"/>
        <w:bottom w:val="none" w:sz="0" w:space="0" w:color="auto"/>
        <w:right w:val="none" w:sz="0" w:space="0" w:color="auto"/>
      </w:divBdr>
    </w:div>
    <w:div w:id="837840725">
      <w:bodyDiv w:val="1"/>
      <w:marLeft w:val="0"/>
      <w:marRight w:val="0"/>
      <w:marTop w:val="0"/>
      <w:marBottom w:val="0"/>
      <w:divBdr>
        <w:top w:val="none" w:sz="0" w:space="0" w:color="auto"/>
        <w:left w:val="none" w:sz="0" w:space="0" w:color="auto"/>
        <w:bottom w:val="none" w:sz="0" w:space="0" w:color="auto"/>
        <w:right w:val="none" w:sz="0" w:space="0" w:color="auto"/>
      </w:divBdr>
    </w:div>
    <w:div w:id="838277337">
      <w:bodyDiv w:val="1"/>
      <w:marLeft w:val="0"/>
      <w:marRight w:val="0"/>
      <w:marTop w:val="0"/>
      <w:marBottom w:val="0"/>
      <w:divBdr>
        <w:top w:val="none" w:sz="0" w:space="0" w:color="auto"/>
        <w:left w:val="none" w:sz="0" w:space="0" w:color="auto"/>
        <w:bottom w:val="none" w:sz="0" w:space="0" w:color="auto"/>
        <w:right w:val="none" w:sz="0" w:space="0" w:color="auto"/>
      </w:divBdr>
    </w:div>
    <w:div w:id="839078378">
      <w:bodyDiv w:val="1"/>
      <w:marLeft w:val="0"/>
      <w:marRight w:val="0"/>
      <w:marTop w:val="0"/>
      <w:marBottom w:val="0"/>
      <w:divBdr>
        <w:top w:val="none" w:sz="0" w:space="0" w:color="auto"/>
        <w:left w:val="none" w:sz="0" w:space="0" w:color="auto"/>
        <w:bottom w:val="none" w:sz="0" w:space="0" w:color="auto"/>
        <w:right w:val="none" w:sz="0" w:space="0" w:color="auto"/>
      </w:divBdr>
    </w:div>
    <w:div w:id="841048743">
      <w:bodyDiv w:val="1"/>
      <w:marLeft w:val="0"/>
      <w:marRight w:val="0"/>
      <w:marTop w:val="0"/>
      <w:marBottom w:val="0"/>
      <w:divBdr>
        <w:top w:val="none" w:sz="0" w:space="0" w:color="auto"/>
        <w:left w:val="none" w:sz="0" w:space="0" w:color="auto"/>
        <w:bottom w:val="none" w:sz="0" w:space="0" w:color="auto"/>
        <w:right w:val="none" w:sz="0" w:space="0" w:color="auto"/>
      </w:divBdr>
    </w:div>
    <w:div w:id="843712223">
      <w:bodyDiv w:val="1"/>
      <w:marLeft w:val="0"/>
      <w:marRight w:val="0"/>
      <w:marTop w:val="0"/>
      <w:marBottom w:val="0"/>
      <w:divBdr>
        <w:top w:val="none" w:sz="0" w:space="0" w:color="auto"/>
        <w:left w:val="none" w:sz="0" w:space="0" w:color="auto"/>
        <w:bottom w:val="none" w:sz="0" w:space="0" w:color="auto"/>
        <w:right w:val="none" w:sz="0" w:space="0" w:color="auto"/>
      </w:divBdr>
    </w:div>
    <w:div w:id="848835074">
      <w:bodyDiv w:val="1"/>
      <w:marLeft w:val="0"/>
      <w:marRight w:val="0"/>
      <w:marTop w:val="0"/>
      <w:marBottom w:val="0"/>
      <w:divBdr>
        <w:top w:val="none" w:sz="0" w:space="0" w:color="auto"/>
        <w:left w:val="none" w:sz="0" w:space="0" w:color="auto"/>
        <w:bottom w:val="none" w:sz="0" w:space="0" w:color="auto"/>
        <w:right w:val="none" w:sz="0" w:space="0" w:color="auto"/>
      </w:divBdr>
    </w:div>
    <w:div w:id="850686520">
      <w:bodyDiv w:val="1"/>
      <w:marLeft w:val="0"/>
      <w:marRight w:val="0"/>
      <w:marTop w:val="0"/>
      <w:marBottom w:val="0"/>
      <w:divBdr>
        <w:top w:val="none" w:sz="0" w:space="0" w:color="auto"/>
        <w:left w:val="none" w:sz="0" w:space="0" w:color="auto"/>
        <w:bottom w:val="none" w:sz="0" w:space="0" w:color="auto"/>
        <w:right w:val="none" w:sz="0" w:space="0" w:color="auto"/>
      </w:divBdr>
    </w:div>
    <w:div w:id="853497470">
      <w:bodyDiv w:val="1"/>
      <w:marLeft w:val="0"/>
      <w:marRight w:val="0"/>
      <w:marTop w:val="0"/>
      <w:marBottom w:val="0"/>
      <w:divBdr>
        <w:top w:val="none" w:sz="0" w:space="0" w:color="auto"/>
        <w:left w:val="none" w:sz="0" w:space="0" w:color="auto"/>
        <w:bottom w:val="none" w:sz="0" w:space="0" w:color="auto"/>
        <w:right w:val="none" w:sz="0" w:space="0" w:color="auto"/>
      </w:divBdr>
    </w:div>
    <w:div w:id="853958273">
      <w:bodyDiv w:val="1"/>
      <w:marLeft w:val="0"/>
      <w:marRight w:val="0"/>
      <w:marTop w:val="0"/>
      <w:marBottom w:val="0"/>
      <w:divBdr>
        <w:top w:val="none" w:sz="0" w:space="0" w:color="auto"/>
        <w:left w:val="none" w:sz="0" w:space="0" w:color="auto"/>
        <w:bottom w:val="none" w:sz="0" w:space="0" w:color="auto"/>
        <w:right w:val="none" w:sz="0" w:space="0" w:color="auto"/>
      </w:divBdr>
    </w:div>
    <w:div w:id="854534977">
      <w:bodyDiv w:val="1"/>
      <w:marLeft w:val="0"/>
      <w:marRight w:val="0"/>
      <w:marTop w:val="0"/>
      <w:marBottom w:val="0"/>
      <w:divBdr>
        <w:top w:val="none" w:sz="0" w:space="0" w:color="auto"/>
        <w:left w:val="none" w:sz="0" w:space="0" w:color="auto"/>
        <w:bottom w:val="none" w:sz="0" w:space="0" w:color="auto"/>
        <w:right w:val="none" w:sz="0" w:space="0" w:color="auto"/>
      </w:divBdr>
    </w:div>
    <w:div w:id="855004428">
      <w:bodyDiv w:val="1"/>
      <w:marLeft w:val="0"/>
      <w:marRight w:val="0"/>
      <w:marTop w:val="0"/>
      <w:marBottom w:val="0"/>
      <w:divBdr>
        <w:top w:val="none" w:sz="0" w:space="0" w:color="auto"/>
        <w:left w:val="none" w:sz="0" w:space="0" w:color="auto"/>
        <w:bottom w:val="none" w:sz="0" w:space="0" w:color="auto"/>
        <w:right w:val="none" w:sz="0" w:space="0" w:color="auto"/>
      </w:divBdr>
    </w:div>
    <w:div w:id="855314482">
      <w:bodyDiv w:val="1"/>
      <w:marLeft w:val="0"/>
      <w:marRight w:val="0"/>
      <w:marTop w:val="0"/>
      <w:marBottom w:val="0"/>
      <w:divBdr>
        <w:top w:val="none" w:sz="0" w:space="0" w:color="auto"/>
        <w:left w:val="none" w:sz="0" w:space="0" w:color="auto"/>
        <w:bottom w:val="none" w:sz="0" w:space="0" w:color="auto"/>
        <w:right w:val="none" w:sz="0" w:space="0" w:color="auto"/>
      </w:divBdr>
    </w:div>
    <w:div w:id="855339517">
      <w:bodyDiv w:val="1"/>
      <w:marLeft w:val="0"/>
      <w:marRight w:val="0"/>
      <w:marTop w:val="0"/>
      <w:marBottom w:val="0"/>
      <w:divBdr>
        <w:top w:val="none" w:sz="0" w:space="0" w:color="auto"/>
        <w:left w:val="none" w:sz="0" w:space="0" w:color="auto"/>
        <w:bottom w:val="none" w:sz="0" w:space="0" w:color="auto"/>
        <w:right w:val="none" w:sz="0" w:space="0" w:color="auto"/>
      </w:divBdr>
    </w:div>
    <w:div w:id="855458617">
      <w:bodyDiv w:val="1"/>
      <w:marLeft w:val="0"/>
      <w:marRight w:val="0"/>
      <w:marTop w:val="0"/>
      <w:marBottom w:val="0"/>
      <w:divBdr>
        <w:top w:val="none" w:sz="0" w:space="0" w:color="auto"/>
        <w:left w:val="none" w:sz="0" w:space="0" w:color="auto"/>
        <w:bottom w:val="none" w:sz="0" w:space="0" w:color="auto"/>
        <w:right w:val="none" w:sz="0" w:space="0" w:color="auto"/>
      </w:divBdr>
    </w:div>
    <w:div w:id="857738921">
      <w:bodyDiv w:val="1"/>
      <w:marLeft w:val="0"/>
      <w:marRight w:val="0"/>
      <w:marTop w:val="0"/>
      <w:marBottom w:val="0"/>
      <w:divBdr>
        <w:top w:val="none" w:sz="0" w:space="0" w:color="auto"/>
        <w:left w:val="none" w:sz="0" w:space="0" w:color="auto"/>
        <w:bottom w:val="none" w:sz="0" w:space="0" w:color="auto"/>
        <w:right w:val="none" w:sz="0" w:space="0" w:color="auto"/>
      </w:divBdr>
    </w:div>
    <w:div w:id="859272455">
      <w:bodyDiv w:val="1"/>
      <w:marLeft w:val="0"/>
      <w:marRight w:val="0"/>
      <w:marTop w:val="0"/>
      <w:marBottom w:val="0"/>
      <w:divBdr>
        <w:top w:val="none" w:sz="0" w:space="0" w:color="auto"/>
        <w:left w:val="none" w:sz="0" w:space="0" w:color="auto"/>
        <w:bottom w:val="none" w:sz="0" w:space="0" w:color="auto"/>
        <w:right w:val="none" w:sz="0" w:space="0" w:color="auto"/>
      </w:divBdr>
    </w:div>
    <w:div w:id="859971621">
      <w:bodyDiv w:val="1"/>
      <w:marLeft w:val="0"/>
      <w:marRight w:val="0"/>
      <w:marTop w:val="0"/>
      <w:marBottom w:val="0"/>
      <w:divBdr>
        <w:top w:val="none" w:sz="0" w:space="0" w:color="auto"/>
        <w:left w:val="none" w:sz="0" w:space="0" w:color="auto"/>
        <w:bottom w:val="none" w:sz="0" w:space="0" w:color="auto"/>
        <w:right w:val="none" w:sz="0" w:space="0" w:color="auto"/>
      </w:divBdr>
    </w:div>
    <w:div w:id="859972114">
      <w:bodyDiv w:val="1"/>
      <w:marLeft w:val="0"/>
      <w:marRight w:val="0"/>
      <w:marTop w:val="0"/>
      <w:marBottom w:val="0"/>
      <w:divBdr>
        <w:top w:val="none" w:sz="0" w:space="0" w:color="auto"/>
        <w:left w:val="none" w:sz="0" w:space="0" w:color="auto"/>
        <w:bottom w:val="none" w:sz="0" w:space="0" w:color="auto"/>
        <w:right w:val="none" w:sz="0" w:space="0" w:color="auto"/>
      </w:divBdr>
    </w:div>
    <w:div w:id="860822504">
      <w:bodyDiv w:val="1"/>
      <w:marLeft w:val="0"/>
      <w:marRight w:val="0"/>
      <w:marTop w:val="0"/>
      <w:marBottom w:val="0"/>
      <w:divBdr>
        <w:top w:val="none" w:sz="0" w:space="0" w:color="auto"/>
        <w:left w:val="none" w:sz="0" w:space="0" w:color="auto"/>
        <w:bottom w:val="none" w:sz="0" w:space="0" w:color="auto"/>
        <w:right w:val="none" w:sz="0" w:space="0" w:color="auto"/>
      </w:divBdr>
    </w:div>
    <w:div w:id="861868651">
      <w:bodyDiv w:val="1"/>
      <w:marLeft w:val="0"/>
      <w:marRight w:val="0"/>
      <w:marTop w:val="0"/>
      <w:marBottom w:val="0"/>
      <w:divBdr>
        <w:top w:val="none" w:sz="0" w:space="0" w:color="auto"/>
        <w:left w:val="none" w:sz="0" w:space="0" w:color="auto"/>
        <w:bottom w:val="none" w:sz="0" w:space="0" w:color="auto"/>
        <w:right w:val="none" w:sz="0" w:space="0" w:color="auto"/>
      </w:divBdr>
    </w:div>
    <w:div w:id="862280504">
      <w:bodyDiv w:val="1"/>
      <w:marLeft w:val="0"/>
      <w:marRight w:val="0"/>
      <w:marTop w:val="0"/>
      <w:marBottom w:val="0"/>
      <w:divBdr>
        <w:top w:val="none" w:sz="0" w:space="0" w:color="auto"/>
        <w:left w:val="none" w:sz="0" w:space="0" w:color="auto"/>
        <w:bottom w:val="none" w:sz="0" w:space="0" w:color="auto"/>
        <w:right w:val="none" w:sz="0" w:space="0" w:color="auto"/>
      </w:divBdr>
    </w:div>
    <w:div w:id="862671625">
      <w:bodyDiv w:val="1"/>
      <w:marLeft w:val="0"/>
      <w:marRight w:val="0"/>
      <w:marTop w:val="0"/>
      <w:marBottom w:val="0"/>
      <w:divBdr>
        <w:top w:val="none" w:sz="0" w:space="0" w:color="auto"/>
        <w:left w:val="none" w:sz="0" w:space="0" w:color="auto"/>
        <w:bottom w:val="none" w:sz="0" w:space="0" w:color="auto"/>
        <w:right w:val="none" w:sz="0" w:space="0" w:color="auto"/>
      </w:divBdr>
    </w:div>
    <w:div w:id="865408319">
      <w:bodyDiv w:val="1"/>
      <w:marLeft w:val="0"/>
      <w:marRight w:val="0"/>
      <w:marTop w:val="0"/>
      <w:marBottom w:val="0"/>
      <w:divBdr>
        <w:top w:val="none" w:sz="0" w:space="0" w:color="auto"/>
        <w:left w:val="none" w:sz="0" w:space="0" w:color="auto"/>
        <w:bottom w:val="none" w:sz="0" w:space="0" w:color="auto"/>
        <w:right w:val="none" w:sz="0" w:space="0" w:color="auto"/>
      </w:divBdr>
    </w:div>
    <w:div w:id="866017706">
      <w:bodyDiv w:val="1"/>
      <w:marLeft w:val="0"/>
      <w:marRight w:val="0"/>
      <w:marTop w:val="0"/>
      <w:marBottom w:val="0"/>
      <w:divBdr>
        <w:top w:val="none" w:sz="0" w:space="0" w:color="auto"/>
        <w:left w:val="none" w:sz="0" w:space="0" w:color="auto"/>
        <w:bottom w:val="none" w:sz="0" w:space="0" w:color="auto"/>
        <w:right w:val="none" w:sz="0" w:space="0" w:color="auto"/>
      </w:divBdr>
    </w:div>
    <w:div w:id="872420625">
      <w:bodyDiv w:val="1"/>
      <w:marLeft w:val="0"/>
      <w:marRight w:val="0"/>
      <w:marTop w:val="0"/>
      <w:marBottom w:val="0"/>
      <w:divBdr>
        <w:top w:val="none" w:sz="0" w:space="0" w:color="auto"/>
        <w:left w:val="none" w:sz="0" w:space="0" w:color="auto"/>
        <w:bottom w:val="none" w:sz="0" w:space="0" w:color="auto"/>
        <w:right w:val="none" w:sz="0" w:space="0" w:color="auto"/>
      </w:divBdr>
    </w:div>
    <w:div w:id="873923060">
      <w:bodyDiv w:val="1"/>
      <w:marLeft w:val="0"/>
      <w:marRight w:val="0"/>
      <w:marTop w:val="0"/>
      <w:marBottom w:val="0"/>
      <w:divBdr>
        <w:top w:val="none" w:sz="0" w:space="0" w:color="auto"/>
        <w:left w:val="none" w:sz="0" w:space="0" w:color="auto"/>
        <w:bottom w:val="none" w:sz="0" w:space="0" w:color="auto"/>
        <w:right w:val="none" w:sz="0" w:space="0" w:color="auto"/>
      </w:divBdr>
    </w:div>
    <w:div w:id="874738535">
      <w:bodyDiv w:val="1"/>
      <w:marLeft w:val="0"/>
      <w:marRight w:val="0"/>
      <w:marTop w:val="0"/>
      <w:marBottom w:val="0"/>
      <w:divBdr>
        <w:top w:val="none" w:sz="0" w:space="0" w:color="auto"/>
        <w:left w:val="none" w:sz="0" w:space="0" w:color="auto"/>
        <w:bottom w:val="none" w:sz="0" w:space="0" w:color="auto"/>
        <w:right w:val="none" w:sz="0" w:space="0" w:color="auto"/>
      </w:divBdr>
    </w:div>
    <w:div w:id="875048811">
      <w:bodyDiv w:val="1"/>
      <w:marLeft w:val="0"/>
      <w:marRight w:val="0"/>
      <w:marTop w:val="0"/>
      <w:marBottom w:val="0"/>
      <w:divBdr>
        <w:top w:val="none" w:sz="0" w:space="0" w:color="auto"/>
        <w:left w:val="none" w:sz="0" w:space="0" w:color="auto"/>
        <w:bottom w:val="none" w:sz="0" w:space="0" w:color="auto"/>
        <w:right w:val="none" w:sz="0" w:space="0" w:color="auto"/>
      </w:divBdr>
      <w:divsChild>
        <w:div w:id="87165851">
          <w:marLeft w:val="0"/>
          <w:marRight w:val="0"/>
          <w:marTop w:val="0"/>
          <w:marBottom w:val="0"/>
          <w:divBdr>
            <w:top w:val="none" w:sz="0" w:space="0" w:color="auto"/>
            <w:left w:val="none" w:sz="0" w:space="0" w:color="auto"/>
            <w:bottom w:val="none" w:sz="0" w:space="0" w:color="auto"/>
            <w:right w:val="none" w:sz="0" w:space="0" w:color="auto"/>
          </w:divBdr>
        </w:div>
        <w:div w:id="583732620">
          <w:marLeft w:val="0"/>
          <w:marRight w:val="0"/>
          <w:marTop w:val="0"/>
          <w:marBottom w:val="0"/>
          <w:divBdr>
            <w:top w:val="none" w:sz="0" w:space="0" w:color="auto"/>
            <w:left w:val="none" w:sz="0" w:space="0" w:color="auto"/>
            <w:bottom w:val="none" w:sz="0" w:space="0" w:color="auto"/>
            <w:right w:val="none" w:sz="0" w:space="0" w:color="auto"/>
          </w:divBdr>
          <w:divsChild>
            <w:div w:id="950431803">
              <w:marLeft w:val="0"/>
              <w:marRight w:val="0"/>
              <w:marTop w:val="0"/>
              <w:marBottom w:val="0"/>
              <w:divBdr>
                <w:top w:val="none" w:sz="0" w:space="0" w:color="auto"/>
                <w:left w:val="none" w:sz="0" w:space="0" w:color="auto"/>
                <w:bottom w:val="none" w:sz="0" w:space="0" w:color="auto"/>
                <w:right w:val="none" w:sz="0" w:space="0" w:color="auto"/>
              </w:divBdr>
              <w:divsChild>
                <w:div w:id="1202595927">
                  <w:marLeft w:val="0"/>
                  <w:marRight w:val="0"/>
                  <w:marTop w:val="0"/>
                  <w:marBottom w:val="0"/>
                  <w:divBdr>
                    <w:top w:val="single" w:sz="8" w:space="0" w:color="D5DADD"/>
                    <w:left w:val="single" w:sz="8" w:space="0" w:color="D5DADD"/>
                    <w:bottom w:val="single" w:sz="8" w:space="0" w:color="D5DADD"/>
                    <w:right w:val="single" w:sz="8" w:space="0" w:color="D5DADD"/>
                  </w:divBdr>
                  <w:divsChild>
                    <w:div w:id="90516715">
                      <w:marLeft w:val="0"/>
                      <w:marRight w:val="0"/>
                      <w:marTop w:val="0"/>
                      <w:marBottom w:val="0"/>
                      <w:divBdr>
                        <w:top w:val="none" w:sz="0" w:space="0" w:color="auto"/>
                        <w:left w:val="none" w:sz="0" w:space="0" w:color="auto"/>
                        <w:bottom w:val="none" w:sz="0" w:space="0" w:color="auto"/>
                        <w:right w:val="none" w:sz="0" w:space="0" w:color="auto"/>
                      </w:divBdr>
                      <w:divsChild>
                        <w:div w:id="1864898608">
                          <w:marLeft w:val="0"/>
                          <w:marRight w:val="0"/>
                          <w:marTop w:val="0"/>
                          <w:marBottom w:val="0"/>
                          <w:divBdr>
                            <w:top w:val="none" w:sz="0" w:space="0" w:color="auto"/>
                            <w:left w:val="none" w:sz="0" w:space="0" w:color="auto"/>
                            <w:bottom w:val="none" w:sz="0" w:space="0" w:color="auto"/>
                            <w:right w:val="none" w:sz="0" w:space="0" w:color="auto"/>
                          </w:divBdr>
                          <w:divsChild>
                            <w:div w:id="17229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2264">
          <w:marLeft w:val="0"/>
          <w:marRight w:val="0"/>
          <w:marTop w:val="0"/>
          <w:marBottom w:val="0"/>
          <w:divBdr>
            <w:top w:val="none" w:sz="0" w:space="0" w:color="auto"/>
            <w:left w:val="none" w:sz="0" w:space="0" w:color="auto"/>
            <w:bottom w:val="none" w:sz="0" w:space="0" w:color="auto"/>
            <w:right w:val="none" w:sz="0" w:space="0" w:color="auto"/>
          </w:divBdr>
          <w:divsChild>
            <w:div w:id="1194924452">
              <w:marLeft w:val="0"/>
              <w:marRight w:val="0"/>
              <w:marTop w:val="0"/>
              <w:marBottom w:val="0"/>
              <w:divBdr>
                <w:top w:val="none" w:sz="0" w:space="0" w:color="auto"/>
                <w:left w:val="none" w:sz="0" w:space="0" w:color="auto"/>
                <w:bottom w:val="none" w:sz="0" w:space="0" w:color="auto"/>
                <w:right w:val="none" w:sz="0" w:space="0" w:color="auto"/>
              </w:divBdr>
              <w:divsChild>
                <w:div w:id="912393909">
                  <w:marLeft w:val="0"/>
                  <w:marRight w:val="0"/>
                  <w:marTop w:val="0"/>
                  <w:marBottom w:val="0"/>
                  <w:divBdr>
                    <w:top w:val="single" w:sz="8" w:space="0" w:color="D5DADD"/>
                    <w:left w:val="single" w:sz="8" w:space="0" w:color="D5DADD"/>
                    <w:bottom w:val="single" w:sz="8" w:space="0" w:color="D5DADD"/>
                    <w:right w:val="single" w:sz="8" w:space="0" w:color="D5DADD"/>
                  </w:divBdr>
                  <w:divsChild>
                    <w:div w:id="1485586541">
                      <w:marLeft w:val="0"/>
                      <w:marRight w:val="0"/>
                      <w:marTop w:val="0"/>
                      <w:marBottom w:val="0"/>
                      <w:divBdr>
                        <w:top w:val="none" w:sz="0" w:space="0" w:color="auto"/>
                        <w:left w:val="none" w:sz="0" w:space="0" w:color="auto"/>
                        <w:bottom w:val="none" w:sz="0" w:space="0" w:color="auto"/>
                        <w:right w:val="none" w:sz="0" w:space="0" w:color="auto"/>
                      </w:divBdr>
                      <w:divsChild>
                        <w:div w:id="1195919754">
                          <w:marLeft w:val="0"/>
                          <w:marRight w:val="0"/>
                          <w:marTop w:val="0"/>
                          <w:marBottom w:val="0"/>
                          <w:divBdr>
                            <w:top w:val="none" w:sz="0" w:space="0" w:color="auto"/>
                            <w:left w:val="none" w:sz="0" w:space="0" w:color="auto"/>
                            <w:bottom w:val="none" w:sz="0" w:space="0" w:color="auto"/>
                            <w:right w:val="none" w:sz="0" w:space="0" w:color="auto"/>
                          </w:divBdr>
                          <w:divsChild>
                            <w:div w:id="9996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16623">
      <w:bodyDiv w:val="1"/>
      <w:marLeft w:val="0"/>
      <w:marRight w:val="0"/>
      <w:marTop w:val="0"/>
      <w:marBottom w:val="0"/>
      <w:divBdr>
        <w:top w:val="none" w:sz="0" w:space="0" w:color="auto"/>
        <w:left w:val="none" w:sz="0" w:space="0" w:color="auto"/>
        <w:bottom w:val="none" w:sz="0" w:space="0" w:color="auto"/>
        <w:right w:val="none" w:sz="0" w:space="0" w:color="auto"/>
      </w:divBdr>
    </w:div>
    <w:div w:id="878131818">
      <w:bodyDiv w:val="1"/>
      <w:marLeft w:val="0"/>
      <w:marRight w:val="0"/>
      <w:marTop w:val="0"/>
      <w:marBottom w:val="0"/>
      <w:divBdr>
        <w:top w:val="none" w:sz="0" w:space="0" w:color="auto"/>
        <w:left w:val="none" w:sz="0" w:space="0" w:color="auto"/>
        <w:bottom w:val="none" w:sz="0" w:space="0" w:color="auto"/>
        <w:right w:val="none" w:sz="0" w:space="0" w:color="auto"/>
      </w:divBdr>
    </w:div>
    <w:div w:id="883060606">
      <w:bodyDiv w:val="1"/>
      <w:marLeft w:val="0"/>
      <w:marRight w:val="0"/>
      <w:marTop w:val="0"/>
      <w:marBottom w:val="0"/>
      <w:divBdr>
        <w:top w:val="none" w:sz="0" w:space="0" w:color="auto"/>
        <w:left w:val="none" w:sz="0" w:space="0" w:color="auto"/>
        <w:bottom w:val="none" w:sz="0" w:space="0" w:color="auto"/>
        <w:right w:val="none" w:sz="0" w:space="0" w:color="auto"/>
      </w:divBdr>
    </w:div>
    <w:div w:id="883563286">
      <w:bodyDiv w:val="1"/>
      <w:marLeft w:val="0"/>
      <w:marRight w:val="0"/>
      <w:marTop w:val="0"/>
      <w:marBottom w:val="0"/>
      <w:divBdr>
        <w:top w:val="none" w:sz="0" w:space="0" w:color="auto"/>
        <w:left w:val="none" w:sz="0" w:space="0" w:color="auto"/>
        <w:bottom w:val="none" w:sz="0" w:space="0" w:color="auto"/>
        <w:right w:val="none" w:sz="0" w:space="0" w:color="auto"/>
      </w:divBdr>
    </w:div>
    <w:div w:id="884870604">
      <w:bodyDiv w:val="1"/>
      <w:marLeft w:val="0"/>
      <w:marRight w:val="0"/>
      <w:marTop w:val="0"/>
      <w:marBottom w:val="0"/>
      <w:divBdr>
        <w:top w:val="none" w:sz="0" w:space="0" w:color="auto"/>
        <w:left w:val="none" w:sz="0" w:space="0" w:color="auto"/>
        <w:bottom w:val="none" w:sz="0" w:space="0" w:color="auto"/>
        <w:right w:val="none" w:sz="0" w:space="0" w:color="auto"/>
      </w:divBdr>
    </w:div>
    <w:div w:id="886722642">
      <w:bodyDiv w:val="1"/>
      <w:marLeft w:val="0"/>
      <w:marRight w:val="0"/>
      <w:marTop w:val="0"/>
      <w:marBottom w:val="0"/>
      <w:divBdr>
        <w:top w:val="none" w:sz="0" w:space="0" w:color="auto"/>
        <w:left w:val="none" w:sz="0" w:space="0" w:color="auto"/>
        <w:bottom w:val="none" w:sz="0" w:space="0" w:color="auto"/>
        <w:right w:val="none" w:sz="0" w:space="0" w:color="auto"/>
      </w:divBdr>
    </w:div>
    <w:div w:id="886989856">
      <w:bodyDiv w:val="1"/>
      <w:marLeft w:val="0"/>
      <w:marRight w:val="0"/>
      <w:marTop w:val="0"/>
      <w:marBottom w:val="0"/>
      <w:divBdr>
        <w:top w:val="none" w:sz="0" w:space="0" w:color="auto"/>
        <w:left w:val="none" w:sz="0" w:space="0" w:color="auto"/>
        <w:bottom w:val="none" w:sz="0" w:space="0" w:color="auto"/>
        <w:right w:val="none" w:sz="0" w:space="0" w:color="auto"/>
      </w:divBdr>
    </w:div>
    <w:div w:id="887492919">
      <w:bodyDiv w:val="1"/>
      <w:marLeft w:val="0"/>
      <w:marRight w:val="0"/>
      <w:marTop w:val="0"/>
      <w:marBottom w:val="0"/>
      <w:divBdr>
        <w:top w:val="none" w:sz="0" w:space="0" w:color="auto"/>
        <w:left w:val="none" w:sz="0" w:space="0" w:color="auto"/>
        <w:bottom w:val="none" w:sz="0" w:space="0" w:color="auto"/>
        <w:right w:val="none" w:sz="0" w:space="0" w:color="auto"/>
      </w:divBdr>
    </w:div>
    <w:div w:id="887764655">
      <w:bodyDiv w:val="1"/>
      <w:marLeft w:val="0"/>
      <w:marRight w:val="0"/>
      <w:marTop w:val="0"/>
      <w:marBottom w:val="0"/>
      <w:divBdr>
        <w:top w:val="none" w:sz="0" w:space="0" w:color="auto"/>
        <w:left w:val="none" w:sz="0" w:space="0" w:color="auto"/>
        <w:bottom w:val="none" w:sz="0" w:space="0" w:color="auto"/>
        <w:right w:val="none" w:sz="0" w:space="0" w:color="auto"/>
      </w:divBdr>
    </w:div>
    <w:div w:id="888608216">
      <w:bodyDiv w:val="1"/>
      <w:marLeft w:val="0"/>
      <w:marRight w:val="0"/>
      <w:marTop w:val="0"/>
      <w:marBottom w:val="0"/>
      <w:divBdr>
        <w:top w:val="none" w:sz="0" w:space="0" w:color="auto"/>
        <w:left w:val="none" w:sz="0" w:space="0" w:color="auto"/>
        <w:bottom w:val="none" w:sz="0" w:space="0" w:color="auto"/>
        <w:right w:val="none" w:sz="0" w:space="0" w:color="auto"/>
      </w:divBdr>
    </w:div>
    <w:div w:id="890650099">
      <w:bodyDiv w:val="1"/>
      <w:marLeft w:val="0"/>
      <w:marRight w:val="0"/>
      <w:marTop w:val="0"/>
      <w:marBottom w:val="0"/>
      <w:divBdr>
        <w:top w:val="none" w:sz="0" w:space="0" w:color="auto"/>
        <w:left w:val="none" w:sz="0" w:space="0" w:color="auto"/>
        <w:bottom w:val="none" w:sz="0" w:space="0" w:color="auto"/>
        <w:right w:val="none" w:sz="0" w:space="0" w:color="auto"/>
      </w:divBdr>
    </w:div>
    <w:div w:id="892154185">
      <w:bodyDiv w:val="1"/>
      <w:marLeft w:val="0"/>
      <w:marRight w:val="0"/>
      <w:marTop w:val="0"/>
      <w:marBottom w:val="0"/>
      <w:divBdr>
        <w:top w:val="none" w:sz="0" w:space="0" w:color="auto"/>
        <w:left w:val="none" w:sz="0" w:space="0" w:color="auto"/>
        <w:bottom w:val="none" w:sz="0" w:space="0" w:color="auto"/>
        <w:right w:val="none" w:sz="0" w:space="0" w:color="auto"/>
      </w:divBdr>
    </w:div>
    <w:div w:id="893732886">
      <w:bodyDiv w:val="1"/>
      <w:marLeft w:val="0"/>
      <w:marRight w:val="0"/>
      <w:marTop w:val="0"/>
      <w:marBottom w:val="0"/>
      <w:divBdr>
        <w:top w:val="none" w:sz="0" w:space="0" w:color="auto"/>
        <w:left w:val="none" w:sz="0" w:space="0" w:color="auto"/>
        <w:bottom w:val="none" w:sz="0" w:space="0" w:color="auto"/>
        <w:right w:val="none" w:sz="0" w:space="0" w:color="auto"/>
      </w:divBdr>
    </w:div>
    <w:div w:id="893933505">
      <w:bodyDiv w:val="1"/>
      <w:marLeft w:val="0"/>
      <w:marRight w:val="0"/>
      <w:marTop w:val="0"/>
      <w:marBottom w:val="0"/>
      <w:divBdr>
        <w:top w:val="none" w:sz="0" w:space="0" w:color="auto"/>
        <w:left w:val="none" w:sz="0" w:space="0" w:color="auto"/>
        <w:bottom w:val="none" w:sz="0" w:space="0" w:color="auto"/>
        <w:right w:val="none" w:sz="0" w:space="0" w:color="auto"/>
      </w:divBdr>
    </w:div>
    <w:div w:id="894394759">
      <w:bodyDiv w:val="1"/>
      <w:marLeft w:val="0"/>
      <w:marRight w:val="0"/>
      <w:marTop w:val="0"/>
      <w:marBottom w:val="0"/>
      <w:divBdr>
        <w:top w:val="none" w:sz="0" w:space="0" w:color="auto"/>
        <w:left w:val="none" w:sz="0" w:space="0" w:color="auto"/>
        <w:bottom w:val="none" w:sz="0" w:space="0" w:color="auto"/>
        <w:right w:val="none" w:sz="0" w:space="0" w:color="auto"/>
      </w:divBdr>
    </w:div>
    <w:div w:id="895512538">
      <w:bodyDiv w:val="1"/>
      <w:marLeft w:val="0"/>
      <w:marRight w:val="0"/>
      <w:marTop w:val="0"/>
      <w:marBottom w:val="0"/>
      <w:divBdr>
        <w:top w:val="none" w:sz="0" w:space="0" w:color="auto"/>
        <w:left w:val="none" w:sz="0" w:space="0" w:color="auto"/>
        <w:bottom w:val="none" w:sz="0" w:space="0" w:color="auto"/>
        <w:right w:val="none" w:sz="0" w:space="0" w:color="auto"/>
      </w:divBdr>
    </w:div>
    <w:div w:id="897128472">
      <w:bodyDiv w:val="1"/>
      <w:marLeft w:val="0"/>
      <w:marRight w:val="0"/>
      <w:marTop w:val="0"/>
      <w:marBottom w:val="0"/>
      <w:divBdr>
        <w:top w:val="none" w:sz="0" w:space="0" w:color="auto"/>
        <w:left w:val="none" w:sz="0" w:space="0" w:color="auto"/>
        <w:bottom w:val="none" w:sz="0" w:space="0" w:color="auto"/>
        <w:right w:val="none" w:sz="0" w:space="0" w:color="auto"/>
      </w:divBdr>
    </w:div>
    <w:div w:id="898591317">
      <w:bodyDiv w:val="1"/>
      <w:marLeft w:val="0"/>
      <w:marRight w:val="0"/>
      <w:marTop w:val="0"/>
      <w:marBottom w:val="0"/>
      <w:divBdr>
        <w:top w:val="none" w:sz="0" w:space="0" w:color="auto"/>
        <w:left w:val="none" w:sz="0" w:space="0" w:color="auto"/>
        <w:bottom w:val="none" w:sz="0" w:space="0" w:color="auto"/>
        <w:right w:val="none" w:sz="0" w:space="0" w:color="auto"/>
      </w:divBdr>
    </w:div>
    <w:div w:id="898595883">
      <w:bodyDiv w:val="1"/>
      <w:marLeft w:val="0"/>
      <w:marRight w:val="0"/>
      <w:marTop w:val="0"/>
      <w:marBottom w:val="0"/>
      <w:divBdr>
        <w:top w:val="none" w:sz="0" w:space="0" w:color="auto"/>
        <w:left w:val="none" w:sz="0" w:space="0" w:color="auto"/>
        <w:bottom w:val="none" w:sz="0" w:space="0" w:color="auto"/>
        <w:right w:val="none" w:sz="0" w:space="0" w:color="auto"/>
      </w:divBdr>
    </w:div>
    <w:div w:id="900674044">
      <w:bodyDiv w:val="1"/>
      <w:marLeft w:val="0"/>
      <w:marRight w:val="0"/>
      <w:marTop w:val="0"/>
      <w:marBottom w:val="0"/>
      <w:divBdr>
        <w:top w:val="none" w:sz="0" w:space="0" w:color="auto"/>
        <w:left w:val="none" w:sz="0" w:space="0" w:color="auto"/>
        <w:bottom w:val="none" w:sz="0" w:space="0" w:color="auto"/>
        <w:right w:val="none" w:sz="0" w:space="0" w:color="auto"/>
      </w:divBdr>
    </w:div>
    <w:div w:id="901139849">
      <w:bodyDiv w:val="1"/>
      <w:marLeft w:val="0"/>
      <w:marRight w:val="0"/>
      <w:marTop w:val="0"/>
      <w:marBottom w:val="0"/>
      <w:divBdr>
        <w:top w:val="none" w:sz="0" w:space="0" w:color="auto"/>
        <w:left w:val="none" w:sz="0" w:space="0" w:color="auto"/>
        <w:bottom w:val="none" w:sz="0" w:space="0" w:color="auto"/>
        <w:right w:val="none" w:sz="0" w:space="0" w:color="auto"/>
      </w:divBdr>
    </w:div>
    <w:div w:id="901252593">
      <w:bodyDiv w:val="1"/>
      <w:marLeft w:val="0"/>
      <w:marRight w:val="0"/>
      <w:marTop w:val="0"/>
      <w:marBottom w:val="0"/>
      <w:divBdr>
        <w:top w:val="none" w:sz="0" w:space="0" w:color="auto"/>
        <w:left w:val="none" w:sz="0" w:space="0" w:color="auto"/>
        <w:bottom w:val="none" w:sz="0" w:space="0" w:color="auto"/>
        <w:right w:val="none" w:sz="0" w:space="0" w:color="auto"/>
      </w:divBdr>
    </w:div>
    <w:div w:id="902720095">
      <w:bodyDiv w:val="1"/>
      <w:marLeft w:val="0"/>
      <w:marRight w:val="0"/>
      <w:marTop w:val="0"/>
      <w:marBottom w:val="0"/>
      <w:divBdr>
        <w:top w:val="none" w:sz="0" w:space="0" w:color="auto"/>
        <w:left w:val="none" w:sz="0" w:space="0" w:color="auto"/>
        <w:bottom w:val="none" w:sz="0" w:space="0" w:color="auto"/>
        <w:right w:val="none" w:sz="0" w:space="0" w:color="auto"/>
      </w:divBdr>
      <w:divsChild>
        <w:div w:id="1051155570">
          <w:marLeft w:val="0"/>
          <w:marRight w:val="0"/>
          <w:marTop w:val="0"/>
          <w:marBottom w:val="0"/>
          <w:divBdr>
            <w:top w:val="none" w:sz="0" w:space="0" w:color="auto"/>
            <w:left w:val="none" w:sz="0" w:space="0" w:color="auto"/>
            <w:bottom w:val="none" w:sz="0" w:space="0" w:color="auto"/>
            <w:right w:val="none" w:sz="0" w:space="0" w:color="auto"/>
          </w:divBdr>
        </w:div>
      </w:divsChild>
    </w:div>
    <w:div w:id="906379160">
      <w:bodyDiv w:val="1"/>
      <w:marLeft w:val="0"/>
      <w:marRight w:val="0"/>
      <w:marTop w:val="0"/>
      <w:marBottom w:val="0"/>
      <w:divBdr>
        <w:top w:val="none" w:sz="0" w:space="0" w:color="auto"/>
        <w:left w:val="none" w:sz="0" w:space="0" w:color="auto"/>
        <w:bottom w:val="none" w:sz="0" w:space="0" w:color="auto"/>
        <w:right w:val="none" w:sz="0" w:space="0" w:color="auto"/>
      </w:divBdr>
    </w:div>
    <w:div w:id="907108784">
      <w:bodyDiv w:val="1"/>
      <w:marLeft w:val="0"/>
      <w:marRight w:val="0"/>
      <w:marTop w:val="0"/>
      <w:marBottom w:val="0"/>
      <w:divBdr>
        <w:top w:val="none" w:sz="0" w:space="0" w:color="auto"/>
        <w:left w:val="none" w:sz="0" w:space="0" w:color="auto"/>
        <w:bottom w:val="none" w:sz="0" w:space="0" w:color="auto"/>
        <w:right w:val="none" w:sz="0" w:space="0" w:color="auto"/>
      </w:divBdr>
    </w:div>
    <w:div w:id="911233705">
      <w:bodyDiv w:val="1"/>
      <w:marLeft w:val="0"/>
      <w:marRight w:val="0"/>
      <w:marTop w:val="0"/>
      <w:marBottom w:val="0"/>
      <w:divBdr>
        <w:top w:val="none" w:sz="0" w:space="0" w:color="auto"/>
        <w:left w:val="none" w:sz="0" w:space="0" w:color="auto"/>
        <w:bottom w:val="none" w:sz="0" w:space="0" w:color="auto"/>
        <w:right w:val="none" w:sz="0" w:space="0" w:color="auto"/>
      </w:divBdr>
    </w:div>
    <w:div w:id="912277125">
      <w:bodyDiv w:val="1"/>
      <w:marLeft w:val="0"/>
      <w:marRight w:val="0"/>
      <w:marTop w:val="0"/>
      <w:marBottom w:val="0"/>
      <w:divBdr>
        <w:top w:val="none" w:sz="0" w:space="0" w:color="auto"/>
        <w:left w:val="none" w:sz="0" w:space="0" w:color="auto"/>
        <w:bottom w:val="none" w:sz="0" w:space="0" w:color="auto"/>
        <w:right w:val="none" w:sz="0" w:space="0" w:color="auto"/>
      </w:divBdr>
    </w:div>
    <w:div w:id="913468820">
      <w:bodyDiv w:val="1"/>
      <w:marLeft w:val="0"/>
      <w:marRight w:val="0"/>
      <w:marTop w:val="0"/>
      <w:marBottom w:val="0"/>
      <w:divBdr>
        <w:top w:val="none" w:sz="0" w:space="0" w:color="auto"/>
        <w:left w:val="none" w:sz="0" w:space="0" w:color="auto"/>
        <w:bottom w:val="none" w:sz="0" w:space="0" w:color="auto"/>
        <w:right w:val="none" w:sz="0" w:space="0" w:color="auto"/>
      </w:divBdr>
    </w:div>
    <w:div w:id="913663835">
      <w:bodyDiv w:val="1"/>
      <w:marLeft w:val="0"/>
      <w:marRight w:val="0"/>
      <w:marTop w:val="0"/>
      <w:marBottom w:val="0"/>
      <w:divBdr>
        <w:top w:val="none" w:sz="0" w:space="0" w:color="auto"/>
        <w:left w:val="none" w:sz="0" w:space="0" w:color="auto"/>
        <w:bottom w:val="none" w:sz="0" w:space="0" w:color="auto"/>
        <w:right w:val="none" w:sz="0" w:space="0" w:color="auto"/>
      </w:divBdr>
    </w:div>
    <w:div w:id="914778893">
      <w:bodyDiv w:val="1"/>
      <w:marLeft w:val="0"/>
      <w:marRight w:val="0"/>
      <w:marTop w:val="0"/>
      <w:marBottom w:val="0"/>
      <w:divBdr>
        <w:top w:val="none" w:sz="0" w:space="0" w:color="auto"/>
        <w:left w:val="none" w:sz="0" w:space="0" w:color="auto"/>
        <w:bottom w:val="none" w:sz="0" w:space="0" w:color="auto"/>
        <w:right w:val="none" w:sz="0" w:space="0" w:color="auto"/>
      </w:divBdr>
    </w:div>
    <w:div w:id="915826251">
      <w:bodyDiv w:val="1"/>
      <w:marLeft w:val="0"/>
      <w:marRight w:val="0"/>
      <w:marTop w:val="0"/>
      <w:marBottom w:val="0"/>
      <w:divBdr>
        <w:top w:val="none" w:sz="0" w:space="0" w:color="auto"/>
        <w:left w:val="none" w:sz="0" w:space="0" w:color="auto"/>
        <w:bottom w:val="none" w:sz="0" w:space="0" w:color="auto"/>
        <w:right w:val="none" w:sz="0" w:space="0" w:color="auto"/>
      </w:divBdr>
    </w:div>
    <w:div w:id="916288265">
      <w:bodyDiv w:val="1"/>
      <w:marLeft w:val="0"/>
      <w:marRight w:val="0"/>
      <w:marTop w:val="0"/>
      <w:marBottom w:val="0"/>
      <w:divBdr>
        <w:top w:val="none" w:sz="0" w:space="0" w:color="auto"/>
        <w:left w:val="none" w:sz="0" w:space="0" w:color="auto"/>
        <w:bottom w:val="none" w:sz="0" w:space="0" w:color="auto"/>
        <w:right w:val="none" w:sz="0" w:space="0" w:color="auto"/>
      </w:divBdr>
    </w:div>
    <w:div w:id="919944295">
      <w:bodyDiv w:val="1"/>
      <w:marLeft w:val="0"/>
      <w:marRight w:val="0"/>
      <w:marTop w:val="0"/>
      <w:marBottom w:val="0"/>
      <w:divBdr>
        <w:top w:val="none" w:sz="0" w:space="0" w:color="auto"/>
        <w:left w:val="none" w:sz="0" w:space="0" w:color="auto"/>
        <w:bottom w:val="none" w:sz="0" w:space="0" w:color="auto"/>
        <w:right w:val="none" w:sz="0" w:space="0" w:color="auto"/>
      </w:divBdr>
    </w:div>
    <w:div w:id="921793122">
      <w:bodyDiv w:val="1"/>
      <w:marLeft w:val="0"/>
      <w:marRight w:val="0"/>
      <w:marTop w:val="0"/>
      <w:marBottom w:val="0"/>
      <w:divBdr>
        <w:top w:val="none" w:sz="0" w:space="0" w:color="auto"/>
        <w:left w:val="none" w:sz="0" w:space="0" w:color="auto"/>
        <w:bottom w:val="none" w:sz="0" w:space="0" w:color="auto"/>
        <w:right w:val="none" w:sz="0" w:space="0" w:color="auto"/>
      </w:divBdr>
      <w:divsChild>
        <w:div w:id="1459953525">
          <w:marLeft w:val="0"/>
          <w:marRight w:val="0"/>
          <w:marTop w:val="0"/>
          <w:marBottom w:val="0"/>
          <w:divBdr>
            <w:top w:val="none" w:sz="0" w:space="0" w:color="auto"/>
            <w:left w:val="none" w:sz="0" w:space="0" w:color="auto"/>
            <w:bottom w:val="none" w:sz="0" w:space="0" w:color="auto"/>
            <w:right w:val="none" w:sz="0" w:space="0" w:color="auto"/>
          </w:divBdr>
        </w:div>
      </w:divsChild>
    </w:div>
    <w:div w:id="922958529">
      <w:bodyDiv w:val="1"/>
      <w:marLeft w:val="0"/>
      <w:marRight w:val="0"/>
      <w:marTop w:val="0"/>
      <w:marBottom w:val="0"/>
      <w:divBdr>
        <w:top w:val="none" w:sz="0" w:space="0" w:color="auto"/>
        <w:left w:val="none" w:sz="0" w:space="0" w:color="auto"/>
        <w:bottom w:val="none" w:sz="0" w:space="0" w:color="auto"/>
        <w:right w:val="none" w:sz="0" w:space="0" w:color="auto"/>
      </w:divBdr>
    </w:div>
    <w:div w:id="924649360">
      <w:bodyDiv w:val="1"/>
      <w:marLeft w:val="0"/>
      <w:marRight w:val="0"/>
      <w:marTop w:val="0"/>
      <w:marBottom w:val="0"/>
      <w:divBdr>
        <w:top w:val="none" w:sz="0" w:space="0" w:color="auto"/>
        <w:left w:val="none" w:sz="0" w:space="0" w:color="auto"/>
        <w:bottom w:val="none" w:sz="0" w:space="0" w:color="auto"/>
        <w:right w:val="none" w:sz="0" w:space="0" w:color="auto"/>
      </w:divBdr>
    </w:div>
    <w:div w:id="926501374">
      <w:bodyDiv w:val="1"/>
      <w:marLeft w:val="0"/>
      <w:marRight w:val="0"/>
      <w:marTop w:val="0"/>
      <w:marBottom w:val="0"/>
      <w:divBdr>
        <w:top w:val="none" w:sz="0" w:space="0" w:color="auto"/>
        <w:left w:val="none" w:sz="0" w:space="0" w:color="auto"/>
        <w:bottom w:val="none" w:sz="0" w:space="0" w:color="auto"/>
        <w:right w:val="none" w:sz="0" w:space="0" w:color="auto"/>
      </w:divBdr>
    </w:div>
    <w:div w:id="927467798">
      <w:bodyDiv w:val="1"/>
      <w:marLeft w:val="0"/>
      <w:marRight w:val="0"/>
      <w:marTop w:val="0"/>
      <w:marBottom w:val="0"/>
      <w:divBdr>
        <w:top w:val="none" w:sz="0" w:space="0" w:color="auto"/>
        <w:left w:val="none" w:sz="0" w:space="0" w:color="auto"/>
        <w:bottom w:val="none" w:sz="0" w:space="0" w:color="auto"/>
        <w:right w:val="none" w:sz="0" w:space="0" w:color="auto"/>
      </w:divBdr>
    </w:div>
    <w:div w:id="927612798">
      <w:bodyDiv w:val="1"/>
      <w:marLeft w:val="0"/>
      <w:marRight w:val="0"/>
      <w:marTop w:val="0"/>
      <w:marBottom w:val="0"/>
      <w:divBdr>
        <w:top w:val="none" w:sz="0" w:space="0" w:color="auto"/>
        <w:left w:val="none" w:sz="0" w:space="0" w:color="auto"/>
        <w:bottom w:val="none" w:sz="0" w:space="0" w:color="auto"/>
        <w:right w:val="none" w:sz="0" w:space="0" w:color="auto"/>
      </w:divBdr>
      <w:divsChild>
        <w:div w:id="658969779">
          <w:marLeft w:val="0"/>
          <w:marRight w:val="0"/>
          <w:marTop w:val="0"/>
          <w:marBottom w:val="0"/>
          <w:divBdr>
            <w:top w:val="none" w:sz="0" w:space="0" w:color="auto"/>
            <w:left w:val="none" w:sz="0" w:space="0" w:color="auto"/>
            <w:bottom w:val="none" w:sz="0" w:space="0" w:color="auto"/>
            <w:right w:val="none" w:sz="0" w:space="0" w:color="auto"/>
          </w:divBdr>
        </w:div>
      </w:divsChild>
    </w:div>
    <w:div w:id="927620397">
      <w:bodyDiv w:val="1"/>
      <w:marLeft w:val="0"/>
      <w:marRight w:val="0"/>
      <w:marTop w:val="0"/>
      <w:marBottom w:val="0"/>
      <w:divBdr>
        <w:top w:val="none" w:sz="0" w:space="0" w:color="auto"/>
        <w:left w:val="none" w:sz="0" w:space="0" w:color="auto"/>
        <w:bottom w:val="none" w:sz="0" w:space="0" w:color="auto"/>
        <w:right w:val="none" w:sz="0" w:space="0" w:color="auto"/>
      </w:divBdr>
    </w:div>
    <w:div w:id="931166696">
      <w:bodyDiv w:val="1"/>
      <w:marLeft w:val="0"/>
      <w:marRight w:val="0"/>
      <w:marTop w:val="0"/>
      <w:marBottom w:val="0"/>
      <w:divBdr>
        <w:top w:val="none" w:sz="0" w:space="0" w:color="auto"/>
        <w:left w:val="none" w:sz="0" w:space="0" w:color="auto"/>
        <w:bottom w:val="none" w:sz="0" w:space="0" w:color="auto"/>
        <w:right w:val="none" w:sz="0" w:space="0" w:color="auto"/>
      </w:divBdr>
    </w:div>
    <w:div w:id="933363977">
      <w:bodyDiv w:val="1"/>
      <w:marLeft w:val="0"/>
      <w:marRight w:val="0"/>
      <w:marTop w:val="0"/>
      <w:marBottom w:val="0"/>
      <w:divBdr>
        <w:top w:val="none" w:sz="0" w:space="0" w:color="auto"/>
        <w:left w:val="none" w:sz="0" w:space="0" w:color="auto"/>
        <w:bottom w:val="none" w:sz="0" w:space="0" w:color="auto"/>
        <w:right w:val="none" w:sz="0" w:space="0" w:color="auto"/>
      </w:divBdr>
    </w:div>
    <w:div w:id="934285239">
      <w:bodyDiv w:val="1"/>
      <w:marLeft w:val="0"/>
      <w:marRight w:val="0"/>
      <w:marTop w:val="0"/>
      <w:marBottom w:val="0"/>
      <w:divBdr>
        <w:top w:val="none" w:sz="0" w:space="0" w:color="auto"/>
        <w:left w:val="none" w:sz="0" w:space="0" w:color="auto"/>
        <w:bottom w:val="none" w:sz="0" w:space="0" w:color="auto"/>
        <w:right w:val="none" w:sz="0" w:space="0" w:color="auto"/>
      </w:divBdr>
    </w:div>
    <w:div w:id="935400975">
      <w:bodyDiv w:val="1"/>
      <w:marLeft w:val="0"/>
      <w:marRight w:val="0"/>
      <w:marTop w:val="0"/>
      <w:marBottom w:val="0"/>
      <w:divBdr>
        <w:top w:val="none" w:sz="0" w:space="0" w:color="auto"/>
        <w:left w:val="none" w:sz="0" w:space="0" w:color="auto"/>
        <w:bottom w:val="none" w:sz="0" w:space="0" w:color="auto"/>
        <w:right w:val="none" w:sz="0" w:space="0" w:color="auto"/>
      </w:divBdr>
    </w:div>
    <w:div w:id="941303057">
      <w:bodyDiv w:val="1"/>
      <w:marLeft w:val="0"/>
      <w:marRight w:val="0"/>
      <w:marTop w:val="0"/>
      <w:marBottom w:val="0"/>
      <w:divBdr>
        <w:top w:val="none" w:sz="0" w:space="0" w:color="auto"/>
        <w:left w:val="none" w:sz="0" w:space="0" w:color="auto"/>
        <w:bottom w:val="none" w:sz="0" w:space="0" w:color="auto"/>
        <w:right w:val="none" w:sz="0" w:space="0" w:color="auto"/>
      </w:divBdr>
    </w:div>
    <w:div w:id="941492011">
      <w:bodyDiv w:val="1"/>
      <w:marLeft w:val="0"/>
      <w:marRight w:val="0"/>
      <w:marTop w:val="0"/>
      <w:marBottom w:val="0"/>
      <w:divBdr>
        <w:top w:val="none" w:sz="0" w:space="0" w:color="auto"/>
        <w:left w:val="none" w:sz="0" w:space="0" w:color="auto"/>
        <w:bottom w:val="none" w:sz="0" w:space="0" w:color="auto"/>
        <w:right w:val="none" w:sz="0" w:space="0" w:color="auto"/>
      </w:divBdr>
    </w:div>
    <w:div w:id="943729179">
      <w:bodyDiv w:val="1"/>
      <w:marLeft w:val="0"/>
      <w:marRight w:val="0"/>
      <w:marTop w:val="0"/>
      <w:marBottom w:val="0"/>
      <w:divBdr>
        <w:top w:val="none" w:sz="0" w:space="0" w:color="auto"/>
        <w:left w:val="none" w:sz="0" w:space="0" w:color="auto"/>
        <w:bottom w:val="none" w:sz="0" w:space="0" w:color="auto"/>
        <w:right w:val="none" w:sz="0" w:space="0" w:color="auto"/>
      </w:divBdr>
    </w:div>
    <w:div w:id="945119439">
      <w:bodyDiv w:val="1"/>
      <w:marLeft w:val="0"/>
      <w:marRight w:val="0"/>
      <w:marTop w:val="0"/>
      <w:marBottom w:val="0"/>
      <w:divBdr>
        <w:top w:val="none" w:sz="0" w:space="0" w:color="auto"/>
        <w:left w:val="none" w:sz="0" w:space="0" w:color="auto"/>
        <w:bottom w:val="none" w:sz="0" w:space="0" w:color="auto"/>
        <w:right w:val="none" w:sz="0" w:space="0" w:color="auto"/>
      </w:divBdr>
    </w:div>
    <w:div w:id="945842893">
      <w:bodyDiv w:val="1"/>
      <w:marLeft w:val="0"/>
      <w:marRight w:val="0"/>
      <w:marTop w:val="0"/>
      <w:marBottom w:val="0"/>
      <w:divBdr>
        <w:top w:val="none" w:sz="0" w:space="0" w:color="auto"/>
        <w:left w:val="none" w:sz="0" w:space="0" w:color="auto"/>
        <w:bottom w:val="none" w:sz="0" w:space="0" w:color="auto"/>
        <w:right w:val="none" w:sz="0" w:space="0" w:color="auto"/>
      </w:divBdr>
    </w:div>
    <w:div w:id="946498079">
      <w:bodyDiv w:val="1"/>
      <w:marLeft w:val="0"/>
      <w:marRight w:val="0"/>
      <w:marTop w:val="0"/>
      <w:marBottom w:val="0"/>
      <w:divBdr>
        <w:top w:val="none" w:sz="0" w:space="0" w:color="auto"/>
        <w:left w:val="none" w:sz="0" w:space="0" w:color="auto"/>
        <w:bottom w:val="none" w:sz="0" w:space="0" w:color="auto"/>
        <w:right w:val="none" w:sz="0" w:space="0" w:color="auto"/>
      </w:divBdr>
    </w:div>
    <w:div w:id="946811483">
      <w:bodyDiv w:val="1"/>
      <w:marLeft w:val="0"/>
      <w:marRight w:val="0"/>
      <w:marTop w:val="0"/>
      <w:marBottom w:val="0"/>
      <w:divBdr>
        <w:top w:val="none" w:sz="0" w:space="0" w:color="auto"/>
        <w:left w:val="none" w:sz="0" w:space="0" w:color="auto"/>
        <w:bottom w:val="none" w:sz="0" w:space="0" w:color="auto"/>
        <w:right w:val="none" w:sz="0" w:space="0" w:color="auto"/>
      </w:divBdr>
    </w:div>
    <w:div w:id="948970479">
      <w:bodyDiv w:val="1"/>
      <w:marLeft w:val="0"/>
      <w:marRight w:val="0"/>
      <w:marTop w:val="0"/>
      <w:marBottom w:val="0"/>
      <w:divBdr>
        <w:top w:val="none" w:sz="0" w:space="0" w:color="auto"/>
        <w:left w:val="none" w:sz="0" w:space="0" w:color="auto"/>
        <w:bottom w:val="none" w:sz="0" w:space="0" w:color="auto"/>
        <w:right w:val="none" w:sz="0" w:space="0" w:color="auto"/>
      </w:divBdr>
    </w:div>
    <w:div w:id="949510038">
      <w:bodyDiv w:val="1"/>
      <w:marLeft w:val="0"/>
      <w:marRight w:val="0"/>
      <w:marTop w:val="0"/>
      <w:marBottom w:val="0"/>
      <w:divBdr>
        <w:top w:val="none" w:sz="0" w:space="0" w:color="auto"/>
        <w:left w:val="none" w:sz="0" w:space="0" w:color="auto"/>
        <w:bottom w:val="none" w:sz="0" w:space="0" w:color="auto"/>
        <w:right w:val="none" w:sz="0" w:space="0" w:color="auto"/>
      </w:divBdr>
    </w:div>
    <w:div w:id="949631024">
      <w:bodyDiv w:val="1"/>
      <w:marLeft w:val="0"/>
      <w:marRight w:val="0"/>
      <w:marTop w:val="0"/>
      <w:marBottom w:val="0"/>
      <w:divBdr>
        <w:top w:val="none" w:sz="0" w:space="0" w:color="auto"/>
        <w:left w:val="none" w:sz="0" w:space="0" w:color="auto"/>
        <w:bottom w:val="none" w:sz="0" w:space="0" w:color="auto"/>
        <w:right w:val="none" w:sz="0" w:space="0" w:color="auto"/>
      </w:divBdr>
    </w:div>
    <w:div w:id="950209711">
      <w:bodyDiv w:val="1"/>
      <w:marLeft w:val="0"/>
      <w:marRight w:val="0"/>
      <w:marTop w:val="0"/>
      <w:marBottom w:val="0"/>
      <w:divBdr>
        <w:top w:val="none" w:sz="0" w:space="0" w:color="auto"/>
        <w:left w:val="none" w:sz="0" w:space="0" w:color="auto"/>
        <w:bottom w:val="none" w:sz="0" w:space="0" w:color="auto"/>
        <w:right w:val="none" w:sz="0" w:space="0" w:color="auto"/>
      </w:divBdr>
    </w:div>
    <w:div w:id="950670694">
      <w:bodyDiv w:val="1"/>
      <w:marLeft w:val="0"/>
      <w:marRight w:val="0"/>
      <w:marTop w:val="0"/>
      <w:marBottom w:val="0"/>
      <w:divBdr>
        <w:top w:val="none" w:sz="0" w:space="0" w:color="auto"/>
        <w:left w:val="none" w:sz="0" w:space="0" w:color="auto"/>
        <w:bottom w:val="none" w:sz="0" w:space="0" w:color="auto"/>
        <w:right w:val="none" w:sz="0" w:space="0" w:color="auto"/>
      </w:divBdr>
      <w:divsChild>
        <w:div w:id="56779869">
          <w:marLeft w:val="0"/>
          <w:marRight w:val="0"/>
          <w:marTop w:val="0"/>
          <w:marBottom w:val="0"/>
          <w:divBdr>
            <w:top w:val="none" w:sz="0" w:space="0" w:color="auto"/>
            <w:left w:val="none" w:sz="0" w:space="0" w:color="auto"/>
            <w:bottom w:val="none" w:sz="0" w:space="0" w:color="auto"/>
            <w:right w:val="none" w:sz="0" w:space="0" w:color="auto"/>
          </w:divBdr>
        </w:div>
        <w:div w:id="981345801">
          <w:marLeft w:val="0"/>
          <w:marRight w:val="0"/>
          <w:marTop w:val="0"/>
          <w:marBottom w:val="0"/>
          <w:divBdr>
            <w:top w:val="none" w:sz="0" w:space="0" w:color="auto"/>
            <w:left w:val="none" w:sz="0" w:space="0" w:color="auto"/>
            <w:bottom w:val="none" w:sz="0" w:space="0" w:color="auto"/>
            <w:right w:val="none" w:sz="0" w:space="0" w:color="auto"/>
          </w:divBdr>
          <w:divsChild>
            <w:div w:id="539439716">
              <w:marLeft w:val="0"/>
              <w:marRight w:val="0"/>
              <w:marTop w:val="0"/>
              <w:marBottom w:val="0"/>
              <w:divBdr>
                <w:top w:val="none" w:sz="0" w:space="0" w:color="auto"/>
                <w:left w:val="none" w:sz="0" w:space="0" w:color="auto"/>
                <w:bottom w:val="none" w:sz="0" w:space="0" w:color="auto"/>
                <w:right w:val="none" w:sz="0" w:space="0" w:color="auto"/>
              </w:divBdr>
              <w:divsChild>
                <w:div w:id="1571772440">
                  <w:marLeft w:val="0"/>
                  <w:marRight w:val="0"/>
                  <w:marTop w:val="0"/>
                  <w:marBottom w:val="0"/>
                  <w:divBdr>
                    <w:top w:val="none" w:sz="0" w:space="0" w:color="auto"/>
                    <w:left w:val="none" w:sz="0" w:space="0" w:color="auto"/>
                    <w:bottom w:val="none" w:sz="0" w:space="0" w:color="auto"/>
                    <w:right w:val="none" w:sz="0" w:space="0" w:color="auto"/>
                  </w:divBdr>
                  <w:divsChild>
                    <w:div w:id="728312050">
                      <w:marLeft w:val="0"/>
                      <w:marRight w:val="0"/>
                      <w:marTop w:val="0"/>
                      <w:marBottom w:val="0"/>
                      <w:divBdr>
                        <w:top w:val="none" w:sz="0" w:space="0" w:color="auto"/>
                        <w:left w:val="none" w:sz="0" w:space="0" w:color="auto"/>
                        <w:bottom w:val="none" w:sz="0" w:space="0" w:color="auto"/>
                        <w:right w:val="none" w:sz="0" w:space="0" w:color="auto"/>
                      </w:divBdr>
                    </w:div>
                    <w:div w:id="18946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35226">
      <w:bodyDiv w:val="1"/>
      <w:marLeft w:val="0"/>
      <w:marRight w:val="0"/>
      <w:marTop w:val="0"/>
      <w:marBottom w:val="0"/>
      <w:divBdr>
        <w:top w:val="none" w:sz="0" w:space="0" w:color="auto"/>
        <w:left w:val="none" w:sz="0" w:space="0" w:color="auto"/>
        <w:bottom w:val="none" w:sz="0" w:space="0" w:color="auto"/>
        <w:right w:val="none" w:sz="0" w:space="0" w:color="auto"/>
      </w:divBdr>
    </w:div>
    <w:div w:id="953361778">
      <w:bodyDiv w:val="1"/>
      <w:marLeft w:val="0"/>
      <w:marRight w:val="0"/>
      <w:marTop w:val="0"/>
      <w:marBottom w:val="0"/>
      <w:divBdr>
        <w:top w:val="none" w:sz="0" w:space="0" w:color="auto"/>
        <w:left w:val="none" w:sz="0" w:space="0" w:color="auto"/>
        <w:bottom w:val="none" w:sz="0" w:space="0" w:color="auto"/>
        <w:right w:val="none" w:sz="0" w:space="0" w:color="auto"/>
      </w:divBdr>
    </w:div>
    <w:div w:id="955912796">
      <w:bodyDiv w:val="1"/>
      <w:marLeft w:val="0"/>
      <w:marRight w:val="0"/>
      <w:marTop w:val="0"/>
      <w:marBottom w:val="0"/>
      <w:divBdr>
        <w:top w:val="none" w:sz="0" w:space="0" w:color="auto"/>
        <w:left w:val="none" w:sz="0" w:space="0" w:color="auto"/>
        <w:bottom w:val="none" w:sz="0" w:space="0" w:color="auto"/>
        <w:right w:val="none" w:sz="0" w:space="0" w:color="auto"/>
      </w:divBdr>
    </w:div>
    <w:div w:id="956252979">
      <w:bodyDiv w:val="1"/>
      <w:marLeft w:val="0"/>
      <w:marRight w:val="0"/>
      <w:marTop w:val="0"/>
      <w:marBottom w:val="0"/>
      <w:divBdr>
        <w:top w:val="none" w:sz="0" w:space="0" w:color="auto"/>
        <w:left w:val="none" w:sz="0" w:space="0" w:color="auto"/>
        <w:bottom w:val="none" w:sz="0" w:space="0" w:color="auto"/>
        <w:right w:val="none" w:sz="0" w:space="0" w:color="auto"/>
      </w:divBdr>
    </w:div>
    <w:div w:id="956445248">
      <w:bodyDiv w:val="1"/>
      <w:marLeft w:val="0"/>
      <w:marRight w:val="0"/>
      <w:marTop w:val="0"/>
      <w:marBottom w:val="0"/>
      <w:divBdr>
        <w:top w:val="none" w:sz="0" w:space="0" w:color="auto"/>
        <w:left w:val="none" w:sz="0" w:space="0" w:color="auto"/>
        <w:bottom w:val="none" w:sz="0" w:space="0" w:color="auto"/>
        <w:right w:val="none" w:sz="0" w:space="0" w:color="auto"/>
      </w:divBdr>
    </w:div>
    <w:div w:id="957492983">
      <w:bodyDiv w:val="1"/>
      <w:marLeft w:val="0"/>
      <w:marRight w:val="0"/>
      <w:marTop w:val="0"/>
      <w:marBottom w:val="0"/>
      <w:divBdr>
        <w:top w:val="none" w:sz="0" w:space="0" w:color="auto"/>
        <w:left w:val="none" w:sz="0" w:space="0" w:color="auto"/>
        <w:bottom w:val="none" w:sz="0" w:space="0" w:color="auto"/>
        <w:right w:val="none" w:sz="0" w:space="0" w:color="auto"/>
      </w:divBdr>
    </w:div>
    <w:div w:id="957761141">
      <w:bodyDiv w:val="1"/>
      <w:marLeft w:val="0"/>
      <w:marRight w:val="0"/>
      <w:marTop w:val="0"/>
      <w:marBottom w:val="0"/>
      <w:divBdr>
        <w:top w:val="none" w:sz="0" w:space="0" w:color="auto"/>
        <w:left w:val="none" w:sz="0" w:space="0" w:color="auto"/>
        <w:bottom w:val="none" w:sz="0" w:space="0" w:color="auto"/>
        <w:right w:val="none" w:sz="0" w:space="0" w:color="auto"/>
      </w:divBdr>
    </w:div>
    <w:div w:id="957954191">
      <w:bodyDiv w:val="1"/>
      <w:marLeft w:val="0"/>
      <w:marRight w:val="0"/>
      <w:marTop w:val="0"/>
      <w:marBottom w:val="0"/>
      <w:divBdr>
        <w:top w:val="none" w:sz="0" w:space="0" w:color="auto"/>
        <w:left w:val="none" w:sz="0" w:space="0" w:color="auto"/>
        <w:bottom w:val="none" w:sz="0" w:space="0" w:color="auto"/>
        <w:right w:val="none" w:sz="0" w:space="0" w:color="auto"/>
      </w:divBdr>
    </w:div>
    <w:div w:id="958142022">
      <w:bodyDiv w:val="1"/>
      <w:marLeft w:val="0"/>
      <w:marRight w:val="0"/>
      <w:marTop w:val="0"/>
      <w:marBottom w:val="0"/>
      <w:divBdr>
        <w:top w:val="none" w:sz="0" w:space="0" w:color="auto"/>
        <w:left w:val="none" w:sz="0" w:space="0" w:color="auto"/>
        <w:bottom w:val="none" w:sz="0" w:space="0" w:color="auto"/>
        <w:right w:val="none" w:sz="0" w:space="0" w:color="auto"/>
      </w:divBdr>
      <w:divsChild>
        <w:div w:id="1044134813">
          <w:marLeft w:val="0"/>
          <w:marRight w:val="0"/>
          <w:marTop w:val="0"/>
          <w:marBottom w:val="0"/>
          <w:divBdr>
            <w:top w:val="none" w:sz="0" w:space="0" w:color="auto"/>
            <w:left w:val="none" w:sz="0" w:space="0" w:color="auto"/>
            <w:bottom w:val="none" w:sz="0" w:space="0" w:color="auto"/>
            <w:right w:val="none" w:sz="0" w:space="0" w:color="auto"/>
          </w:divBdr>
          <w:divsChild>
            <w:div w:id="566109745">
              <w:marLeft w:val="0"/>
              <w:marRight w:val="0"/>
              <w:marTop w:val="0"/>
              <w:marBottom w:val="0"/>
              <w:divBdr>
                <w:top w:val="none" w:sz="0" w:space="0" w:color="auto"/>
                <w:left w:val="none" w:sz="0" w:space="0" w:color="auto"/>
                <w:bottom w:val="none" w:sz="0" w:space="0" w:color="auto"/>
                <w:right w:val="none" w:sz="0" w:space="0" w:color="auto"/>
              </w:divBdr>
              <w:divsChild>
                <w:div w:id="587735563">
                  <w:marLeft w:val="0"/>
                  <w:marRight w:val="0"/>
                  <w:marTop w:val="0"/>
                  <w:marBottom w:val="0"/>
                  <w:divBdr>
                    <w:top w:val="single" w:sz="8" w:space="0" w:color="D5DADD"/>
                    <w:left w:val="single" w:sz="8" w:space="0" w:color="D5DADD"/>
                    <w:bottom w:val="single" w:sz="8" w:space="0" w:color="D5DADD"/>
                    <w:right w:val="single" w:sz="8" w:space="0" w:color="D5DADD"/>
                  </w:divBdr>
                  <w:divsChild>
                    <w:div w:id="1603493071">
                      <w:marLeft w:val="0"/>
                      <w:marRight w:val="0"/>
                      <w:marTop w:val="0"/>
                      <w:marBottom w:val="0"/>
                      <w:divBdr>
                        <w:top w:val="none" w:sz="0" w:space="0" w:color="auto"/>
                        <w:left w:val="none" w:sz="0" w:space="0" w:color="auto"/>
                        <w:bottom w:val="none" w:sz="0" w:space="0" w:color="auto"/>
                        <w:right w:val="none" w:sz="0" w:space="0" w:color="auto"/>
                      </w:divBdr>
                      <w:divsChild>
                        <w:div w:id="315300832">
                          <w:marLeft w:val="0"/>
                          <w:marRight w:val="0"/>
                          <w:marTop w:val="0"/>
                          <w:marBottom w:val="0"/>
                          <w:divBdr>
                            <w:top w:val="none" w:sz="0" w:space="0" w:color="auto"/>
                            <w:left w:val="none" w:sz="0" w:space="0" w:color="auto"/>
                            <w:bottom w:val="none" w:sz="0" w:space="0" w:color="auto"/>
                            <w:right w:val="none" w:sz="0" w:space="0" w:color="auto"/>
                          </w:divBdr>
                          <w:divsChild>
                            <w:div w:id="15299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165792">
          <w:marLeft w:val="0"/>
          <w:marRight w:val="0"/>
          <w:marTop w:val="0"/>
          <w:marBottom w:val="0"/>
          <w:divBdr>
            <w:top w:val="none" w:sz="0" w:space="0" w:color="auto"/>
            <w:left w:val="none" w:sz="0" w:space="0" w:color="auto"/>
            <w:bottom w:val="none" w:sz="0" w:space="0" w:color="auto"/>
            <w:right w:val="none" w:sz="0" w:space="0" w:color="auto"/>
          </w:divBdr>
          <w:divsChild>
            <w:div w:id="591158534">
              <w:marLeft w:val="0"/>
              <w:marRight w:val="0"/>
              <w:marTop w:val="0"/>
              <w:marBottom w:val="0"/>
              <w:divBdr>
                <w:top w:val="none" w:sz="0" w:space="0" w:color="auto"/>
                <w:left w:val="none" w:sz="0" w:space="0" w:color="auto"/>
                <w:bottom w:val="none" w:sz="0" w:space="0" w:color="auto"/>
                <w:right w:val="none" w:sz="0" w:space="0" w:color="auto"/>
              </w:divBdr>
              <w:divsChild>
                <w:div w:id="1983465448">
                  <w:marLeft w:val="0"/>
                  <w:marRight w:val="0"/>
                  <w:marTop w:val="0"/>
                  <w:marBottom w:val="0"/>
                  <w:divBdr>
                    <w:top w:val="single" w:sz="8" w:space="0" w:color="D5DADD"/>
                    <w:left w:val="single" w:sz="8" w:space="0" w:color="D5DADD"/>
                    <w:bottom w:val="single" w:sz="8" w:space="0" w:color="D5DADD"/>
                    <w:right w:val="single" w:sz="8" w:space="0" w:color="D5DADD"/>
                  </w:divBdr>
                  <w:divsChild>
                    <w:div w:id="1939018943">
                      <w:marLeft w:val="0"/>
                      <w:marRight w:val="0"/>
                      <w:marTop w:val="0"/>
                      <w:marBottom w:val="0"/>
                      <w:divBdr>
                        <w:top w:val="none" w:sz="0" w:space="0" w:color="auto"/>
                        <w:left w:val="none" w:sz="0" w:space="0" w:color="auto"/>
                        <w:bottom w:val="none" w:sz="0" w:space="0" w:color="auto"/>
                        <w:right w:val="none" w:sz="0" w:space="0" w:color="auto"/>
                      </w:divBdr>
                      <w:divsChild>
                        <w:div w:id="309603337">
                          <w:marLeft w:val="0"/>
                          <w:marRight w:val="0"/>
                          <w:marTop w:val="0"/>
                          <w:marBottom w:val="0"/>
                          <w:divBdr>
                            <w:top w:val="none" w:sz="0" w:space="0" w:color="auto"/>
                            <w:left w:val="none" w:sz="0" w:space="0" w:color="auto"/>
                            <w:bottom w:val="none" w:sz="0" w:space="0" w:color="auto"/>
                            <w:right w:val="none" w:sz="0" w:space="0" w:color="auto"/>
                          </w:divBdr>
                          <w:divsChild>
                            <w:div w:id="1027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695988">
      <w:bodyDiv w:val="1"/>
      <w:marLeft w:val="0"/>
      <w:marRight w:val="0"/>
      <w:marTop w:val="0"/>
      <w:marBottom w:val="0"/>
      <w:divBdr>
        <w:top w:val="none" w:sz="0" w:space="0" w:color="auto"/>
        <w:left w:val="none" w:sz="0" w:space="0" w:color="auto"/>
        <w:bottom w:val="none" w:sz="0" w:space="0" w:color="auto"/>
        <w:right w:val="none" w:sz="0" w:space="0" w:color="auto"/>
      </w:divBdr>
      <w:divsChild>
        <w:div w:id="1828090826">
          <w:marLeft w:val="0"/>
          <w:marRight w:val="0"/>
          <w:marTop w:val="0"/>
          <w:marBottom w:val="0"/>
          <w:divBdr>
            <w:top w:val="none" w:sz="0" w:space="0" w:color="auto"/>
            <w:left w:val="none" w:sz="0" w:space="0" w:color="auto"/>
            <w:bottom w:val="none" w:sz="0" w:space="0" w:color="auto"/>
            <w:right w:val="none" w:sz="0" w:space="0" w:color="auto"/>
          </w:divBdr>
          <w:divsChild>
            <w:div w:id="81534841">
              <w:marLeft w:val="0"/>
              <w:marRight w:val="0"/>
              <w:marTop w:val="0"/>
              <w:marBottom w:val="0"/>
              <w:divBdr>
                <w:top w:val="none" w:sz="0" w:space="0" w:color="auto"/>
                <w:left w:val="none" w:sz="0" w:space="0" w:color="auto"/>
                <w:bottom w:val="none" w:sz="0" w:space="0" w:color="auto"/>
                <w:right w:val="none" w:sz="0" w:space="0" w:color="auto"/>
              </w:divBdr>
              <w:divsChild>
                <w:div w:id="2024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2694">
      <w:bodyDiv w:val="1"/>
      <w:marLeft w:val="0"/>
      <w:marRight w:val="0"/>
      <w:marTop w:val="0"/>
      <w:marBottom w:val="0"/>
      <w:divBdr>
        <w:top w:val="none" w:sz="0" w:space="0" w:color="auto"/>
        <w:left w:val="none" w:sz="0" w:space="0" w:color="auto"/>
        <w:bottom w:val="none" w:sz="0" w:space="0" w:color="auto"/>
        <w:right w:val="none" w:sz="0" w:space="0" w:color="auto"/>
      </w:divBdr>
      <w:divsChild>
        <w:div w:id="265583359">
          <w:marLeft w:val="0"/>
          <w:marRight w:val="0"/>
          <w:marTop w:val="0"/>
          <w:marBottom w:val="0"/>
          <w:divBdr>
            <w:top w:val="none" w:sz="0" w:space="0" w:color="auto"/>
            <w:left w:val="none" w:sz="0" w:space="0" w:color="auto"/>
            <w:bottom w:val="none" w:sz="0" w:space="0" w:color="auto"/>
            <w:right w:val="none" w:sz="0" w:space="0" w:color="auto"/>
          </w:divBdr>
        </w:div>
        <w:div w:id="1570463654">
          <w:marLeft w:val="0"/>
          <w:marRight w:val="0"/>
          <w:marTop w:val="0"/>
          <w:marBottom w:val="0"/>
          <w:divBdr>
            <w:top w:val="none" w:sz="0" w:space="0" w:color="auto"/>
            <w:left w:val="none" w:sz="0" w:space="0" w:color="auto"/>
            <w:bottom w:val="none" w:sz="0" w:space="0" w:color="auto"/>
            <w:right w:val="none" w:sz="0" w:space="0" w:color="auto"/>
          </w:divBdr>
        </w:div>
      </w:divsChild>
    </w:div>
    <w:div w:id="962271728">
      <w:bodyDiv w:val="1"/>
      <w:marLeft w:val="0"/>
      <w:marRight w:val="0"/>
      <w:marTop w:val="0"/>
      <w:marBottom w:val="0"/>
      <w:divBdr>
        <w:top w:val="none" w:sz="0" w:space="0" w:color="auto"/>
        <w:left w:val="none" w:sz="0" w:space="0" w:color="auto"/>
        <w:bottom w:val="none" w:sz="0" w:space="0" w:color="auto"/>
        <w:right w:val="none" w:sz="0" w:space="0" w:color="auto"/>
      </w:divBdr>
    </w:div>
    <w:div w:id="966082989">
      <w:bodyDiv w:val="1"/>
      <w:marLeft w:val="0"/>
      <w:marRight w:val="0"/>
      <w:marTop w:val="0"/>
      <w:marBottom w:val="0"/>
      <w:divBdr>
        <w:top w:val="none" w:sz="0" w:space="0" w:color="auto"/>
        <w:left w:val="none" w:sz="0" w:space="0" w:color="auto"/>
        <w:bottom w:val="none" w:sz="0" w:space="0" w:color="auto"/>
        <w:right w:val="none" w:sz="0" w:space="0" w:color="auto"/>
      </w:divBdr>
    </w:div>
    <w:div w:id="966280276">
      <w:bodyDiv w:val="1"/>
      <w:marLeft w:val="0"/>
      <w:marRight w:val="0"/>
      <w:marTop w:val="0"/>
      <w:marBottom w:val="0"/>
      <w:divBdr>
        <w:top w:val="none" w:sz="0" w:space="0" w:color="auto"/>
        <w:left w:val="none" w:sz="0" w:space="0" w:color="auto"/>
        <w:bottom w:val="none" w:sz="0" w:space="0" w:color="auto"/>
        <w:right w:val="none" w:sz="0" w:space="0" w:color="auto"/>
      </w:divBdr>
    </w:div>
    <w:div w:id="966426047">
      <w:bodyDiv w:val="1"/>
      <w:marLeft w:val="0"/>
      <w:marRight w:val="0"/>
      <w:marTop w:val="0"/>
      <w:marBottom w:val="0"/>
      <w:divBdr>
        <w:top w:val="none" w:sz="0" w:space="0" w:color="auto"/>
        <w:left w:val="none" w:sz="0" w:space="0" w:color="auto"/>
        <w:bottom w:val="none" w:sz="0" w:space="0" w:color="auto"/>
        <w:right w:val="none" w:sz="0" w:space="0" w:color="auto"/>
      </w:divBdr>
    </w:div>
    <w:div w:id="967782296">
      <w:bodyDiv w:val="1"/>
      <w:marLeft w:val="0"/>
      <w:marRight w:val="0"/>
      <w:marTop w:val="0"/>
      <w:marBottom w:val="0"/>
      <w:divBdr>
        <w:top w:val="none" w:sz="0" w:space="0" w:color="auto"/>
        <w:left w:val="none" w:sz="0" w:space="0" w:color="auto"/>
        <w:bottom w:val="none" w:sz="0" w:space="0" w:color="auto"/>
        <w:right w:val="none" w:sz="0" w:space="0" w:color="auto"/>
      </w:divBdr>
      <w:divsChild>
        <w:div w:id="1729723706">
          <w:marLeft w:val="0"/>
          <w:marRight w:val="0"/>
          <w:marTop w:val="0"/>
          <w:marBottom w:val="0"/>
          <w:divBdr>
            <w:top w:val="none" w:sz="0" w:space="0" w:color="auto"/>
            <w:left w:val="none" w:sz="0" w:space="0" w:color="auto"/>
            <w:bottom w:val="none" w:sz="0" w:space="0" w:color="auto"/>
            <w:right w:val="none" w:sz="0" w:space="0" w:color="auto"/>
          </w:divBdr>
        </w:div>
      </w:divsChild>
    </w:div>
    <w:div w:id="968126819">
      <w:bodyDiv w:val="1"/>
      <w:marLeft w:val="0"/>
      <w:marRight w:val="0"/>
      <w:marTop w:val="0"/>
      <w:marBottom w:val="0"/>
      <w:divBdr>
        <w:top w:val="none" w:sz="0" w:space="0" w:color="auto"/>
        <w:left w:val="none" w:sz="0" w:space="0" w:color="auto"/>
        <w:bottom w:val="none" w:sz="0" w:space="0" w:color="auto"/>
        <w:right w:val="none" w:sz="0" w:space="0" w:color="auto"/>
      </w:divBdr>
    </w:div>
    <w:div w:id="968241761">
      <w:bodyDiv w:val="1"/>
      <w:marLeft w:val="0"/>
      <w:marRight w:val="0"/>
      <w:marTop w:val="0"/>
      <w:marBottom w:val="0"/>
      <w:divBdr>
        <w:top w:val="none" w:sz="0" w:space="0" w:color="auto"/>
        <w:left w:val="none" w:sz="0" w:space="0" w:color="auto"/>
        <w:bottom w:val="none" w:sz="0" w:space="0" w:color="auto"/>
        <w:right w:val="none" w:sz="0" w:space="0" w:color="auto"/>
      </w:divBdr>
    </w:div>
    <w:div w:id="970475601">
      <w:bodyDiv w:val="1"/>
      <w:marLeft w:val="0"/>
      <w:marRight w:val="0"/>
      <w:marTop w:val="0"/>
      <w:marBottom w:val="0"/>
      <w:divBdr>
        <w:top w:val="none" w:sz="0" w:space="0" w:color="auto"/>
        <w:left w:val="none" w:sz="0" w:space="0" w:color="auto"/>
        <w:bottom w:val="none" w:sz="0" w:space="0" w:color="auto"/>
        <w:right w:val="none" w:sz="0" w:space="0" w:color="auto"/>
      </w:divBdr>
    </w:div>
    <w:div w:id="970981917">
      <w:bodyDiv w:val="1"/>
      <w:marLeft w:val="0"/>
      <w:marRight w:val="0"/>
      <w:marTop w:val="0"/>
      <w:marBottom w:val="0"/>
      <w:divBdr>
        <w:top w:val="none" w:sz="0" w:space="0" w:color="auto"/>
        <w:left w:val="none" w:sz="0" w:space="0" w:color="auto"/>
        <w:bottom w:val="none" w:sz="0" w:space="0" w:color="auto"/>
        <w:right w:val="none" w:sz="0" w:space="0" w:color="auto"/>
      </w:divBdr>
    </w:div>
    <w:div w:id="972103265">
      <w:bodyDiv w:val="1"/>
      <w:marLeft w:val="0"/>
      <w:marRight w:val="0"/>
      <w:marTop w:val="0"/>
      <w:marBottom w:val="0"/>
      <w:divBdr>
        <w:top w:val="none" w:sz="0" w:space="0" w:color="auto"/>
        <w:left w:val="none" w:sz="0" w:space="0" w:color="auto"/>
        <w:bottom w:val="none" w:sz="0" w:space="0" w:color="auto"/>
        <w:right w:val="none" w:sz="0" w:space="0" w:color="auto"/>
      </w:divBdr>
    </w:div>
    <w:div w:id="972950206">
      <w:bodyDiv w:val="1"/>
      <w:marLeft w:val="0"/>
      <w:marRight w:val="0"/>
      <w:marTop w:val="0"/>
      <w:marBottom w:val="0"/>
      <w:divBdr>
        <w:top w:val="none" w:sz="0" w:space="0" w:color="auto"/>
        <w:left w:val="none" w:sz="0" w:space="0" w:color="auto"/>
        <w:bottom w:val="none" w:sz="0" w:space="0" w:color="auto"/>
        <w:right w:val="none" w:sz="0" w:space="0" w:color="auto"/>
      </w:divBdr>
    </w:div>
    <w:div w:id="974024859">
      <w:bodyDiv w:val="1"/>
      <w:marLeft w:val="0"/>
      <w:marRight w:val="0"/>
      <w:marTop w:val="0"/>
      <w:marBottom w:val="0"/>
      <w:divBdr>
        <w:top w:val="none" w:sz="0" w:space="0" w:color="auto"/>
        <w:left w:val="none" w:sz="0" w:space="0" w:color="auto"/>
        <w:bottom w:val="none" w:sz="0" w:space="0" w:color="auto"/>
        <w:right w:val="none" w:sz="0" w:space="0" w:color="auto"/>
      </w:divBdr>
    </w:div>
    <w:div w:id="974026834">
      <w:bodyDiv w:val="1"/>
      <w:marLeft w:val="0"/>
      <w:marRight w:val="0"/>
      <w:marTop w:val="0"/>
      <w:marBottom w:val="0"/>
      <w:divBdr>
        <w:top w:val="none" w:sz="0" w:space="0" w:color="auto"/>
        <w:left w:val="none" w:sz="0" w:space="0" w:color="auto"/>
        <w:bottom w:val="none" w:sz="0" w:space="0" w:color="auto"/>
        <w:right w:val="none" w:sz="0" w:space="0" w:color="auto"/>
      </w:divBdr>
    </w:div>
    <w:div w:id="974720911">
      <w:bodyDiv w:val="1"/>
      <w:marLeft w:val="0"/>
      <w:marRight w:val="0"/>
      <w:marTop w:val="0"/>
      <w:marBottom w:val="0"/>
      <w:divBdr>
        <w:top w:val="none" w:sz="0" w:space="0" w:color="auto"/>
        <w:left w:val="none" w:sz="0" w:space="0" w:color="auto"/>
        <w:bottom w:val="none" w:sz="0" w:space="0" w:color="auto"/>
        <w:right w:val="none" w:sz="0" w:space="0" w:color="auto"/>
      </w:divBdr>
    </w:div>
    <w:div w:id="975716885">
      <w:bodyDiv w:val="1"/>
      <w:marLeft w:val="0"/>
      <w:marRight w:val="0"/>
      <w:marTop w:val="0"/>
      <w:marBottom w:val="0"/>
      <w:divBdr>
        <w:top w:val="none" w:sz="0" w:space="0" w:color="auto"/>
        <w:left w:val="none" w:sz="0" w:space="0" w:color="auto"/>
        <w:bottom w:val="none" w:sz="0" w:space="0" w:color="auto"/>
        <w:right w:val="none" w:sz="0" w:space="0" w:color="auto"/>
      </w:divBdr>
    </w:div>
    <w:div w:id="976958795">
      <w:bodyDiv w:val="1"/>
      <w:marLeft w:val="0"/>
      <w:marRight w:val="0"/>
      <w:marTop w:val="0"/>
      <w:marBottom w:val="0"/>
      <w:divBdr>
        <w:top w:val="none" w:sz="0" w:space="0" w:color="auto"/>
        <w:left w:val="none" w:sz="0" w:space="0" w:color="auto"/>
        <w:bottom w:val="none" w:sz="0" w:space="0" w:color="auto"/>
        <w:right w:val="none" w:sz="0" w:space="0" w:color="auto"/>
      </w:divBdr>
    </w:div>
    <w:div w:id="977689412">
      <w:bodyDiv w:val="1"/>
      <w:marLeft w:val="0"/>
      <w:marRight w:val="0"/>
      <w:marTop w:val="0"/>
      <w:marBottom w:val="0"/>
      <w:divBdr>
        <w:top w:val="none" w:sz="0" w:space="0" w:color="auto"/>
        <w:left w:val="none" w:sz="0" w:space="0" w:color="auto"/>
        <w:bottom w:val="none" w:sz="0" w:space="0" w:color="auto"/>
        <w:right w:val="none" w:sz="0" w:space="0" w:color="auto"/>
      </w:divBdr>
    </w:div>
    <w:div w:id="981080778">
      <w:bodyDiv w:val="1"/>
      <w:marLeft w:val="0"/>
      <w:marRight w:val="0"/>
      <w:marTop w:val="0"/>
      <w:marBottom w:val="0"/>
      <w:divBdr>
        <w:top w:val="none" w:sz="0" w:space="0" w:color="auto"/>
        <w:left w:val="none" w:sz="0" w:space="0" w:color="auto"/>
        <w:bottom w:val="none" w:sz="0" w:space="0" w:color="auto"/>
        <w:right w:val="none" w:sz="0" w:space="0" w:color="auto"/>
      </w:divBdr>
      <w:divsChild>
        <w:div w:id="2052261706">
          <w:marLeft w:val="0"/>
          <w:marRight w:val="0"/>
          <w:marTop w:val="0"/>
          <w:marBottom w:val="0"/>
          <w:divBdr>
            <w:top w:val="none" w:sz="0" w:space="0" w:color="auto"/>
            <w:left w:val="none" w:sz="0" w:space="0" w:color="auto"/>
            <w:bottom w:val="none" w:sz="0" w:space="0" w:color="auto"/>
            <w:right w:val="none" w:sz="0" w:space="0" w:color="auto"/>
          </w:divBdr>
        </w:div>
      </w:divsChild>
    </w:div>
    <w:div w:id="981272812">
      <w:bodyDiv w:val="1"/>
      <w:marLeft w:val="0"/>
      <w:marRight w:val="0"/>
      <w:marTop w:val="0"/>
      <w:marBottom w:val="0"/>
      <w:divBdr>
        <w:top w:val="none" w:sz="0" w:space="0" w:color="auto"/>
        <w:left w:val="none" w:sz="0" w:space="0" w:color="auto"/>
        <w:bottom w:val="none" w:sz="0" w:space="0" w:color="auto"/>
        <w:right w:val="none" w:sz="0" w:space="0" w:color="auto"/>
      </w:divBdr>
    </w:div>
    <w:div w:id="984165994">
      <w:bodyDiv w:val="1"/>
      <w:marLeft w:val="0"/>
      <w:marRight w:val="0"/>
      <w:marTop w:val="0"/>
      <w:marBottom w:val="0"/>
      <w:divBdr>
        <w:top w:val="none" w:sz="0" w:space="0" w:color="auto"/>
        <w:left w:val="none" w:sz="0" w:space="0" w:color="auto"/>
        <w:bottom w:val="none" w:sz="0" w:space="0" w:color="auto"/>
        <w:right w:val="none" w:sz="0" w:space="0" w:color="auto"/>
      </w:divBdr>
    </w:div>
    <w:div w:id="984967031">
      <w:bodyDiv w:val="1"/>
      <w:marLeft w:val="0"/>
      <w:marRight w:val="0"/>
      <w:marTop w:val="0"/>
      <w:marBottom w:val="0"/>
      <w:divBdr>
        <w:top w:val="none" w:sz="0" w:space="0" w:color="auto"/>
        <w:left w:val="none" w:sz="0" w:space="0" w:color="auto"/>
        <w:bottom w:val="none" w:sz="0" w:space="0" w:color="auto"/>
        <w:right w:val="none" w:sz="0" w:space="0" w:color="auto"/>
      </w:divBdr>
    </w:div>
    <w:div w:id="985281371">
      <w:bodyDiv w:val="1"/>
      <w:marLeft w:val="0"/>
      <w:marRight w:val="0"/>
      <w:marTop w:val="0"/>
      <w:marBottom w:val="0"/>
      <w:divBdr>
        <w:top w:val="none" w:sz="0" w:space="0" w:color="auto"/>
        <w:left w:val="none" w:sz="0" w:space="0" w:color="auto"/>
        <w:bottom w:val="none" w:sz="0" w:space="0" w:color="auto"/>
        <w:right w:val="none" w:sz="0" w:space="0" w:color="auto"/>
      </w:divBdr>
    </w:div>
    <w:div w:id="986399241">
      <w:bodyDiv w:val="1"/>
      <w:marLeft w:val="0"/>
      <w:marRight w:val="0"/>
      <w:marTop w:val="0"/>
      <w:marBottom w:val="0"/>
      <w:divBdr>
        <w:top w:val="none" w:sz="0" w:space="0" w:color="auto"/>
        <w:left w:val="none" w:sz="0" w:space="0" w:color="auto"/>
        <w:bottom w:val="none" w:sz="0" w:space="0" w:color="auto"/>
        <w:right w:val="none" w:sz="0" w:space="0" w:color="auto"/>
      </w:divBdr>
      <w:divsChild>
        <w:div w:id="781539583">
          <w:marLeft w:val="0"/>
          <w:marRight w:val="0"/>
          <w:marTop w:val="0"/>
          <w:marBottom w:val="0"/>
          <w:divBdr>
            <w:top w:val="none" w:sz="0" w:space="0" w:color="auto"/>
            <w:left w:val="none" w:sz="0" w:space="0" w:color="auto"/>
            <w:bottom w:val="none" w:sz="0" w:space="0" w:color="auto"/>
            <w:right w:val="none" w:sz="0" w:space="0" w:color="auto"/>
          </w:divBdr>
        </w:div>
        <w:div w:id="1493594585">
          <w:marLeft w:val="0"/>
          <w:marRight w:val="0"/>
          <w:marTop w:val="0"/>
          <w:marBottom w:val="0"/>
          <w:divBdr>
            <w:top w:val="none" w:sz="0" w:space="0" w:color="auto"/>
            <w:left w:val="none" w:sz="0" w:space="0" w:color="auto"/>
            <w:bottom w:val="none" w:sz="0" w:space="0" w:color="auto"/>
            <w:right w:val="none" w:sz="0" w:space="0" w:color="auto"/>
          </w:divBdr>
        </w:div>
      </w:divsChild>
    </w:div>
    <w:div w:id="988705972">
      <w:bodyDiv w:val="1"/>
      <w:marLeft w:val="0"/>
      <w:marRight w:val="0"/>
      <w:marTop w:val="0"/>
      <w:marBottom w:val="0"/>
      <w:divBdr>
        <w:top w:val="none" w:sz="0" w:space="0" w:color="auto"/>
        <w:left w:val="none" w:sz="0" w:space="0" w:color="auto"/>
        <w:bottom w:val="none" w:sz="0" w:space="0" w:color="auto"/>
        <w:right w:val="none" w:sz="0" w:space="0" w:color="auto"/>
      </w:divBdr>
    </w:div>
    <w:div w:id="990212119">
      <w:bodyDiv w:val="1"/>
      <w:marLeft w:val="0"/>
      <w:marRight w:val="0"/>
      <w:marTop w:val="0"/>
      <w:marBottom w:val="0"/>
      <w:divBdr>
        <w:top w:val="none" w:sz="0" w:space="0" w:color="auto"/>
        <w:left w:val="none" w:sz="0" w:space="0" w:color="auto"/>
        <w:bottom w:val="none" w:sz="0" w:space="0" w:color="auto"/>
        <w:right w:val="none" w:sz="0" w:space="0" w:color="auto"/>
      </w:divBdr>
    </w:div>
    <w:div w:id="990863006">
      <w:bodyDiv w:val="1"/>
      <w:marLeft w:val="0"/>
      <w:marRight w:val="0"/>
      <w:marTop w:val="0"/>
      <w:marBottom w:val="0"/>
      <w:divBdr>
        <w:top w:val="none" w:sz="0" w:space="0" w:color="auto"/>
        <w:left w:val="none" w:sz="0" w:space="0" w:color="auto"/>
        <w:bottom w:val="none" w:sz="0" w:space="0" w:color="auto"/>
        <w:right w:val="none" w:sz="0" w:space="0" w:color="auto"/>
      </w:divBdr>
    </w:div>
    <w:div w:id="992293127">
      <w:bodyDiv w:val="1"/>
      <w:marLeft w:val="0"/>
      <w:marRight w:val="0"/>
      <w:marTop w:val="0"/>
      <w:marBottom w:val="0"/>
      <w:divBdr>
        <w:top w:val="none" w:sz="0" w:space="0" w:color="auto"/>
        <w:left w:val="none" w:sz="0" w:space="0" w:color="auto"/>
        <w:bottom w:val="none" w:sz="0" w:space="0" w:color="auto"/>
        <w:right w:val="none" w:sz="0" w:space="0" w:color="auto"/>
      </w:divBdr>
    </w:div>
    <w:div w:id="994258524">
      <w:bodyDiv w:val="1"/>
      <w:marLeft w:val="0"/>
      <w:marRight w:val="0"/>
      <w:marTop w:val="0"/>
      <w:marBottom w:val="0"/>
      <w:divBdr>
        <w:top w:val="none" w:sz="0" w:space="0" w:color="auto"/>
        <w:left w:val="none" w:sz="0" w:space="0" w:color="auto"/>
        <w:bottom w:val="none" w:sz="0" w:space="0" w:color="auto"/>
        <w:right w:val="none" w:sz="0" w:space="0" w:color="auto"/>
      </w:divBdr>
    </w:div>
    <w:div w:id="994339811">
      <w:bodyDiv w:val="1"/>
      <w:marLeft w:val="0"/>
      <w:marRight w:val="0"/>
      <w:marTop w:val="0"/>
      <w:marBottom w:val="0"/>
      <w:divBdr>
        <w:top w:val="none" w:sz="0" w:space="0" w:color="auto"/>
        <w:left w:val="none" w:sz="0" w:space="0" w:color="auto"/>
        <w:bottom w:val="none" w:sz="0" w:space="0" w:color="auto"/>
        <w:right w:val="none" w:sz="0" w:space="0" w:color="auto"/>
      </w:divBdr>
    </w:div>
    <w:div w:id="994916629">
      <w:bodyDiv w:val="1"/>
      <w:marLeft w:val="0"/>
      <w:marRight w:val="0"/>
      <w:marTop w:val="0"/>
      <w:marBottom w:val="0"/>
      <w:divBdr>
        <w:top w:val="none" w:sz="0" w:space="0" w:color="auto"/>
        <w:left w:val="none" w:sz="0" w:space="0" w:color="auto"/>
        <w:bottom w:val="none" w:sz="0" w:space="0" w:color="auto"/>
        <w:right w:val="none" w:sz="0" w:space="0" w:color="auto"/>
      </w:divBdr>
    </w:div>
    <w:div w:id="996418600">
      <w:bodyDiv w:val="1"/>
      <w:marLeft w:val="0"/>
      <w:marRight w:val="0"/>
      <w:marTop w:val="0"/>
      <w:marBottom w:val="0"/>
      <w:divBdr>
        <w:top w:val="none" w:sz="0" w:space="0" w:color="auto"/>
        <w:left w:val="none" w:sz="0" w:space="0" w:color="auto"/>
        <w:bottom w:val="none" w:sz="0" w:space="0" w:color="auto"/>
        <w:right w:val="none" w:sz="0" w:space="0" w:color="auto"/>
      </w:divBdr>
    </w:div>
    <w:div w:id="1000622121">
      <w:bodyDiv w:val="1"/>
      <w:marLeft w:val="0"/>
      <w:marRight w:val="0"/>
      <w:marTop w:val="0"/>
      <w:marBottom w:val="0"/>
      <w:divBdr>
        <w:top w:val="none" w:sz="0" w:space="0" w:color="auto"/>
        <w:left w:val="none" w:sz="0" w:space="0" w:color="auto"/>
        <w:bottom w:val="none" w:sz="0" w:space="0" w:color="auto"/>
        <w:right w:val="none" w:sz="0" w:space="0" w:color="auto"/>
      </w:divBdr>
    </w:div>
    <w:div w:id="1002975687">
      <w:bodyDiv w:val="1"/>
      <w:marLeft w:val="0"/>
      <w:marRight w:val="0"/>
      <w:marTop w:val="0"/>
      <w:marBottom w:val="0"/>
      <w:divBdr>
        <w:top w:val="none" w:sz="0" w:space="0" w:color="auto"/>
        <w:left w:val="none" w:sz="0" w:space="0" w:color="auto"/>
        <w:bottom w:val="none" w:sz="0" w:space="0" w:color="auto"/>
        <w:right w:val="none" w:sz="0" w:space="0" w:color="auto"/>
      </w:divBdr>
      <w:divsChild>
        <w:div w:id="1230337280">
          <w:marLeft w:val="0"/>
          <w:marRight w:val="0"/>
          <w:marTop w:val="0"/>
          <w:marBottom w:val="0"/>
          <w:divBdr>
            <w:top w:val="none" w:sz="0" w:space="0" w:color="auto"/>
            <w:left w:val="none" w:sz="0" w:space="0" w:color="auto"/>
            <w:bottom w:val="none" w:sz="0" w:space="0" w:color="auto"/>
            <w:right w:val="none" w:sz="0" w:space="0" w:color="auto"/>
          </w:divBdr>
        </w:div>
      </w:divsChild>
    </w:div>
    <w:div w:id="1003318611">
      <w:bodyDiv w:val="1"/>
      <w:marLeft w:val="0"/>
      <w:marRight w:val="0"/>
      <w:marTop w:val="0"/>
      <w:marBottom w:val="0"/>
      <w:divBdr>
        <w:top w:val="none" w:sz="0" w:space="0" w:color="auto"/>
        <w:left w:val="none" w:sz="0" w:space="0" w:color="auto"/>
        <w:bottom w:val="none" w:sz="0" w:space="0" w:color="auto"/>
        <w:right w:val="none" w:sz="0" w:space="0" w:color="auto"/>
      </w:divBdr>
    </w:div>
    <w:div w:id="1003705455">
      <w:bodyDiv w:val="1"/>
      <w:marLeft w:val="0"/>
      <w:marRight w:val="0"/>
      <w:marTop w:val="0"/>
      <w:marBottom w:val="0"/>
      <w:divBdr>
        <w:top w:val="none" w:sz="0" w:space="0" w:color="auto"/>
        <w:left w:val="none" w:sz="0" w:space="0" w:color="auto"/>
        <w:bottom w:val="none" w:sz="0" w:space="0" w:color="auto"/>
        <w:right w:val="none" w:sz="0" w:space="0" w:color="auto"/>
      </w:divBdr>
    </w:div>
    <w:div w:id="1006787001">
      <w:bodyDiv w:val="1"/>
      <w:marLeft w:val="0"/>
      <w:marRight w:val="0"/>
      <w:marTop w:val="0"/>
      <w:marBottom w:val="0"/>
      <w:divBdr>
        <w:top w:val="none" w:sz="0" w:space="0" w:color="auto"/>
        <w:left w:val="none" w:sz="0" w:space="0" w:color="auto"/>
        <w:bottom w:val="none" w:sz="0" w:space="0" w:color="auto"/>
        <w:right w:val="none" w:sz="0" w:space="0" w:color="auto"/>
      </w:divBdr>
    </w:div>
    <w:div w:id="1007445981">
      <w:bodyDiv w:val="1"/>
      <w:marLeft w:val="0"/>
      <w:marRight w:val="0"/>
      <w:marTop w:val="0"/>
      <w:marBottom w:val="0"/>
      <w:divBdr>
        <w:top w:val="none" w:sz="0" w:space="0" w:color="auto"/>
        <w:left w:val="none" w:sz="0" w:space="0" w:color="auto"/>
        <w:bottom w:val="none" w:sz="0" w:space="0" w:color="auto"/>
        <w:right w:val="none" w:sz="0" w:space="0" w:color="auto"/>
      </w:divBdr>
    </w:div>
    <w:div w:id="1007488384">
      <w:bodyDiv w:val="1"/>
      <w:marLeft w:val="0"/>
      <w:marRight w:val="0"/>
      <w:marTop w:val="0"/>
      <w:marBottom w:val="0"/>
      <w:divBdr>
        <w:top w:val="none" w:sz="0" w:space="0" w:color="auto"/>
        <w:left w:val="none" w:sz="0" w:space="0" w:color="auto"/>
        <w:bottom w:val="none" w:sz="0" w:space="0" w:color="auto"/>
        <w:right w:val="none" w:sz="0" w:space="0" w:color="auto"/>
      </w:divBdr>
    </w:div>
    <w:div w:id="1007949536">
      <w:bodyDiv w:val="1"/>
      <w:marLeft w:val="0"/>
      <w:marRight w:val="0"/>
      <w:marTop w:val="0"/>
      <w:marBottom w:val="0"/>
      <w:divBdr>
        <w:top w:val="none" w:sz="0" w:space="0" w:color="auto"/>
        <w:left w:val="none" w:sz="0" w:space="0" w:color="auto"/>
        <w:bottom w:val="none" w:sz="0" w:space="0" w:color="auto"/>
        <w:right w:val="none" w:sz="0" w:space="0" w:color="auto"/>
      </w:divBdr>
    </w:div>
    <w:div w:id="1011251652">
      <w:bodyDiv w:val="1"/>
      <w:marLeft w:val="0"/>
      <w:marRight w:val="0"/>
      <w:marTop w:val="0"/>
      <w:marBottom w:val="0"/>
      <w:divBdr>
        <w:top w:val="none" w:sz="0" w:space="0" w:color="auto"/>
        <w:left w:val="none" w:sz="0" w:space="0" w:color="auto"/>
        <w:bottom w:val="none" w:sz="0" w:space="0" w:color="auto"/>
        <w:right w:val="none" w:sz="0" w:space="0" w:color="auto"/>
      </w:divBdr>
    </w:div>
    <w:div w:id="1011839696">
      <w:bodyDiv w:val="1"/>
      <w:marLeft w:val="0"/>
      <w:marRight w:val="360"/>
      <w:marTop w:val="0"/>
      <w:marBottom w:val="0"/>
      <w:divBdr>
        <w:top w:val="none" w:sz="0" w:space="0" w:color="auto"/>
        <w:left w:val="none" w:sz="0" w:space="0" w:color="auto"/>
        <w:bottom w:val="none" w:sz="0" w:space="0" w:color="auto"/>
        <w:right w:val="none" w:sz="0" w:space="0" w:color="auto"/>
      </w:divBdr>
      <w:divsChild>
        <w:div w:id="751009225">
          <w:marLeft w:val="240"/>
          <w:marRight w:val="240"/>
          <w:marTop w:val="0"/>
          <w:marBottom w:val="0"/>
          <w:divBdr>
            <w:top w:val="none" w:sz="0" w:space="0" w:color="auto"/>
            <w:left w:val="none" w:sz="0" w:space="0" w:color="auto"/>
            <w:bottom w:val="none" w:sz="0" w:space="0" w:color="auto"/>
            <w:right w:val="none" w:sz="0" w:space="0" w:color="auto"/>
          </w:divBdr>
          <w:divsChild>
            <w:div w:id="834879977">
              <w:marLeft w:val="0"/>
              <w:marRight w:val="0"/>
              <w:marTop w:val="0"/>
              <w:marBottom w:val="0"/>
              <w:divBdr>
                <w:top w:val="none" w:sz="0" w:space="0" w:color="auto"/>
                <w:left w:val="none" w:sz="0" w:space="0" w:color="auto"/>
                <w:bottom w:val="none" w:sz="0" w:space="0" w:color="auto"/>
                <w:right w:val="none" w:sz="0" w:space="0" w:color="auto"/>
              </w:divBdr>
              <w:divsChild>
                <w:div w:id="10420499">
                  <w:marLeft w:val="240"/>
                  <w:marRight w:val="240"/>
                  <w:marTop w:val="0"/>
                  <w:marBottom w:val="0"/>
                  <w:divBdr>
                    <w:top w:val="none" w:sz="0" w:space="0" w:color="auto"/>
                    <w:left w:val="none" w:sz="0" w:space="0" w:color="auto"/>
                    <w:bottom w:val="none" w:sz="0" w:space="0" w:color="auto"/>
                    <w:right w:val="none" w:sz="0" w:space="0" w:color="auto"/>
                  </w:divBdr>
                  <w:divsChild>
                    <w:div w:id="5060930">
                      <w:marLeft w:val="240"/>
                      <w:marRight w:val="0"/>
                      <w:marTop w:val="0"/>
                      <w:marBottom w:val="0"/>
                      <w:divBdr>
                        <w:top w:val="none" w:sz="0" w:space="0" w:color="auto"/>
                        <w:left w:val="none" w:sz="0" w:space="0" w:color="auto"/>
                        <w:bottom w:val="none" w:sz="0" w:space="0" w:color="auto"/>
                        <w:right w:val="none" w:sz="0" w:space="0" w:color="auto"/>
                      </w:divBdr>
                    </w:div>
                    <w:div w:id="630676887">
                      <w:marLeft w:val="0"/>
                      <w:marRight w:val="0"/>
                      <w:marTop w:val="0"/>
                      <w:marBottom w:val="0"/>
                      <w:divBdr>
                        <w:top w:val="none" w:sz="0" w:space="0" w:color="auto"/>
                        <w:left w:val="none" w:sz="0" w:space="0" w:color="auto"/>
                        <w:bottom w:val="none" w:sz="0" w:space="0" w:color="auto"/>
                        <w:right w:val="none" w:sz="0" w:space="0" w:color="auto"/>
                      </w:divBdr>
                      <w:divsChild>
                        <w:div w:id="81492352">
                          <w:marLeft w:val="240"/>
                          <w:marRight w:val="240"/>
                          <w:marTop w:val="0"/>
                          <w:marBottom w:val="0"/>
                          <w:divBdr>
                            <w:top w:val="none" w:sz="0" w:space="0" w:color="auto"/>
                            <w:left w:val="none" w:sz="0" w:space="0" w:color="auto"/>
                            <w:bottom w:val="none" w:sz="0" w:space="0" w:color="auto"/>
                            <w:right w:val="none" w:sz="0" w:space="0" w:color="auto"/>
                          </w:divBdr>
                          <w:divsChild>
                            <w:div w:id="580064291">
                              <w:marLeft w:val="240"/>
                              <w:marRight w:val="0"/>
                              <w:marTop w:val="0"/>
                              <w:marBottom w:val="0"/>
                              <w:divBdr>
                                <w:top w:val="none" w:sz="0" w:space="0" w:color="auto"/>
                                <w:left w:val="none" w:sz="0" w:space="0" w:color="auto"/>
                                <w:bottom w:val="none" w:sz="0" w:space="0" w:color="auto"/>
                                <w:right w:val="none" w:sz="0" w:space="0" w:color="auto"/>
                              </w:divBdr>
                            </w:div>
                          </w:divsChild>
                        </w:div>
                        <w:div w:id="253054172">
                          <w:marLeft w:val="0"/>
                          <w:marRight w:val="0"/>
                          <w:marTop w:val="0"/>
                          <w:marBottom w:val="0"/>
                          <w:divBdr>
                            <w:top w:val="none" w:sz="0" w:space="0" w:color="auto"/>
                            <w:left w:val="none" w:sz="0" w:space="0" w:color="auto"/>
                            <w:bottom w:val="none" w:sz="0" w:space="0" w:color="auto"/>
                            <w:right w:val="none" w:sz="0" w:space="0" w:color="auto"/>
                          </w:divBdr>
                        </w:div>
                        <w:div w:id="492062191">
                          <w:marLeft w:val="240"/>
                          <w:marRight w:val="240"/>
                          <w:marTop w:val="0"/>
                          <w:marBottom w:val="0"/>
                          <w:divBdr>
                            <w:top w:val="none" w:sz="0" w:space="0" w:color="auto"/>
                            <w:left w:val="none" w:sz="0" w:space="0" w:color="auto"/>
                            <w:bottom w:val="none" w:sz="0" w:space="0" w:color="auto"/>
                            <w:right w:val="none" w:sz="0" w:space="0" w:color="auto"/>
                          </w:divBdr>
                          <w:divsChild>
                            <w:div w:id="1638296774">
                              <w:marLeft w:val="240"/>
                              <w:marRight w:val="0"/>
                              <w:marTop w:val="0"/>
                              <w:marBottom w:val="0"/>
                              <w:divBdr>
                                <w:top w:val="none" w:sz="0" w:space="0" w:color="auto"/>
                                <w:left w:val="none" w:sz="0" w:space="0" w:color="auto"/>
                                <w:bottom w:val="none" w:sz="0" w:space="0" w:color="auto"/>
                                <w:right w:val="none" w:sz="0" w:space="0" w:color="auto"/>
                              </w:divBdr>
                            </w:div>
                          </w:divsChild>
                        </w:div>
                        <w:div w:id="630982311">
                          <w:marLeft w:val="240"/>
                          <w:marRight w:val="240"/>
                          <w:marTop w:val="0"/>
                          <w:marBottom w:val="0"/>
                          <w:divBdr>
                            <w:top w:val="none" w:sz="0" w:space="0" w:color="auto"/>
                            <w:left w:val="none" w:sz="0" w:space="0" w:color="auto"/>
                            <w:bottom w:val="none" w:sz="0" w:space="0" w:color="auto"/>
                            <w:right w:val="none" w:sz="0" w:space="0" w:color="auto"/>
                          </w:divBdr>
                          <w:divsChild>
                            <w:div w:id="2023317572">
                              <w:marLeft w:val="240"/>
                              <w:marRight w:val="0"/>
                              <w:marTop w:val="0"/>
                              <w:marBottom w:val="0"/>
                              <w:divBdr>
                                <w:top w:val="none" w:sz="0" w:space="0" w:color="auto"/>
                                <w:left w:val="none" w:sz="0" w:space="0" w:color="auto"/>
                                <w:bottom w:val="none" w:sz="0" w:space="0" w:color="auto"/>
                                <w:right w:val="none" w:sz="0" w:space="0" w:color="auto"/>
                              </w:divBdr>
                            </w:div>
                          </w:divsChild>
                        </w:div>
                        <w:div w:id="1119255851">
                          <w:marLeft w:val="240"/>
                          <w:marRight w:val="240"/>
                          <w:marTop w:val="0"/>
                          <w:marBottom w:val="0"/>
                          <w:divBdr>
                            <w:top w:val="none" w:sz="0" w:space="0" w:color="auto"/>
                            <w:left w:val="none" w:sz="0" w:space="0" w:color="auto"/>
                            <w:bottom w:val="none" w:sz="0" w:space="0" w:color="auto"/>
                            <w:right w:val="none" w:sz="0" w:space="0" w:color="auto"/>
                          </w:divBdr>
                          <w:divsChild>
                            <w:div w:id="1542327699">
                              <w:marLeft w:val="240"/>
                              <w:marRight w:val="0"/>
                              <w:marTop w:val="0"/>
                              <w:marBottom w:val="0"/>
                              <w:divBdr>
                                <w:top w:val="none" w:sz="0" w:space="0" w:color="auto"/>
                                <w:left w:val="none" w:sz="0" w:space="0" w:color="auto"/>
                                <w:bottom w:val="none" w:sz="0" w:space="0" w:color="auto"/>
                                <w:right w:val="none" w:sz="0" w:space="0" w:color="auto"/>
                              </w:divBdr>
                            </w:div>
                          </w:divsChild>
                        </w:div>
                        <w:div w:id="1725717900">
                          <w:marLeft w:val="240"/>
                          <w:marRight w:val="240"/>
                          <w:marTop w:val="0"/>
                          <w:marBottom w:val="0"/>
                          <w:divBdr>
                            <w:top w:val="none" w:sz="0" w:space="0" w:color="auto"/>
                            <w:left w:val="none" w:sz="0" w:space="0" w:color="auto"/>
                            <w:bottom w:val="none" w:sz="0" w:space="0" w:color="auto"/>
                            <w:right w:val="none" w:sz="0" w:space="0" w:color="auto"/>
                          </w:divBdr>
                          <w:divsChild>
                            <w:div w:id="8141837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1134">
                  <w:marLeft w:val="240"/>
                  <w:marRight w:val="240"/>
                  <w:marTop w:val="0"/>
                  <w:marBottom w:val="0"/>
                  <w:divBdr>
                    <w:top w:val="none" w:sz="0" w:space="0" w:color="auto"/>
                    <w:left w:val="none" w:sz="0" w:space="0" w:color="auto"/>
                    <w:bottom w:val="none" w:sz="0" w:space="0" w:color="auto"/>
                    <w:right w:val="none" w:sz="0" w:space="0" w:color="auto"/>
                  </w:divBdr>
                  <w:divsChild>
                    <w:div w:id="1563828717">
                      <w:marLeft w:val="240"/>
                      <w:marRight w:val="0"/>
                      <w:marTop w:val="0"/>
                      <w:marBottom w:val="0"/>
                      <w:divBdr>
                        <w:top w:val="none" w:sz="0" w:space="0" w:color="auto"/>
                        <w:left w:val="none" w:sz="0" w:space="0" w:color="auto"/>
                        <w:bottom w:val="none" w:sz="0" w:space="0" w:color="auto"/>
                        <w:right w:val="none" w:sz="0" w:space="0" w:color="auto"/>
                      </w:divBdr>
                    </w:div>
                    <w:div w:id="2114207752">
                      <w:marLeft w:val="0"/>
                      <w:marRight w:val="0"/>
                      <w:marTop w:val="0"/>
                      <w:marBottom w:val="0"/>
                      <w:divBdr>
                        <w:top w:val="none" w:sz="0" w:space="0" w:color="auto"/>
                        <w:left w:val="none" w:sz="0" w:space="0" w:color="auto"/>
                        <w:bottom w:val="none" w:sz="0" w:space="0" w:color="auto"/>
                        <w:right w:val="none" w:sz="0" w:space="0" w:color="auto"/>
                      </w:divBdr>
                      <w:divsChild>
                        <w:div w:id="120345983">
                          <w:marLeft w:val="0"/>
                          <w:marRight w:val="0"/>
                          <w:marTop w:val="0"/>
                          <w:marBottom w:val="0"/>
                          <w:divBdr>
                            <w:top w:val="none" w:sz="0" w:space="0" w:color="auto"/>
                            <w:left w:val="none" w:sz="0" w:space="0" w:color="auto"/>
                            <w:bottom w:val="none" w:sz="0" w:space="0" w:color="auto"/>
                            <w:right w:val="none" w:sz="0" w:space="0" w:color="auto"/>
                          </w:divBdr>
                        </w:div>
                        <w:div w:id="325090194">
                          <w:marLeft w:val="240"/>
                          <w:marRight w:val="240"/>
                          <w:marTop w:val="0"/>
                          <w:marBottom w:val="0"/>
                          <w:divBdr>
                            <w:top w:val="none" w:sz="0" w:space="0" w:color="auto"/>
                            <w:left w:val="none" w:sz="0" w:space="0" w:color="auto"/>
                            <w:bottom w:val="none" w:sz="0" w:space="0" w:color="auto"/>
                            <w:right w:val="none" w:sz="0" w:space="0" w:color="auto"/>
                          </w:divBdr>
                          <w:divsChild>
                            <w:div w:id="438647849">
                              <w:marLeft w:val="240"/>
                              <w:marRight w:val="0"/>
                              <w:marTop w:val="0"/>
                              <w:marBottom w:val="0"/>
                              <w:divBdr>
                                <w:top w:val="none" w:sz="0" w:space="0" w:color="auto"/>
                                <w:left w:val="none" w:sz="0" w:space="0" w:color="auto"/>
                                <w:bottom w:val="none" w:sz="0" w:space="0" w:color="auto"/>
                                <w:right w:val="none" w:sz="0" w:space="0" w:color="auto"/>
                              </w:divBdr>
                            </w:div>
                          </w:divsChild>
                        </w:div>
                        <w:div w:id="537208021">
                          <w:marLeft w:val="240"/>
                          <w:marRight w:val="240"/>
                          <w:marTop w:val="0"/>
                          <w:marBottom w:val="0"/>
                          <w:divBdr>
                            <w:top w:val="none" w:sz="0" w:space="0" w:color="auto"/>
                            <w:left w:val="none" w:sz="0" w:space="0" w:color="auto"/>
                            <w:bottom w:val="none" w:sz="0" w:space="0" w:color="auto"/>
                            <w:right w:val="none" w:sz="0" w:space="0" w:color="auto"/>
                          </w:divBdr>
                          <w:divsChild>
                            <w:div w:id="8844100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99076">
                  <w:marLeft w:val="240"/>
                  <w:marRight w:val="240"/>
                  <w:marTop w:val="0"/>
                  <w:marBottom w:val="0"/>
                  <w:divBdr>
                    <w:top w:val="none" w:sz="0" w:space="0" w:color="auto"/>
                    <w:left w:val="none" w:sz="0" w:space="0" w:color="auto"/>
                    <w:bottom w:val="none" w:sz="0" w:space="0" w:color="auto"/>
                    <w:right w:val="none" w:sz="0" w:space="0" w:color="auto"/>
                  </w:divBdr>
                  <w:divsChild>
                    <w:div w:id="1103724157">
                      <w:marLeft w:val="0"/>
                      <w:marRight w:val="0"/>
                      <w:marTop w:val="0"/>
                      <w:marBottom w:val="0"/>
                      <w:divBdr>
                        <w:top w:val="none" w:sz="0" w:space="0" w:color="auto"/>
                        <w:left w:val="none" w:sz="0" w:space="0" w:color="auto"/>
                        <w:bottom w:val="none" w:sz="0" w:space="0" w:color="auto"/>
                        <w:right w:val="none" w:sz="0" w:space="0" w:color="auto"/>
                      </w:divBdr>
                      <w:divsChild>
                        <w:div w:id="8871243">
                          <w:marLeft w:val="240"/>
                          <w:marRight w:val="240"/>
                          <w:marTop w:val="0"/>
                          <w:marBottom w:val="0"/>
                          <w:divBdr>
                            <w:top w:val="none" w:sz="0" w:space="0" w:color="auto"/>
                            <w:left w:val="none" w:sz="0" w:space="0" w:color="auto"/>
                            <w:bottom w:val="none" w:sz="0" w:space="0" w:color="auto"/>
                            <w:right w:val="none" w:sz="0" w:space="0" w:color="auto"/>
                          </w:divBdr>
                          <w:divsChild>
                            <w:div w:id="1605770218">
                              <w:marLeft w:val="240"/>
                              <w:marRight w:val="0"/>
                              <w:marTop w:val="0"/>
                              <w:marBottom w:val="0"/>
                              <w:divBdr>
                                <w:top w:val="none" w:sz="0" w:space="0" w:color="auto"/>
                                <w:left w:val="none" w:sz="0" w:space="0" w:color="auto"/>
                                <w:bottom w:val="none" w:sz="0" w:space="0" w:color="auto"/>
                                <w:right w:val="none" w:sz="0" w:space="0" w:color="auto"/>
                              </w:divBdr>
                            </w:div>
                          </w:divsChild>
                        </w:div>
                        <w:div w:id="219634514">
                          <w:marLeft w:val="240"/>
                          <w:marRight w:val="240"/>
                          <w:marTop w:val="0"/>
                          <w:marBottom w:val="0"/>
                          <w:divBdr>
                            <w:top w:val="none" w:sz="0" w:space="0" w:color="auto"/>
                            <w:left w:val="none" w:sz="0" w:space="0" w:color="auto"/>
                            <w:bottom w:val="none" w:sz="0" w:space="0" w:color="auto"/>
                            <w:right w:val="none" w:sz="0" w:space="0" w:color="auto"/>
                          </w:divBdr>
                          <w:divsChild>
                            <w:div w:id="1709724561">
                              <w:marLeft w:val="240"/>
                              <w:marRight w:val="0"/>
                              <w:marTop w:val="0"/>
                              <w:marBottom w:val="0"/>
                              <w:divBdr>
                                <w:top w:val="none" w:sz="0" w:space="0" w:color="auto"/>
                                <w:left w:val="none" w:sz="0" w:space="0" w:color="auto"/>
                                <w:bottom w:val="none" w:sz="0" w:space="0" w:color="auto"/>
                                <w:right w:val="none" w:sz="0" w:space="0" w:color="auto"/>
                              </w:divBdr>
                            </w:div>
                          </w:divsChild>
                        </w:div>
                        <w:div w:id="300117920">
                          <w:marLeft w:val="240"/>
                          <w:marRight w:val="240"/>
                          <w:marTop w:val="0"/>
                          <w:marBottom w:val="0"/>
                          <w:divBdr>
                            <w:top w:val="none" w:sz="0" w:space="0" w:color="auto"/>
                            <w:left w:val="none" w:sz="0" w:space="0" w:color="auto"/>
                            <w:bottom w:val="none" w:sz="0" w:space="0" w:color="auto"/>
                            <w:right w:val="none" w:sz="0" w:space="0" w:color="auto"/>
                          </w:divBdr>
                          <w:divsChild>
                            <w:div w:id="1418094516">
                              <w:marLeft w:val="240"/>
                              <w:marRight w:val="0"/>
                              <w:marTop w:val="0"/>
                              <w:marBottom w:val="0"/>
                              <w:divBdr>
                                <w:top w:val="none" w:sz="0" w:space="0" w:color="auto"/>
                                <w:left w:val="none" w:sz="0" w:space="0" w:color="auto"/>
                                <w:bottom w:val="none" w:sz="0" w:space="0" w:color="auto"/>
                                <w:right w:val="none" w:sz="0" w:space="0" w:color="auto"/>
                              </w:divBdr>
                            </w:div>
                          </w:divsChild>
                        </w:div>
                        <w:div w:id="442381959">
                          <w:marLeft w:val="240"/>
                          <w:marRight w:val="240"/>
                          <w:marTop w:val="0"/>
                          <w:marBottom w:val="0"/>
                          <w:divBdr>
                            <w:top w:val="none" w:sz="0" w:space="0" w:color="auto"/>
                            <w:left w:val="none" w:sz="0" w:space="0" w:color="auto"/>
                            <w:bottom w:val="none" w:sz="0" w:space="0" w:color="auto"/>
                            <w:right w:val="none" w:sz="0" w:space="0" w:color="auto"/>
                          </w:divBdr>
                          <w:divsChild>
                            <w:div w:id="571816464">
                              <w:marLeft w:val="240"/>
                              <w:marRight w:val="0"/>
                              <w:marTop w:val="0"/>
                              <w:marBottom w:val="0"/>
                              <w:divBdr>
                                <w:top w:val="none" w:sz="0" w:space="0" w:color="auto"/>
                                <w:left w:val="none" w:sz="0" w:space="0" w:color="auto"/>
                                <w:bottom w:val="none" w:sz="0" w:space="0" w:color="auto"/>
                                <w:right w:val="none" w:sz="0" w:space="0" w:color="auto"/>
                              </w:divBdr>
                            </w:div>
                          </w:divsChild>
                        </w:div>
                        <w:div w:id="598106605">
                          <w:marLeft w:val="240"/>
                          <w:marRight w:val="240"/>
                          <w:marTop w:val="0"/>
                          <w:marBottom w:val="0"/>
                          <w:divBdr>
                            <w:top w:val="none" w:sz="0" w:space="0" w:color="auto"/>
                            <w:left w:val="none" w:sz="0" w:space="0" w:color="auto"/>
                            <w:bottom w:val="none" w:sz="0" w:space="0" w:color="auto"/>
                            <w:right w:val="none" w:sz="0" w:space="0" w:color="auto"/>
                          </w:divBdr>
                          <w:divsChild>
                            <w:div w:id="952715337">
                              <w:marLeft w:val="240"/>
                              <w:marRight w:val="0"/>
                              <w:marTop w:val="0"/>
                              <w:marBottom w:val="0"/>
                              <w:divBdr>
                                <w:top w:val="none" w:sz="0" w:space="0" w:color="auto"/>
                                <w:left w:val="none" w:sz="0" w:space="0" w:color="auto"/>
                                <w:bottom w:val="none" w:sz="0" w:space="0" w:color="auto"/>
                                <w:right w:val="none" w:sz="0" w:space="0" w:color="auto"/>
                              </w:divBdr>
                            </w:div>
                          </w:divsChild>
                        </w:div>
                        <w:div w:id="768431193">
                          <w:marLeft w:val="240"/>
                          <w:marRight w:val="240"/>
                          <w:marTop w:val="0"/>
                          <w:marBottom w:val="0"/>
                          <w:divBdr>
                            <w:top w:val="none" w:sz="0" w:space="0" w:color="auto"/>
                            <w:left w:val="none" w:sz="0" w:space="0" w:color="auto"/>
                            <w:bottom w:val="none" w:sz="0" w:space="0" w:color="auto"/>
                            <w:right w:val="none" w:sz="0" w:space="0" w:color="auto"/>
                          </w:divBdr>
                          <w:divsChild>
                            <w:div w:id="183715766">
                              <w:marLeft w:val="240"/>
                              <w:marRight w:val="0"/>
                              <w:marTop w:val="0"/>
                              <w:marBottom w:val="0"/>
                              <w:divBdr>
                                <w:top w:val="none" w:sz="0" w:space="0" w:color="auto"/>
                                <w:left w:val="none" w:sz="0" w:space="0" w:color="auto"/>
                                <w:bottom w:val="none" w:sz="0" w:space="0" w:color="auto"/>
                                <w:right w:val="none" w:sz="0" w:space="0" w:color="auto"/>
                              </w:divBdr>
                            </w:div>
                          </w:divsChild>
                        </w:div>
                        <w:div w:id="1050156215">
                          <w:marLeft w:val="240"/>
                          <w:marRight w:val="240"/>
                          <w:marTop w:val="0"/>
                          <w:marBottom w:val="0"/>
                          <w:divBdr>
                            <w:top w:val="none" w:sz="0" w:space="0" w:color="auto"/>
                            <w:left w:val="none" w:sz="0" w:space="0" w:color="auto"/>
                            <w:bottom w:val="none" w:sz="0" w:space="0" w:color="auto"/>
                            <w:right w:val="none" w:sz="0" w:space="0" w:color="auto"/>
                          </w:divBdr>
                          <w:divsChild>
                            <w:div w:id="766777040">
                              <w:marLeft w:val="240"/>
                              <w:marRight w:val="0"/>
                              <w:marTop w:val="0"/>
                              <w:marBottom w:val="0"/>
                              <w:divBdr>
                                <w:top w:val="none" w:sz="0" w:space="0" w:color="auto"/>
                                <w:left w:val="none" w:sz="0" w:space="0" w:color="auto"/>
                                <w:bottom w:val="none" w:sz="0" w:space="0" w:color="auto"/>
                                <w:right w:val="none" w:sz="0" w:space="0" w:color="auto"/>
                              </w:divBdr>
                            </w:div>
                          </w:divsChild>
                        </w:div>
                        <w:div w:id="1192525691">
                          <w:marLeft w:val="240"/>
                          <w:marRight w:val="240"/>
                          <w:marTop w:val="0"/>
                          <w:marBottom w:val="0"/>
                          <w:divBdr>
                            <w:top w:val="none" w:sz="0" w:space="0" w:color="auto"/>
                            <w:left w:val="none" w:sz="0" w:space="0" w:color="auto"/>
                            <w:bottom w:val="none" w:sz="0" w:space="0" w:color="auto"/>
                            <w:right w:val="none" w:sz="0" w:space="0" w:color="auto"/>
                          </w:divBdr>
                          <w:divsChild>
                            <w:div w:id="972441497">
                              <w:marLeft w:val="240"/>
                              <w:marRight w:val="0"/>
                              <w:marTop w:val="0"/>
                              <w:marBottom w:val="0"/>
                              <w:divBdr>
                                <w:top w:val="none" w:sz="0" w:space="0" w:color="auto"/>
                                <w:left w:val="none" w:sz="0" w:space="0" w:color="auto"/>
                                <w:bottom w:val="none" w:sz="0" w:space="0" w:color="auto"/>
                                <w:right w:val="none" w:sz="0" w:space="0" w:color="auto"/>
                              </w:divBdr>
                            </w:div>
                          </w:divsChild>
                        </w:div>
                        <w:div w:id="1379014555">
                          <w:marLeft w:val="240"/>
                          <w:marRight w:val="240"/>
                          <w:marTop w:val="0"/>
                          <w:marBottom w:val="0"/>
                          <w:divBdr>
                            <w:top w:val="none" w:sz="0" w:space="0" w:color="auto"/>
                            <w:left w:val="none" w:sz="0" w:space="0" w:color="auto"/>
                            <w:bottom w:val="none" w:sz="0" w:space="0" w:color="auto"/>
                            <w:right w:val="none" w:sz="0" w:space="0" w:color="auto"/>
                          </w:divBdr>
                          <w:divsChild>
                            <w:div w:id="772821543">
                              <w:marLeft w:val="240"/>
                              <w:marRight w:val="0"/>
                              <w:marTop w:val="0"/>
                              <w:marBottom w:val="0"/>
                              <w:divBdr>
                                <w:top w:val="none" w:sz="0" w:space="0" w:color="auto"/>
                                <w:left w:val="none" w:sz="0" w:space="0" w:color="auto"/>
                                <w:bottom w:val="none" w:sz="0" w:space="0" w:color="auto"/>
                                <w:right w:val="none" w:sz="0" w:space="0" w:color="auto"/>
                              </w:divBdr>
                            </w:div>
                          </w:divsChild>
                        </w:div>
                        <w:div w:id="1540390303">
                          <w:marLeft w:val="240"/>
                          <w:marRight w:val="240"/>
                          <w:marTop w:val="0"/>
                          <w:marBottom w:val="0"/>
                          <w:divBdr>
                            <w:top w:val="none" w:sz="0" w:space="0" w:color="auto"/>
                            <w:left w:val="none" w:sz="0" w:space="0" w:color="auto"/>
                            <w:bottom w:val="none" w:sz="0" w:space="0" w:color="auto"/>
                            <w:right w:val="none" w:sz="0" w:space="0" w:color="auto"/>
                          </w:divBdr>
                          <w:divsChild>
                            <w:div w:id="1753088589">
                              <w:marLeft w:val="240"/>
                              <w:marRight w:val="0"/>
                              <w:marTop w:val="0"/>
                              <w:marBottom w:val="0"/>
                              <w:divBdr>
                                <w:top w:val="none" w:sz="0" w:space="0" w:color="auto"/>
                                <w:left w:val="none" w:sz="0" w:space="0" w:color="auto"/>
                                <w:bottom w:val="none" w:sz="0" w:space="0" w:color="auto"/>
                                <w:right w:val="none" w:sz="0" w:space="0" w:color="auto"/>
                              </w:divBdr>
                            </w:div>
                          </w:divsChild>
                        </w:div>
                        <w:div w:id="1778325854">
                          <w:marLeft w:val="240"/>
                          <w:marRight w:val="240"/>
                          <w:marTop w:val="0"/>
                          <w:marBottom w:val="0"/>
                          <w:divBdr>
                            <w:top w:val="none" w:sz="0" w:space="0" w:color="auto"/>
                            <w:left w:val="none" w:sz="0" w:space="0" w:color="auto"/>
                            <w:bottom w:val="none" w:sz="0" w:space="0" w:color="auto"/>
                            <w:right w:val="none" w:sz="0" w:space="0" w:color="auto"/>
                          </w:divBdr>
                          <w:divsChild>
                            <w:div w:id="673536993">
                              <w:marLeft w:val="240"/>
                              <w:marRight w:val="0"/>
                              <w:marTop w:val="0"/>
                              <w:marBottom w:val="0"/>
                              <w:divBdr>
                                <w:top w:val="none" w:sz="0" w:space="0" w:color="auto"/>
                                <w:left w:val="none" w:sz="0" w:space="0" w:color="auto"/>
                                <w:bottom w:val="none" w:sz="0" w:space="0" w:color="auto"/>
                                <w:right w:val="none" w:sz="0" w:space="0" w:color="auto"/>
                              </w:divBdr>
                            </w:div>
                          </w:divsChild>
                        </w:div>
                        <w:div w:id="1834758739">
                          <w:marLeft w:val="240"/>
                          <w:marRight w:val="240"/>
                          <w:marTop w:val="0"/>
                          <w:marBottom w:val="0"/>
                          <w:divBdr>
                            <w:top w:val="none" w:sz="0" w:space="0" w:color="auto"/>
                            <w:left w:val="none" w:sz="0" w:space="0" w:color="auto"/>
                            <w:bottom w:val="none" w:sz="0" w:space="0" w:color="auto"/>
                            <w:right w:val="none" w:sz="0" w:space="0" w:color="auto"/>
                          </w:divBdr>
                          <w:divsChild>
                            <w:div w:id="2059042304">
                              <w:marLeft w:val="240"/>
                              <w:marRight w:val="0"/>
                              <w:marTop w:val="0"/>
                              <w:marBottom w:val="0"/>
                              <w:divBdr>
                                <w:top w:val="none" w:sz="0" w:space="0" w:color="auto"/>
                                <w:left w:val="none" w:sz="0" w:space="0" w:color="auto"/>
                                <w:bottom w:val="none" w:sz="0" w:space="0" w:color="auto"/>
                                <w:right w:val="none" w:sz="0" w:space="0" w:color="auto"/>
                              </w:divBdr>
                            </w:div>
                          </w:divsChild>
                        </w:div>
                        <w:div w:id="1924753181">
                          <w:marLeft w:val="240"/>
                          <w:marRight w:val="240"/>
                          <w:marTop w:val="0"/>
                          <w:marBottom w:val="0"/>
                          <w:divBdr>
                            <w:top w:val="none" w:sz="0" w:space="0" w:color="auto"/>
                            <w:left w:val="none" w:sz="0" w:space="0" w:color="auto"/>
                            <w:bottom w:val="none" w:sz="0" w:space="0" w:color="auto"/>
                            <w:right w:val="none" w:sz="0" w:space="0" w:color="auto"/>
                          </w:divBdr>
                          <w:divsChild>
                            <w:div w:id="2016035968">
                              <w:marLeft w:val="240"/>
                              <w:marRight w:val="0"/>
                              <w:marTop w:val="0"/>
                              <w:marBottom w:val="0"/>
                              <w:divBdr>
                                <w:top w:val="none" w:sz="0" w:space="0" w:color="auto"/>
                                <w:left w:val="none" w:sz="0" w:space="0" w:color="auto"/>
                                <w:bottom w:val="none" w:sz="0" w:space="0" w:color="auto"/>
                                <w:right w:val="none" w:sz="0" w:space="0" w:color="auto"/>
                              </w:divBdr>
                            </w:div>
                          </w:divsChild>
                        </w:div>
                        <w:div w:id="1956449796">
                          <w:marLeft w:val="0"/>
                          <w:marRight w:val="0"/>
                          <w:marTop w:val="0"/>
                          <w:marBottom w:val="0"/>
                          <w:divBdr>
                            <w:top w:val="none" w:sz="0" w:space="0" w:color="auto"/>
                            <w:left w:val="none" w:sz="0" w:space="0" w:color="auto"/>
                            <w:bottom w:val="none" w:sz="0" w:space="0" w:color="auto"/>
                            <w:right w:val="none" w:sz="0" w:space="0" w:color="auto"/>
                          </w:divBdr>
                        </w:div>
                      </w:divsChild>
                    </w:div>
                    <w:div w:id="1321278008">
                      <w:marLeft w:val="240"/>
                      <w:marRight w:val="0"/>
                      <w:marTop w:val="0"/>
                      <w:marBottom w:val="0"/>
                      <w:divBdr>
                        <w:top w:val="none" w:sz="0" w:space="0" w:color="auto"/>
                        <w:left w:val="none" w:sz="0" w:space="0" w:color="auto"/>
                        <w:bottom w:val="none" w:sz="0" w:space="0" w:color="auto"/>
                        <w:right w:val="none" w:sz="0" w:space="0" w:color="auto"/>
                      </w:divBdr>
                    </w:div>
                  </w:divsChild>
                </w:div>
                <w:div w:id="764693325">
                  <w:marLeft w:val="240"/>
                  <w:marRight w:val="240"/>
                  <w:marTop w:val="0"/>
                  <w:marBottom w:val="0"/>
                  <w:divBdr>
                    <w:top w:val="none" w:sz="0" w:space="0" w:color="auto"/>
                    <w:left w:val="none" w:sz="0" w:space="0" w:color="auto"/>
                    <w:bottom w:val="none" w:sz="0" w:space="0" w:color="auto"/>
                    <w:right w:val="none" w:sz="0" w:space="0" w:color="auto"/>
                  </w:divBdr>
                  <w:divsChild>
                    <w:div w:id="159003422">
                      <w:marLeft w:val="0"/>
                      <w:marRight w:val="0"/>
                      <w:marTop w:val="0"/>
                      <w:marBottom w:val="0"/>
                      <w:divBdr>
                        <w:top w:val="none" w:sz="0" w:space="0" w:color="auto"/>
                        <w:left w:val="none" w:sz="0" w:space="0" w:color="auto"/>
                        <w:bottom w:val="none" w:sz="0" w:space="0" w:color="auto"/>
                        <w:right w:val="none" w:sz="0" w:space="0" w:color="auto"/>
                      </w:divBdr>
                      <w:divsChild>
                        <w:div w:id="80489282">
                          <w:marLeft w:val="240"/>
                          <w:marRight w:val="240"/>
                          <w:marTop w:val="0"/>
                          <w:marBottom w:val="0"/>
                          <w:divBdr>
                            <w:top w:val="none" w:sz="0" w:space="0" w:color="auto"/>
                            <w:left w:val="none" w:sz="0" w:space="0" w:color="auto"/>
                            <w:bottom w:val="none" w:sz="0" w:space="0" w:color="auto"/>
                            <w:right w:val="none" w:sz="0" w:space="0" w:color="auto"/>
                          </w:divBdr>
                          <w:divsChild>
                            <w:div w:id="756706243">
                              <w:marLeft w:val="240"/>
                              <w:marRight w:val="0"/>
                              <w:marTop w:val="0"/>
                              <w:marBottom w:val="0"/>
                              <w:divBdr>
                                <w:top w:val="none" w:sz="0" w:space="0" w:color="auto"/>
                                <w:left w:val="none" w:sz="0" w:space="0" w:color="auto"/>
                                <w:bottom w:val="none" w:sz="0" w:space="0" w:color="auto"/>
                                <w:right w:val="none" w:sz="0" w:space="0" w:color="auto"/>
                              </w:divBdr>
                            </w:div>
                            <w:div w:id="1096903401">
                              <w:marLeft w:val="0"/>
                              <w:marRight w:val="0"/>
                              <w:marTop w:val="0"/>
                              <w:marBottom w:val="0"/>
                              <w:divBdr>
                                <w:top w:val="none" w:sz="0" w:space="0" w:color="auto"/>
                                <w:left w:val="none" w:sz="0" w:space="0" w:color="auto"/>
                                <w:bottom w:val="none" w:sz="0" w:space="0" w:color="auto"/>
                                <w:right w:val="none" w:sz="0" w:space="0" w:color="auto"/>
                              </w:divBdr>
                              <w:divsChild>
                                <w:div w:id="43723807">
                                  <w:marLeft w:val="240"/>
                                  <w:marRight w:val="240"/>
                                  <w:marTop w:val="0"/>
                                  <w:marBottom w:val="0"/>
                                  <w:divBdr>
                                    <w:top w:val="none" w:sz="0" w:space="0" w:color="auto"/>
                                    <w:left w:val="none" w:sz="0" w:space="0" w:color="auto"/>
                                    <w:bottom w:val="none" w:sz="0" w:space="0" w:color="auto"/>
                                    <w:right w:val="none" w:sz="0" w:space="0" w:color="auto"/>
                                  </w:divBdr>
                                  <w:divsChild>
                                    <w:div w:id="632633385">
                                      <w:marLeft w:val="240"/>
                                      <w:marRight w:val="0"/>
                                      <w:marTop w:val="0"/>
                                      <w:marBottom w:val="0"/>
                                      <w:divBdr>
                                        <w:top w:val="none" w:sz="0" w:space="0" w:color="auto"/>
                                        <w:left w:val="none" w:sz="0" w:space="0" w:color="auto"/>
                                        <w:bottom w:val="none" w:sz="0" w:space="0" w:color="auto"/>
                                        <w:right w:val="none" w:sz="0" w:space="0" w:color="auto"/>
                                      </w:divBdr>
                                    </w:div>
                                  </w:divsChild>
                                </w:div>
                                <w:div w:id="94132857">
                                  <w:marLeft w:val="240"/>
                                  <w:marRight w:val="240"/>
                                  <w:marTop w:val="0"/>
                                  <w:marBottom w:val="0"/>
                                  <w:divBdr>
                                    <w:top w:val="none" w:sz="0" w:space="0" w:color="auto"/>
                                    <w:left w:val="none" w:sz="0" w:space="0" w:color="auto"/>
                                    <w:bottom w:val="none" w:sz="0" w:space="0" w:color="auto"/>
                                    <w:right w:val="none" w:sz="0" w:space="0" w:color="auto"/>
                                  </w:divBdr>
                                  <w:divsChild>
                                    <w:div w:id="1909655249">
                                      <w:marLeft w:val="240"/>
                                      <w:marRight w:val="0"/>
                                      <w:marTop w:val="0"/>
                                      <w:marBottom w:val="0"/>
                                      <w:divBdr>
                                        <w:top w:val="none" w:sz="0" w:space="0" w:color="auto"/>
                                        <w:left w:val="none" w:sz="0" w:space="0" w:color="auto"/>
                                        <w:bottom w:val="none" w:sz="0" w:space="0" w:color="auto"/>
                                        <w:right w:val="none" w:sz="0" w:space="0" w:color="auto"/>
                                      </w:divBdr>
                                    </w:div>
                                  </w:divsChild>
                                </w:div>
                                <w:div w:id="346636171">
                                  <w:marLeft w:val="240"/>
                                  <w:marRight w:val="240"/>
                                  <w:marTop w:val="0"/>
                                  <w:marBottom w:val="0"/>
                                  <w:divBdr>
                                    <w:top w:val="none" w:sz="0" w:space="0" w:color="auto"/>
                                    <w:left w:val="none" w:sz="0" w:space="0" w:color="auto"/>
                                    <w:bottom w:val="none" w:sz="0" w:space="0" w:color="auto"/>
                                    <w:right w:val="none" w:sz="0" w:space="0" w:color="auto"/>
                                  </w:divBdr>
                                  <w:divsChild>
                                    <w:div w:id="904874190">
                                      <w:marLeft w:val="240"/>
                                      <w:marRight w:val="0"/>
                                      <w:marTop w:val="0"/>
                                      <w:marBottom w:val="0"/>
                                      <w:divBdr>
                                        <w:top w:val="none" w:sz="0" w:space="0" w:color="auto"/>
                                        <w:left w:val="none" w:sz="0" w:space="0" w:color="auto"/>
                                        <w:bottom w:val="none" w:sz="0" w:space="0" w:color="auto"/>
                                        <w:right w:val="none" w:sz="0" w:space="0" w:color="auto"/>
                                      </w:divBdr>
                                    </w:div>
                                  </w:divsChild>
                                </w:div>
                                <w:div w:id="444689298">
                                  <w:marLeft w:val="240"/>
                                  <w:marRight w:val="240"/>
                                  <w:marTop w:val="0"/>
                                  <w:marBottom w:val="0"/>
                                  <w:divBdr>
                                    <w:top w:val="none" w:sz="0" w:space="0" w:color="auto"/>
                                    <w:left w:val="none" w:sz="0" w:space="0" w:color="auto"/>
                                    <w:bottom w:val="none" w:sz="0" w:space="0" w:color="auto"/>
                                    <w:right w:val="none" w:sz="0" w:space="0" w:color="auto"/>
                                  </w:divBdr>
                                  <w:divsChild>
                                    <w:div w:id="155463370">
                                      <w:marLeft w:val="240"/>
                                      <w:marRight w:val="0"/>
                                      <w:marTop w:val="0"/>
                                      <w:marBottom w:val="0"/>
                                      <w:divBdr>
                                        <w:top w:val="none" w:sz="0" w:space="0" w:color="auto"/>
                                        <w:left w:val="none" w:sz="0" w:space="0" w:color="auto"/>
                                        <w:bottom w:val="none" w:sz="0" w:space="0" w:color="auto"/>
                                        <w:right w:val="none" w:sz="0" w:space="0" w:color="auto"/>
                                      </w:divBdr>
                                    </w:div>
                                  </w:divsChild>
                                </w:div>
                                <w:div w:id="478159568">
                                  <w:marLeft w:val="240"/>
                                  <w:marRight w:val="240"/>
                                  <w:marTop w:val="0"/>
                                  <w:marBottom w:val="0"/>
                                  <w:divBdr>
                                    <w:top w:val="none" w:sz="0" w:space="0" w:color="auto"/>
                                    <w:left w:val="none" w:sz="0" w:space="0" w:color="auto"/>
                                    <w:bottom w:val="none" w:sz="0" w:space="0" w:color="auto"/>
                                    <w:right w:val="none" w:sz="0" w:space="0" w:color="auto"/>
                                  </w:divBdr>
                                  <w:divsChild>
                                    <w:div w:id="1016923040">
                                      <w:marLeft w:val="240"/>
                                      <w:marRight w:val="0"/>
                                      <w:marTop w:val="0"/>
                                      <w:marBottom w:val="0"/>
                                      <w:divBdr>
                                        <w:top w:val="none" w:sz="0" w:space="0" w:color="auto"/>
                                        <w:left w:val="none" w:sz="0" w:space="0" w:color="auto"/>
                                        <w:bottom w:val="none" w:sz="0" w:space="0" w:color="auto"/>
                                        <w:right w:val="none" w:sz="0" w:space="0" w:color="auto"/>
                                      </w:divBdr>
                                    </w:div>
                                  </w:divsChild>
                                </w:div>
                                <w:div w:id="536159301">
                                  <w:marLeft w:val="240"/>
                                  <w:marRight w:val="240"/>
                                  <w:marTop w:val="0"/>
                                  <w:marBottom w:val="0"/>
                                  <w:divBdr>
                                    <w:top w:val="none" w:sz="0" w:space="0" w:color="auto"/>
                                    <w:left w:val="none" w:sz="0" w:space="0" w:color="auto"/>
                                    <w:bottom w:val="none" w:sz="0" w:space="0" w:color="auto"/>
                                    <w:right w:val="none" w:sz="0" w:space="0" w:color="auto"/>
                                  </w:divBdr>
                                  <w:divsChild>
                                    <w:div w:id="774399634">
                                      <w:marLeft w:val="240"/>
                                      <w:marRight w:val="0"/>
                                      <w:marTop w:val="0"/>
                                      <w:marBottom w:val="0"/>
                                      <w:divBdr>
                                        <w:top w:val="none" w:sz="0" w:space="0" w:color="auto"/>
                                        <w:left w:val="none" w:sz="0" w:space="0" w:color="auto"/>
                                        <w:bottom w:val="none" w:sz="0" w:space="0" w:color="auto"/>
                                        <w:right w:val="none" w:sz="0" w:space="0" w:color="auto"/>
                                      </w:divBdr>
                                    </w:div>
                                  </w:divsChild>
                                </w:div>
                                <w:div w:id="558790391">
                                  <w:marLeft w:val="240"/>
                                  <w:marRight w:val="240"/>
                                  <w:marTop w:val="0"/>
                                  <w:marBottom w:val="0"/>
                                  <w:divBdr>
                                    <w:top w:val="none" w:sz="0" w:space="0" w:color="auto"/>
                                    <w:left w:val="none" w:sz="0" w:space="0" w:color="auto"/>
                                    <w:bottom w:val="none" w:sz="0" w:space="0" w:color="auto"/>
                                    <w:right w:val="none" w:sz="0" w:space="0" w:color="auto"/>
                                  </w:divBdr>
                                  <w:divsChild>
                                    <w:div w:id="1486319828">
                                      <w:marLeft w:val="240"/>
                                      <w:marRight w:val="0"/>
                                      <w:marTop w:val="0"/>
                                      <w:marBottom w:val="0"/>
                                      <w:divBdr>
                                        <w:top w:val="none" w:sz="0" w:space="0" w:color="auto"/>
                                        <w:left w:val="none" w:sz="0" w:space="0" w:color="auto"/>
                                        <w:bottom w:val="none" w:sz="0" w:space="0" w:color="auto"/>
                                        <w:right w:val="none" w:sz="0" w:space="0" w:color="auto"/>
                                      </w:divBdr>
                                    </w:div>
                                  </w:divsChild>
                                </w:div>
                                <w:div w:id="592470619">
                                  <w:marLeft w:val="240"/>
                                  <w:marRight w:val="240"/>
                                  <w:marTop w:val="0"/>
                                  <w:marBottom w:val="0"/>
                                  <w:divBdr>
                                    <w:top w:val="none" w:sz="0" w:space="0" w:color="auto"/>
                                    <w:left w:val="none" w:sz="0" w:space="0" w:color="auto"/>
                                    <w:bottom w:val="none" w:sz="0" w:space="0" w:color="auto"/>
                                    <w:right w:val="none" w:sz="0" w:space="0" w:color="auto"/>
                                  </w:divBdr>
                                  <w:divsChild>
                                    <w:div w:id="303050179">
                                      <w:marLeft w:val="240"/>
                                      <w:marRight w:val="0"/>
                                      <w:marTop w:val="0"/>
                                      <w:marBottom w:val="0"/>
                                      <w:divBdr>
                                        <w:top w:val="none" w:sz="0" w:space="0" w:color="auto"/>
                                        <w:left w:val="none" w:sz="0" w:space="0" w:color="auto"/>
                                        <w:bottom w:val="none" w:sz="0" w:space="0" w:color="auto"/>
                                        <w:right w:val="none" w:sz="0" w:space="0" w:color="auto"/>
                                      </w:divBdr>
                                    </w:div>
                                  </w:divsChild>
                                </w:div>
                                <w:div w:id="701630082">
                                  <w:marLeft w:val="240"/>
                                  <w:marRight w:val="240"/>
                                  <w:marTop w:val="0"/>
                                  <w:marBottom w:val="0"/>
                                  <w:divBdr>
                                    <w:top w:val="none" w:sz="0" w:space="0" w:color="auto"/>
                                    <w:left w:val="none" w:sz="0" w:space="0" w:color="auto"/>
                                    <w:bottom w:val="none" w:sz="0" w:space="0" w:color="auto"/>
                                    <w:right w:val="none" w:sz="0" w:space="0" w:color="auto"/>
                                  </w:divBdr>
                                  <w:divsChild>
                                    <w:div w:id="1822848092">
                                      <w:marLeft w:val="240"/>
                                      <w:marRight w:val="0"/>
                                      <w:marTop w:val="0"/>
                                      <w:marBottom w:val="0"/>
                                      <w:divBdr>
                                        <w:top w:val="none" w:sz="0" w:space="0" w:color="auto"/>
                                        <w:left w:val="none" w:sz="0" w:space="0" w:color="auto"/>
                                        <w:bottom w:val="none" w:sz="0" w:space="0" w:color="auto"/>
                                        <w:right w:val="none" w:sz="0" w:space="0" w:color="auto"/>
                                      </w:divBdr>
                                    </w:div>
                                  </w:divsChild>
                                </w:div>
                                <w:div w:id="717825848">
                                  <w:marLeft w:val="240"/>
                                  <w:marRight w:val="240"/>
                                  <w:marTop w:val="0"/>
                                  <w:marBottom w:val="0"/>
                                  <w:divBdr>
                                    <w:top w:val="none" w:sz="0" w:space="0" w:color="auto"/>
                                    <w:left w:val="none" w:sz="0" w:space="0" w:color="auto"/>
                                    <w:bottom w:val="none" w:sz="0" w:space="0" w:color="auto"/>
                                    <w:right w:val="none" w:sz="0" w:space="0" w:color="auto"/>
                                  </w:divBdr>
                                  <w:divsChild>
                                    <w:div w:id="704478368">
                                      <w:marLeft w:val="240"/>
                                      <w:marRight w:val="0"/>
                                      <w:marTop w:val="0"/>
                                      <w:marBottom w:val="0"/>
                                      <w:divBdr>
                                        <w:top w:val="none" w:sz="0" w:space="0" w:color="auto"/>
                                        <w:left w:val="none" w:sz="0" w:space="0" w:color="auto"/>
                                        <w:bottom w:val="none" w:sz="0" w:space="0" w:color="auto"/>
                                        <w:right w:val="none" w:sz="0" w:space="0" w:color="auto"/>
                                      </w:divBdr>
                                    </w:div>
                                  </w:divsChild>
                                </w:div>
                                <w:div w:id="852955147">
                                  <w:marLeft w:val="240"/>
                                  <w:marRight w:val="240"/>
                                  <w:marTop w:val="0"/>
                                  <w:marBottom w:val="0"/>
                                  <w:divBdr>
                                    <w:top w:val="none" w:sz="0" w:space="0" w:color="auto"/>
                                    <w:left w:val="none" w:sz="0" w:space="0" w:color="auto"/>
                                    <w:bottom w:val="none" w:sz="0" w:space="0" w:color="auto"/>
                                    <w:right w:val="none" w:sz="0" w:space="0" w:color="auto"/>
                                  </w:divBdr>
                                  <w:divsChild>
                                    <w:div w:id="827598528">
                                      <w:marLeft w:val="240"/>
                                      <w:marRight w:val="0"/>
                                      <w:marTop w:val="0"/>
                                      <w:marBottom w:val="0"/>
                                      <w:divBdr>
                                        <w:top w:val="none" w:sz="0" w:space="0" w:color="auto"/>
                                        <w:left w:val="none" w:sz="0" w:space="0" w:color="auto"/>
                                        <w:bottom w:val="none" w:sz="0" w:space="0" w:color="auto"/>
                                        <w:right w:val="none" w:sz="0" w:space="0" w:color="auto"/>
                                      </w:divBdr>
                                    </w:div>
                                  </w:divsChild>
                                </w:div>
                                <w:div w:id="863514732">
                                  <w:marLeft w:val="240"/>
                                  <w:marRight w:val="240"/>
                                  <w:marTop w:val="0"/>
                                  <w:marBottom w:val="0"/>
                                  <w:divBdr>
                                    <w:top w:val="none" w:sz="0" w:space="0" w:color="auto"/>
                                    <w:left w:val="none" w:sz="0" w:space="0" w:color="auto"/>
                                    <w:bottom w:val="none" w:sz="0" w:space="0" w:color="auto"/>
                                    <w:right w:val="none" w:sz="0" w:space="0" w:color="auto"/>
                                  </w:divBdr>
                                  <w:divsChild>
                                    <w:div w:id="600912607">
                                      <w:marLeft w:val="240"/>
                                      <w:marRight w:val="0"/>
                                      <w:marTop w:val="0"/>
                                      <w:marBottom w:val="0"/>
                                      <w:divBdr>
                                        <w:top w:val="none" w:sz="0" w:space="0" w:color="auto"/>
                                        <w:left w:val="none" w:sz="0" w:space="0" w:color="auto"/>
                                        <w:bottom w:val="none" w:sz="0" w:space="0" w:color="auto"/>
                                        <w:right w:val="none" w:sz="0" w:space="0" w:color="auto"/>
                                      </w:divBdr>
                                    </w:div>
                                  </w:divsChild>
                                </w:div>
                                <w:div w:id="917834960">
                                  <w:marLeft w:val="240"/>
                                  <w:marRight w:val="240"/>
                                  <w:marTop w:val="0"/>
                                  <w:marBottom w:val="0"/>
                                  <w:divBdr>
                                    <w:top w:val="none" w:sz="0" w:space="0" w:color="auto"/>
                                    <w:left w:val="none" w:sz="0" w:space="0" w:color="auto"/>
                                    <w:bottom w:val="none" w:sz="0" w:space="0" w:color="auto"/>
                                    <w:right w:val="none" w:sz="0" w:space="0" w:color="auto"/>
                                  </w:divBdr>
                                  <w:divsChild>
                                    <w:div w:id="1022821357">
                                      <w:marLeft w:val="240"/>
                                      <w:marRight w:val="0"/>
                                      <w:marTop w:val="0"/>
                                      <w:marBottom w:val="0"/>
                                      <w:divBdr>
                                        <w:top w:val="none" w:sz="0" w:space="0" w:color="auto"/>
                                        <w:left w:val="none" w:sz="0" w:space="0" w:color="auto"/>
                                        <w:bottom w:val="none" w:sz="0" w:space="0" w:color="auto"/>
                                        <w:right w:val="none" w:sz="0" w:space="0" w:color="auto"/>
                                      </w:divBdr>
                                    </w:div>
                                  </w:divsChild>
                                </w:div>
                                <w:div w:id="992609539">
                                  <w:marLeft w:val="240"/>
                                  <w:marRight w:val="240"/>
                                  <w:marTop w:val="0"/>
                                  <w:marBottom w:val="0"/>
                                  <w:divBdr>
                                    <w:top w:val="none" w:sz="0" w:space="0" w:color="auto"/>
                                    <w:left w:val="none" w:sz="0" w:space="0" w:color="auto"/>
                                    <w:bottom w:val="none" w:sz="0" w:space="0" w:color="auto"/>
                                    <w:right w:val="none" w:sz="0" w:space="0" w:color="auto"/>
                                  </w:divBdr>
                                  <w:divsChild>
                                    <w:div w:id="93945790">
                                      <w:marLeft w:val="240"/>
                                      <w:marRight w:val="0"/>
                                      <w:marTop w:val="0"/>
                                      <w:marBottom w:val="0"/>
                                      <w:divBdr>
                                        <w:top w:val="none" w:sz="0" w:space="0" w:color="auto"/>
                                        <w:left w:val="none" w:sz="0" w:space="0" w:color="auto"/>
                                        <w:bottom w:val="none" w:sz="0" w:space="0" w:color="auto"/>
                                        <w:right w:val="none" w:sz="0" w:space="0" w:color="auto"/>
                                      </w:divBdr>
                                    </w:div>
                                  </w:divsChild>
                                </w:div>
                                <w:div w:id="1005128710">
                                  <w:marLeft w:val="240"/>
                                  <w:marRight w:val="240"/>
                                  <w:marTop w:val="0"/>
                                  <w:marBottom w:val="0"/>
                                  <w:divBdr>
                                    <w:top w:val="none" w:sz="0" w:space="0" w:color="auto"/>
                                    <w:left w:val="none" w:sz="0" w:space="0" w:color="auto"/>
                                    <w:bottom w:val="none" w:sz="0" w:space="0" w:color="auto"/>
                                    <w:right w:val="none" w:sz="0" w:space="0" w:color="auto"/>
                                  </w:divBdr>
                                  <w:divsChild>
                                    <w:div w:id="18314420">
                                      <w:marLeft w:val="240"/>
                                      <w:marRight w:val="0"/>
                                      <w:marTop w:val="0"/>
                                      <w:marBottom w:val="0"/>
                                      <w:divBdr>
                                        <w:top w:val="none" w:sz="0" w:space="0" w:color="auto"/>
                                        <w:left w:val="none" w:sz="0" w:space="0" w:color="auto"/>
                                        <w:bottom w:val="none" w:sz="0" w:space="0" w:color="auto"/>
                                        <w:right w:val="none" w:sz="0" w:space="0" w:color="auto"/>
                                      </w:divBdr>
                                    </w:div>
                                  </w:divsChild>
                                </w:div>
                                <w:div w:id="1090388384">
                                  <w:marLeft w:val="240"/>
                                  <w:marRight w:val="240"/>
                                  <w:marTop w:val="0"/>
                                  <w:marBottom w:val="0"/>
                                  <w:divBdr>
                                    <w:top w:val="none" w:sz="0" w:space="0" w:color="auto"/>
                                    <w:left w:val="none" w:sz="0" w:space="0" w:color="auto"/>
                                    <w:bottom w:val="none" w:sz="0" w:space="0" w:color="auto"/>
                                    <w:right w:val="none" w:sz="0" w:space="0" w:color="auto"/>
                                  </w:divBdr>
                                  <w:divsChild>
                                    <w:div w:id="138766288">
                                      <w:marLeft w:val="240"/>
                                      <w:marRight w:val="0"/>
                                      <w:marTop w:val="0"/>
                                      <w:marBottom w:val="0"/>
                                      <w:divBdr>
                                        <w:top w:val="none" w:sz="0" w:space="0" w:color="auto"/>
                                        <w:left w:val="none" w:sz="0" w:space="0" w:color="auto"/>
                                        <w:bottom w:val="none" w:sz="0" w:space="0" w:color="auto"/>
                                        <w:right w:val="none" w:sz="0" w:space="0" w:color="auto"/>
                                      </w:divBdr>
                                    </w:div>
                                  </w:divsChild>
                                </w:div>
                                <w:div w:id="1214997774">
                                  <w:marLeft w:val="240"/>
                                  <w:marRight w:val="240"/>
                                  <w:marTop w:val="0"/>
                                  <w:marBottom w:val="0"/>
                                  <w:divBdr>
                                    <w:top w:val="none" w:sz="0" w:space="0" w:color="auto"/>
                                    <w:left w:val="none" w:sz="0" w:space="0" w:color="auto"/>
                                    <w:bottom w:val="none" w:sz="0" w:space="0" w:color="auto"/>
                                    <w:right w:val="none" w:sz="0" w:space="0" w:color="auto"/>
                                  </w:divBdr>
                                  <w:divsChild>
                                    <w:div w:id="1434281392">
                                      <w:marLeft w:val="0"/>
                                      <w:marRight w:val="0"/>
                                      <w:marTop w:val="0"/>
                                      <w:marBottom w:val="0"/>
                                      <w:divBdr>
                                        <w:top w:val="none" w:sz="0" w:space="0" w:color="auto"/>
                                        <w:left w:val="none" w:sz="0" w:space="0" w:color="auto"/>
                                        <w:bottom w:val="none" w:sz="0" w:space="0" w:color="auto"/>
                                        <w:right w:val="none" w:sz="0" w:space="0" w:color="auto"/>
                                      </w:divBdr>
                                      <w:divsChild>
                                        <w:div w:id="207361">
                                          <w:marLeft w:val="240"/>
                                          <w:marRight w:val="240"/>
                                          <w:marTop w:val="0"/>
                                          <w:marBottom w:val="0"/>
                                          <w:divBdr>
                                            <w:top w:val="none" w:sz="0" w:space="0" w:color="auto"/>
                                            <w:left w:val="none" w:sz="0" w:space="0" w:color="auto"/>
                                            <w:bottom w:val="none" w:sz="0" w:space="0" w:color="auto"/>
                                            <w:right w:val="none" w:sz="0" w:space="0" w:color="auto"/>
                                          </w:divBdr>
                                          <w:divsChild>
                                            <w:div w:id="665977916">
                                              <w:marLeft w:val="240"/>
                                              <w:marRight w:val="0"/>
                                              <w:marTop w:val="0"/>
                                              <w:marBottom w:val="0"/>
                                              <w:divBdr>
                                                <w:top w:val="none" w:sz="0" w:space="0" w:color="auto"/>
                                                <w:left w:val="none" w:sz="0" w:space="0" w:color="auto"/>
                                                <w:bottom w:val="none" w:sz="0" w:space="0" w:color="auto"/>
                                                <w:right w:val="none" w:sz="0" w:space="0" w:color="auto"/>
                                              </w:divBdr>
                                            </w:div>
                                          </w:divsChild>
                                        </w:div>
                                        <w:div w:id="19818814">
                                          <w:marLeft w:val="240"/>
                                          <w:marRight w:val="240"/>
                                          <w:marTop w:val="0"/>
                                          <w:marBottom w:val="0"/>
                                          <w:divBdr>
                                            <w:top w:val="none" w:sz="0" w:space="0" w:color="auto"/>
                                            <w:left w:val="none" w:sz="0" w:space="0" w:color="auto"/>
                                            <w:bottom w:val="none" w:sz="0" w:space="0" w:color="auto"/>
                                            <w:right w:val="none" w:sz="0" w:space="0" w:color="auto"/>
                                          </w:divBdr>
                                          <w:divsChild>
                                            <w:div w:id="311252197">
                                              <w:marLeft w:val="240"/>
                                              <w:marRight w:val="0"/>
                                              <w:marTop w:val="0"/>
                                              <w:marBottom w:val="0"/>
                                              <w:divBdr>
                                                <w:top w:val="none" w:sz="0" w:space="0" w:color="auto"/>
                                                <w:left w:val="none" w:sz="0" w:space="0" w:color="auto"/>
                                                <w:bottom w:val="none" w:sz="0" w:space="0" w:color="auto"/>
                                                <w:right w:val="none" w:sz="0" w:space="0" w:color="auto"/>
                                              </w:divBdr>
                                            </w:div>
                                          </w:divsChild>
                                        </w:div>
                                        <w:div w:id="33043756">
                                          <w:marLeft w:val="240"/>
                                          <w:marRight w:val="240"/>
                                          <w:marTop w:val="0"/>
                                          <w:marBottom w:val="0"/>
                                          <w:divBdr>
                                            <w:top w:val="none" w:sz="0" w:space="0" w:color="auto"/>
                                            <w:left w:val="none" w:sz="0" w:space="0" w:color="auto"/>
                                            <w:bottom w:val="none" w:sz="0" w:space="0" w:color="auto"/>
                                            <w:right w:val="none" w:sz="0" w:space="0" w:color="auto"/>
                                          </w:divBdr>
                                          <w:divsChild>
                                            <w:div w:id="156649554">
                                              <w:marLeft w:val="240"/>
                                              <w:marRight w:val="0"/>
                                              <w:marTop w:val="0"/>
                                              <w:marBottom w:val="0"/>
                                              <w:divBdr>
                                                <w:top w:val="none" w:sz="0" w:space="0" w:color="auto"/>
                                                <w:left w:val="none" w:sz="0" w:space="0" w:color="auto"/>
                                                <w:bottom w:val="none" w:sz="0" w:space="0" w:color="auto"/>
                                                <w:right w:val="none" w:sz="0" w:space="0" w:color="auto"/>
                                              </w:divBdr>
                                            </w:div>
                                          </w:divsChild>
                                        </w:div>
                                        <w:div w:id="44378422">
                                          <w:marLeft w:val="240"/>
                                          <w:marRight w:val="240"/>
                                          <w:marTop w:val="0"/>
                                          <w:marBottom w:val="0"/>
                                          <w:divBdr>
                                            <w:top w:val="none" w:sz="0" w:space="0" w:color="auto"/>
                                            <w:left w:val="none" w:sz="0" w:space="0" w:color="auto"/>
                                            <w:bottom w:val="none" w:sz="0" w:space="0" w:color="auto"/>
                                            <w:right w:val="none" w:sz="0" w:space="0" w:color="auto"/>
                                          </w:divBdr>
                                          <w:divsChild>
                                            <w:div w:id="1643195018">
                                              <w:marLeft w:val="240"/>
                                              <w:marRight w:val="0"/>
                                              <w:marTop w:val="0"/>
                                              <w:marBottom w:val="0"/>
                                              <w:divBdr>
                                                <w:top w:val="none" w:sz="0" w:space="0" w:color="auto"/>
                                                <w:left w:val="none" w:sz="0" w:space="0" w:color="auto"/>
                                                <w:bottom w:val="none" w:sz="0" w:space="0" w:color="auto"/>
                                                <w:right w:val="none" w:sz="0" w:space="0" w:color="auto"/>
                                              </w:divBdr>
                                            </w:div>
                                          </w:divsChild>
                                        </w:div>
                                        <w:div w:id="116484514">
                                          <w:marLeft w:val="240"/>
                                          <w:marRight w:val="240"/>
                                          <w:marTop w:val="0"/>
                                          <w:marBottom w:val="0"/>
                                          <w:divBdr>
                                            <w:top w:val="none" w:sz="0" w:space="0" w:color="auto"/>
                                            <w:left w:val="none" w:sz="0" w:space="0" w:color="auto"/>
                                            <w:bottom w:val="none" w:sz="0" w:space="0" w:color="auto"/>
                                            <w:right w:val="none" w:sz="0" w:space="0" w:color="auto"/>
                                          </w:divBdr>
                                          <w:divsChild>
                                            <w:div w:id="264728974">
                                              <w:marLeft w:val="240"/>
                                              <w:marRight w:val="0"/>
                                              <w:marTop w:val="0"/>
                                              <w:marBottom w:val="0"/>
                                              <w:divBdr>
                                                <w:top w:val="none" w:sz="0" w:space="0" w:color="auto"/>
                                                <w:left w:val="none" w:sz="0" w:space="0" w:color="auto"/>
                                                <w:bottom w:val="none" w:sz="0" w:space="0" w:color="auto"/>
                                                <w:right w:val="none" w:sz="0" w:space="0" w:color="auto"/>
                                              </w:divBdr>
                                            </w:div>
                                          </w:divsChild>
                                        </w:div>
                                        <w:div w:id="643583037">
                                          <w:marLeft w:val="0"/>
                                          <w:marRight w:val="0"/>
                                          <w:marTop w:val="0"/>
                                          <w:marBottom w:val="0"/>
                                          <w:divBdr>
                                            <w:top w:val="none" w:sz="0" w:space="0" w:color="auto"/>
                                            <w:left w:val="none" w:sz="0" w:space="0" w:color="auto"/>
                                            <w:bottom w:val="none" w:sz="0" w:space="0" w:color="auto"/>
                                            <w:right w:val="none" w:sz="0" w:space="0" w:color="auto"/>
                                          </w:divBdr>
                                        </w:div>
                                        <w:div w:id="902057754">
                                          <w:marLeft w:val="240"/>
                                          <w:marRight w:val="240"/>
                                          <w:marTop w:val="0"/>
                                          <w:marBottom w:val="0"/>
                                          <w:divBdr>
                                            <w:top w:val="none" w:sz="0" w:space="0" w:color="auto"/>
                                            <w:left w:val="none" w:sz="0" w:space="0" w:color="auto"/>
                                            <w:bottom w:val="none" w:sz="0" w:space="0" w:color="auto"/>
                                            <w:right w:val="none" w:sz="0" w:space="0" w:color="auto"/>
                                          </w:divBdr>
                                          <w:divsChild>
                                            <w:div w:id="370693471">
                                              <w:marLeft w:val="240"/>
                                              <w:marRight w:val="0"/>
                                              <w:marTop w:val="0"/>
                                              <w:marBottom w:val="0"/>
                                              <w:divBdr>
                                                <w:top w:val="none" w:sz="0" w:space="0" w:color="auto"/>
                                                <w:left w:val="none" w:sz="0" w:space="0" w:color="auto"/>
                                                <w:bottom w:val="none" w:sz="0" w:space="0" w:color="auto"/>
                                                <w:right w:val="none" w:sz="0" w:space="0" w:color="auto"/>
                                              </w:divBdr>
                                            </w:div>
                                          </w:divsChild>
                                        </w:div>
                                        <w:div w:id="1455440527">
                                          <w:marLeft w:val="240"/>
                                          <w:marRight w:val="240"/>
                                          <w:marTop w:val="0"/>
                                          <w:marBottom w:val="0"/>
                                          <w:divBdr>
                                            <w:top w:val="none" w:sz="0" w:space="0" w:color="auto"/>
                                            <w:left w:val="none" w:sz="0" w:space="0" w:color="auto"/>
                                            <w:bottom w:val="none" w:sz="0" w:space="0" w:color="auto"/>
                                            <w:right w:val="none" w:sz="0" w:space="0" w:color="auto"/>
                                          </w:divBdr>
                                          <w:divsChild>
                                            <w:div w:id="2030839406">
                                              <w:marLeft w:val="240"/>
                                              <w:marRight w:val="0"/>
                                              <w:marTop w:val="0"/>
                                              <w:marBottom w:val="0"/>
                                              <w:divBdr>
                                                <w:top w:val="none" w:sz="0" w:space="0" w:color="auto"/>
                                                <w:left w:val="none" w:sz="0" w:space="0" w:color="auto"/>
                                                <w:bottom w:val="none" w:sz="0" w:space="0" w:color="auto"/>
                                                <w:right w:val="none" w:sz="0" w:space="0" w:color="auto"/>
                                              </w:divBdr>
                                            </w:div>
                                          </w:divsChild>
                                        </w:div>
                                        <w:div w:id="1620792400">
                                          <w:marLeft w:val="240"/>
                                          <w:marRight w:val="240"/>
                                          <w:marTop w:val="0"/>
                                          <w:marBottom w:val="0"/>
                                          <w:divBdr>
                                            <w:top w:val="none" w:sz="0" w:space="0" w:color="auto"/>
                                            <w:left w:val="none" w:sz="0" w:space="0" w:color="auto"/>
                                            <w:bottom w:val="none" w:sz="0" w:space="0" w:color="auto"/>
                                            <w:right w:val="none" w:sz="0" w:space="0" w:color="auto"/>
                                          </w:divBdr>
                                          <w:divsChild>
                                            <w:div w:id="2109547014">
                                              <w:marLeft w:val="240"/>
                                              <w:marRight w:val="0"/>
                                              <w:marTop w:val="0"/>
                                              <w:marBottom w:val="0"/>
                                              <w:divBdr>
                                                <w:top w:val="none" w:sz="0" w:space="0" w:color="auto"/>
                                                <w:left w:val="none" w:sz="0" w:space="0" w:color="auto"/>
                                                <w:bottom w:val="none" w:sz="0" w:space="0" w:color="auto"/>
                                                <w:right w:val="none" w:sz="0" w:space="0" w:color="auto"/>
                                              </w:divBdr>
                                            </w:div>
                                          </w:divsChild>
                                        </w:div>
                                        <w:div w:id="1768309827">
                                          <w:marLeft w:val="240"/>
                                          <w:marRight w:val="240"/>
                                          <w:marTop w:val="0"/>
                                          <w:marBottom w:val="0"/>
                                          <w:divBdr>
                                            <w:top w:val="none" w:sz="0" w:space="0" w:color="auto"/>
                                            <w:left w:val="none" w:sz="0" w:space="0" w:color="auto"/>
                                            <w:bottom w:val="none" w:sz="0" w:space="0" w:color="auto"/>
                                            <w:right w:val="none" w:sz="0" w:space="0" w:color="auto"/>
                                          </w:divBdr>
                                          <w:divsChild>
                                            <w:div w:id="1674337913">
                                              <w:marLeft w:val="240"/>
                                              <w:marRight w:val="0"/>
                                              <w:marTop w:val="0"/>
                                              <w:marBottom w:val="0"/>
                                              <w:divBdr>
                                                <w:top w:val="none" w:sz="0" w:space="0" w:color="auto"/>
                                                <w:left w:val="none" w:sz="0" w:space="0" w:color="auto"/>
                                                <w:bottom w:val="none" w:sz="0" w:space="0" w:color="auto"/>
                                                <w:right w:val="none" w:sz="0" w:space="0" w:color="auto"/>
                                              </w:divBdr>
                                            </w:div>
                                          </w:divsChild>
                                        </w:div>
                                        <w:div w:id="2054114360">
                                          <w:marLeft w:val="240"/>
                                          <w:marRight w:val="240"/>
                                          <w:marTop w:val="0"/>
                                          <w:marBottom w:val="0"/>
                                          <w:divBdr>
                                            <w:top w:val="none" w:sz="0" w:space="0" w:color="auto"/>
                                            <w:left w:val="none" w:sz="0" w:space="0" w:color="auto"/>
                                            <w:bottom w:val="none" w:sz="0" w:space="0" w:color="auto"/>
                                            <w:right w:val="none" w:sz="0" w:space="0" w:color="auto"/>
                                          </w:divBdr>
                                          <w:divsChild>
                                            <w:div w:id="17873835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5729089">
                                      <w:marLeft w:val="240"/>
                                      <w:marRight w:val="0"/>
                                      <w:marTop w:val="0"/>
                                      <w:marBottom w:val="0"/>
                                      <w:divBdr>
                                        <w:top w:val="none" w:sz="0" w:space="0" w:color="auto"/>
                                        <w:left w:val="none" w:sz="0" w:space="0" w:color="auto"/>
                                        <w:bottom w:val="none" w:sz="0" w:space="0" w:color="auto"/>
                                        <w:right w:val="none" w:sz="0" w:space="0" w:color="auto"/>
                                      </w:divBdr>
                                    </w:div>
                                  </w:divsChild>
                                </w:div>
                                <w:div w:id="1331443406">
                                  <w:marLeft w:val="240"/>
                                  <w:marRight w:val="240"/>
                                  <w:marTop w:val="0"/>
                                  <w:marBottom w:val="0"/>
                                  <w:divBdr>
                                    <w:top w:val="none" w:sz="0" w:space="0" w:color="auto"/>
                                    <w:left w:val="none" w:sz="0" w:space="0" w:color="auto"/>
                                    <w:bottom w:val="none" w:sz="0" w:space="0" w:color="auto"/>
                                    <w:right w:val="none" w:sz="0" w:space="0" w:color="auto"/>
                                  </w:divBdr>
                                  <w:divsChild>
                                    <w:div w:id="1300382256">
                                      <w:marLeft w:val="240"/>
                                      <w:marRight w:val="0"/>
                                      <w:marTop w:val="0"/>
                                      <w:marBottom w:val="0"/>
                                      <w:divBdr>
                                        <w:top w:val="none" w:sz="0" w:space="0" w:color="auto"/>
                                        <w:left w:val="none" w:sz="0" w:space="0" w:color="auto"/>
                                        <w:bottom w:val="none" w:sz="0" w:space="0" w:color="auto"/>
                                        <w:right w:val="none" w:sz="0" w:space="0" w:color="auto"/>
                                      </w:divBdr>
                                    </w:div>
                                  </w:divsChild>
                                </w:div>
                                <w:div w:id="1406756362">
                                  <w:marLeft w:val="240"/>
                                  <w:marRight w:val="240"/>
                                  <w:marTop w:val="0"/>
                                  <w:marBottom w:val="0"/>
                                  <w:divBdr>
                                    <w:top w:val="none" w:sz="0" w:space="0" w:color="auto"/>
                                    <w:left w:val="none" w:sz="0" w:space="0" w:color="auto"/>
                                    <w:bottom w:val="none" w:sz="0" w:space="0" w:color="auto"/>
                                    <w:right w:val="none" w:sz="0" w:space="0" w:color="auto"/>
                                  </w:divBdr>
                                  <w:divsChild>
                                    <w:div w:id="726301720">
                                      <w:marLeft w:val="240"/>
                                      <w:marRight w:val="0"/>
                                      <w:marTop w:val="0"/>
                                      <w:marBottom w:val="0"/>
                                      <w:divBdr>
                                        <w:top w:val="none" w:sz="0" w:space="0" w:color="auto"/>
                                        <w:left w:val="none" w:sz="0" w:space="0" w:color="auto"/>
                                        <w:bottom w:val="none" w:sz="0" w:space="0" w:color="auto"/>
                                        <w:right w:val="none" w:sz="0" w:space="0" w:color="auto"/>
                                      </w:divBdr>
                                    </w:div>
                                  </w:divsChild>
                                </w:div>
                                <w:div w:id="1737431153">
                                  <w:marLeft w:val="0"/>
                                  <w:marRight w:val="0"/>
                                  <w:marTop w:val="0"/>
                                  <w:marBottom w:val="0"/>
                                  <w:divBdr>
                                    <w:top w:val="none" w:sz="0" w:space="0" w:color="auto"/>
                                    <w:left w:val="none" w:sz="0" w:space="0" w:color="auto"/>
                                    <w:bottom w:val="none" w:sz="0" w:space="0" w:color="auto"/>
                                    <w:right w:val="none" w:sz="0" w:space="0" w:color="auto"/>
                                  </w:divBdr>
                                </w:div>
                                <w:div w:id="1873414923">
                                  <w:marLeft w:val="240"/>
                                  <w:marRight w:val="240"/>
                                  <w:marTop w:val="0"/>
                                  <w:marBottom w:val="0"/>
                                  <w:divBdr>
                                    <w:top w:val="none" w:sz="0" w:space="0" w:color="auto"/>
                                    <w:left w:val="none" w:sz="0" w:space="0" w:color="auto"/>
                                    <w:bottom w:val="none" w:sz="0" w:space="0" w:color="auto"/>
                                    <w:right w:val="none" w:sz="0" w:space="0" w:color="auto"/>
                                  </w:divBdr>
                                  <w:divsChild>
                                    <w:div w:id="1731729092">
                                      <w:marLeft w:val="240"/>
                                      <w:marRight w:val="0"/>
                                      <w:marTop w:val="0"/>
                                      <w:marBottom w:val="0"/>
                                      <w:divBdr>
                                        <w:top w:val="none" w:sz="0" w:space="0" w:color="auto"/>
                                        <w:left w:val="none" w:sz="0" w:space="0" w:color="auto"/>
                                        <w:bottom w:val="none" w:sz="0" w:space="0" w:color="auto"/>
                                        <w:right w:val="none" w:sz="0" w:space="0" w:color="auto"/>
                                      </w:divBdr>
                                    </w:div>
                                  </w:divsChild>
                                </w:div>
                                <w:div w:id="1918972244">
                                  <w:marLeft w:val="240"/>
                                  <w:marRight w:val="240"/>
                                  <w:marTop w:val="0"/>
                                  <w:marBottom w:val="0"/>
                                  <w:divBdr>
                                    <w:top w:val="none" w:sz="0" w:space="0" w:color="auto"/>
                                    <w:left w:val="none" w:sz="0" w:space="0" w:color="auto"/>
                                    <w:bottom w:val="none" w:sz="0" w:space="0" w:color="auto"/>
                                    <w:right w:val="none" w:sz="0" w:space="0" w:color="auto"/>
                                  </w:divBdr>
                                  <w:divsChild>
                                    <w:div w:id="20451322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24733">
                          <w:marLeft w:val="0"/>
                          <w:marRight w:val="0"/>
                          <w:marTop w:val="0"/>
                          <w:marBottom w:val="0"/>
                          <w:divBdr>
                            <w:top w:val="none" w:sz="0" w:space="0" w:color="auto"/>
                            <w:left w:val="none" w:sz="0" w:space="0" w:color="auto"/>
                            <w:bottom w:val="none" w:sz="0" w:space="0" w:color="auto"/>
                            <w:right w:val="none" w:sz="0" w:space="0" w:color="auto"/>
                          </w:divBdr>
                        </w:div>
                        <w:div w:id="2017154015">
                          <w:marLeft w:val="240"/>
                          <w:marRight w:val="240"/>
                          <w:marTop w:val="0"/>
                          <w:marBottom w:val="0"/>
                          <w:divBdr>
                            <w:top w:val="none" w:sz="0" w:space="0" w:color="auto"/>
                            <w:left w:val="none" w:sz="0" w:space="0" w:color="auto"/>
                            <w:bottom w:val="none" w:sz="0" w:space="0" w:color="auto"/>
                            <w:right w:val="none" w:sz="0" w:space="0" w:color="auto"/>
                          </w:divBdr>
                          <w:divsChild>
                            <w:div w:id="164439294">
                              <w:marLeft w:val="240"/>
                              <w:marRight w:val="0"/>
                              <w:marTop w:val="0"/>
                              <w:marBottom w:val="0"/>
                              <w:divBdr>
                                <w:top w:val="none" w:sz="0" w:space="0" w:color="auto"/>
                                <w:left w:val="none" w:sz="0" w:space="0" w:color="auto"/>
                                <w:bottom w:val="none" w:sz="0" w:space="0" w:color="auto"/>
                                <w:right w:val="none" w:sz="0" w:space="0" w:color="auto"/>
                              </w:divBdr>
                            </w:div>
                            <w:div w:id="539709021">
                              <w:marLeft w:val="0"/>
                              <w:marRight w:val="0"/>
                              <w:marTop w:val="0"/>
                              <w:marBottom w:val="0"/>
                              <w:divBdr>
                                <w:top w:val="none" w:sz="0" w:space="0" w:color="auto"/>
                                <w:left w:val="none" w:sz="0" w:space="0" w:color="auto"/>
                                <w:bottom w:val="none" w:sz="0" w:space="0" w:color="auto"/>
                                <w:right w:val="none" w:sz="0" w:space="0" w:color="auto"/>
                              </w:divBdr>
                              <w:divsChild>
                                <w:div w:id="8069316">
                                  <w:marLeft w:val="0"/>
                                  <w:marRight w:val="0"/>
                                  <w:marTop w:val="0"/>
                                  <w:marBottom w:val="0"/>
                                  <w:divBdr>
                                    <w:top w:val="none" w:sz="0" w:space="0" w:color="auto"/>
                                    <w:left w:val="none" w:sz="0" w:space="0" w:color="auto"/>
                                    <w:bottom w:val="none" w:sz="0" w:space="0" w:color="auto"/>
                                    <w:right w:val="none" w:sz="0" w:space="0" w:color="auto"/>
                                  </w:divBdr>
                                </w:div>
                                <w:div w:id="97680342">
                                  <w:marLeft w:val="240"/>
                                  <w:marRight w:val="240"/>
                                  <w:marTop w:val="0"/>
                                  <w:marBottom w:val="0"/>
                                  <w:divBdr>
                                    <w:top w:val="none" w:sz="0" w:space="0" w:color="auto"/>
                                    <w:left w:val="none" w:sz="0" w:space="0" w:color="auto"/>
                                    <w:bottom w:val="none" w:sz="0" w:space="0" w:color="auto"/>
                                    <w:right w:val="none" w:sz="0" w:space="0" w:color="auto"/>
                                  </w:divBdr>
                                  <w:divsChild>
                                    <w:div w:id="376051900">
                                      <w:marLeft w:val="0"/>
                                      <w:marRight w:val="0"/>
                                      <w:marTop w:val="0"/>
                                      <w:marBottom w:val="0"/>
                                      <w:divBdr>
                                        <w:top w:val="none" w:sz="0" w:space="0" w:color="auto"/>
                                        <w:left w:val="none" w:sz="0" w:space="0" w:color="auto"/>
                                        <w:bottom w:val="none" w:sz="0" w:space="0" w:color="auto"/>
                                        <w:right w:val="none" w:sz="0" w:space="0" w:color="auto"/>
                                      </w:divBdr>
                                      <w:divsChild>
                                        <w:div w:id="86774653">
                                          <w:marLeft w:val="240"/>
                                          <w:marRight w:val="240"/>
                                          <w:marTop w:val="0"/>
                                          <w:marBottom w:val="0"/>
                                          <w:divBdr>
                                            <w:top w:val="none" w:sz="0" w:space="0" w:color="auto"/>
                                            <w:left w:val="none" w:sz="0" w:space="0" w:color="auto"/>
                                            <w:bottom w:val="none" w:sz="0" w:space="0" w:color="auto"/>
                                            <w:right w:val="none" w:sz="0" w:space="0" w:color="auto"/>
                                          </w:divBdr>
                                          <w:divsChild>
                                            <w:div w:id="1045182895">
                                              <w:marLeft w:val="240"/>
                                              <w:marRight w:val="0"/>
                                              <w:marTop w:val="0"/>
                                              <w:marBottom w:val="0"/>
                                              <w:divBdr>
                                                <w:top w:val="none" w:sz="0" w:space="0" w:color="auto"/>
                                                <w:left w:val="none" w:sz="0" w:space="0" w:color="auto"/>
                                                <w:bottom w:val="none" w:sz="0" w:space="0" w:color="auto"/>
                                                <w:right w:val="none" w:sz="0" w:space="0" w:color="auto"/>
                                              </w:divBdr>
                                            </w:div>
                                          </w:divsChild>
                                        </w:div>
                                        <w:div w:id="132990839">
                                          <w:marLeft w:val="240"/>
                                          <w:marRight w:val="240"/>
                                          <w:marTop w:val="0"/>
                                          <w:marBottom w:val="0"/>
                                          <w:divBdr>
                                            <w:top w:val="none" w:sz="0" w:space="0" w:color="auto"/>
                                            <w:left w:val="none" w:sz="0" w:space="0" w:color="auto"/>
                                            <w:bottom w:val="none" w:sz="0" w:space="0" w:color="auto"/>
                                            <w:right w:val="none" w:sz="0" w:space="0" w:color="auto"/>
                                          </w:divBdr>
                                          <w:divsChild>
                                            <w:div w:id="1109742748">
                                              <w:marLeft w:val="240"/>
                                              <w:marRight w:val="0"/>
                                              <w:marTop w:val="0"/>
                                              <w:marBottom w:val="0"/>
                                              <w:divBdr>
                                                <w:top w:val="none" w:sz="0" w:space="0" w:color="auto"/>
                                                <w:left w:val="none" w:sz="0" w:space="0" w:color="auto"/>
                                                <w:bottom w:val="none" w:sz="0" w:space="0" w:color="auto"/>
                                                <w:right w:val="none" w:sz="0" w:space="0" w:color="auto"/>
                                              </w:divBdr>
                                            </w:div>
                                          </w:divsChild>
                                        </w:div>
                                        <w:div w:id="166098504">
                                          <w:marLeft w:val="240"/>
                                          <w:marRight w:val="240"/>
                                          <w:marTop w:val="0"/>
                                          <w:marBottom w:val="0"/>
                                          <w:divBdr>
                                            <w:top w:val="none" w:sz="0" w:space="0" w:color="auto"/>
                                            <w:left w:val="none" w:sz="0" w:space="0" w:color="auto"/>
                                            <w:bottom w:val="none" w:sz="0" w:space="0" w:color="auto"/>
                                            <w:right w:val="none" w:sz="0" w:space="0" w:color="auto"/>
                                          </w:divBdr>
                                          <w:divsChild>
                                            <w:div w:id="662584691">
                                              <w:marLeft w:val="240"/>
                                              <w:marRight w:val="0"/>
                                              <w:marTop w:val="0"/>
                                              <w:marBottom w:val="0"/>
                                              <w:divBdr>
                                                <w:top w:val="none" w:sz="0" w:space="0" w:color="auto"/>
                                                <w:left w:val="none" w:sz="0" w:space="0" w:color="auto"/>
                                                <w:bottom w:val="none" w:sz="0" w:space="0" w:color="auto"/>
                                                <w:right w:val="none" w:sz="0" w:space="0" w:color="auto"/>
                                              </w:divBdr>
                                            </w:div>
                                          </w:divsChild>
                                        </w:div>
                                        <w:div w:id="667488692">
                                          <w:marLeft w:val="240"/>
                                          <w:marRight w:val="240"/>
                                          <w:marTop w:val="0"/>
                                          <w:marBottom w:val="0"/>
                                          <w:divBdr>
                                            <w:top w:val="none" w:sz="0" w:space="0" w:color="auto"/>
                                            <w:left w:val="none" w:sz="0" w:space="0" w:color="auto"/>
                                            <w:bottom w:val="none" w:sz="0" w:space="0" w:color="auto"/>
                                            <w:right w:val="none" w:sz="0" w:space="0" w:color="auto"/>
                                          </w:divBdr>
                                          <w:divsChild>
                                            <w:div w:id="1739861566">
                                              <w:marLeft w:val="240"/>
                                              <w:marRight w:val="0"/>
                                              <w:marTop w:val="0"/>
                                              <w:marBottom w:val="0"/>
                                              <w:divBdr>
                                                <w:top w:val="none" w:sz="0" w:space="0" w:color="auto"/>
                                                <w:left w:val="none" w:sz="0" w:space="0" w:color="auto"/>
                                                <w:bottom w:val="none" w:sz="0" w:space="0" w:color="auto"/>
                                                <w:right w:val="none" w:sz="0" w:space="0" w:color="auto"/>
                                              </w:divBdr>
                                            </w:div>
                                          </w:divsChild>
                                        </w:div>
                                        <w:div w:id="705567374">
                                          <w:marLeft w:val="240"/>
                                          <w:marRight w:val="240"/>
                                          <w:marTop w:val="0"/>
                                          <w:marBottom w:val="0"/>
                                          <w:divBdr>
                                            <w:top w:val="none" w:sz="0" w:space="0" w:color="auto"/>
                                            <w:left w:val="none" w:sz="0" w:space="0" w:color="auto"/>
                                            <w:bottom w:val="none" w:sz="0" w:space="0" w:color="auto"/>
                                            <w:right w:val="none" w:sz="0" w:space="0" w:color="auto"/>
                                          </w:divBdr>
                                          <w:divsChild>
                                            <w:div w:id="108663884">
                                              <w:marLeft w:val="240"/>
                                              <w:marRight w:val="0"/>
                                              <w:marTop w:val="0"/>
                                              <w:marBottom w:val="0"/>
                                              <w:divBdr>
                                                <w:top w:val="none" w:sz="0" w:space="0" w:color="auto"/>
                                                <w:left w:val="none" w:sz="0" w:space="0" w:color="auto"/>
                                                <w:bottom w:val="none" w:sz="0" w:space="0" w:color="auto"/>
                                                <w:right w:val="none" w:sz="0" w:space="0" w:color="auto"/>
                                              </w:divBdr>
                                            </w:div>
                                          </w:divsChild>
                                        </w:div>
                                        <w:div w:id="796683636">
                                          <w:marLeft w:val="0"/>
                                          <w:marRight w:val="0"/>
                                          <w:marTop w:val="0"/>
                                          <w:marBottom w:val="0"/>
                                          <w:divBdr>
                                            <w:top w:val="none" w:sz="0" w:space="0" w:color="auto"/>
                                            <w:left w:val="none" w:sz="0" w:space="0" w:color="auto"/>
                                            <w:bottom w:val="none" w:sz="0" w:space="0" w:color="auto"/>
                                            <w:right w:val="none" w:sz="0" w:space="0" w:color="auto"/>
                                          </w:divBdr>
                                        </w:div>
                                        <w:div w:id="1351491297">
                                          <w:marLeft w:val="240"/>
                                          <w:marRight w:val="240"/>
                                          <w:marTop w:val="0"/>
                                          <w:marBottom w:val="0"/>
                                          <w:divBdr>
                                            <w:top w:val="none" w:sz="0" w:space="0" w:color="auto"/>
                                            <w:left w:val="none" w:sz="0" w:space="0" w:color="auto"/>
                                            <w:bottom w:val="none" w:sz="0" w:space="0" w:color="auto"/>
                                            <w:right w:val="none" w:sz="0" w:space="0" w:color="auto"/>
                                          </w:divBdr>
                                          <w:divsChild>
                                            <w:div w:id="1122263516">
                                              <w:marLeft w:val="240"/>
                                              <w:marRight w:val="0"/>
                                              <w:marTop w:val="0"/>
                                              <w:marBottom w:val="0"/>
                                              <w:divBdr>
                                                <w:top w:val="none" w:sz="0" w:space="0" w:color="auto"/>
                                                <w:left w:val="none" w:sz="0" w:space="0" w:color="auto"/>
                                                <w:bottom w:val="none" w:sz="0" w:space="0" w:color="auto"/>
                                                <w:right w:val="none" w:sz="0" w:space="0" w:color="auto"/>
                                              </w:divBdr>
                                            </w:div>
                                          </w:divsChild>
                                        </w:div>
                                        <w:div w:id="1384867990">
                                          <w:marLeft w:val="240"/>
                                          <w:marRight w:val="240"/>
                                          <w:marTop w:val="0"/>
                                          <w:marBottom w:val="0"/>
                                          <w:divBdr>
                                            <w:top w:val="none" w:sz="0" w:space="0" w:color="auto"/>
                                            <w:left w:val="none" w:sz="0" w:space="0" w:color="auto"/>
                                            <w:bottom w:val="none" w:sz="0" w:space="0" w:color="auto"/>
                                            <w:right w:val="none" w:sz="0" w:space="0" w:color="auto"/>
                                          </w:divBdr>
                                          <w:divsChild>
                                            <w:div w:id="1712683062">
                                              <w:marLeft w:val="240"/>
                                              <w:marRight w:val="0"/>
                                              <w:marTop w:val="0"/>
                                              <w:marBottom w:val="0"/>
                                              <w:divBdr>
                                                <w:top w:val="none" w:sz="0" w:space="0" w:color="auto"/>
                                                <w:left w:val="none" w:sz="0" w:space="0" w:color="auto"/>
                                                <w:bottom w:val="none" w:sz="0" w:space="0" w:color="auto"/>
                                                <w:right w:val="none" w:sz="0" w:space="0" w:color="auto"/>
                                              </w:divBdr>
                                            </w:div>
                                          </w:divsChild>
                                        </w:div>
                                        <w:div w:id="1509322990">
                                          <w:marLeft w:val="240"/>
                                          <w:marRight w:val="240"/>
                                          <w:marTop w:val="0"/>
                                          <w:marBottom w:val="0"/>
                                          <w:divBdr>
                                            <w:top w:val="none" w:sz="0" w:space="0" w:color="auto"/>
                                            <w:left w:val="none" w:sz="0" w:space="0" w:color="auto"/>
                                            <w:bottom w:val="none" w:sz="0" w:space="0" w:color="auto"/>
                                            <w:right w:val="none" w:sz="0" w:space="0" w:color="auto"/>
                                          </w:divBdr>
                                          <w:divsChild>
                                            <w:div w:id="1000423941">
                                              <w:marLeft w:val="240"/>
                                              <w:marRight w:val="0"/>
                                              <w:marTop w:val="0"/>
                                              <w:marBottom w:val="0"/>
                                              <w:divBdr>
                                                <w:top w:val="none" w:sz="0" w:space="0" w:color="auto"/>
                                                <w:left w:val="none" w:sz="0" w:space="0" w:color="auto"/>
                                                <w:bottom w:val="none" w:sz="0" w:space="0" w:color="auto"/>
                                                <w:right w:val="none" w:sz="0" w:space="0" w:color="auto"/>
                                              </w:divBdr>
                                            </w:div>
                                          </w:divsChild>
                                        </w:div>
                                        <w:div w:id="1963615021">
                                          <w:marLeft w:val="240"/>
                                          <w:marRight w:val="240"/>
                                          <w:marTop w:val="0"/>
                                          <w:marBottom w:val="0"/>
                                          <w:divBdr>
                                            <w:top w:val="none" w:sz="0" w:space="0" w:color="auto"/>
                                            <w:left w:val="none" w:sz="0" w:space="0" w:color="auto"/>
                                            <w:bottom w:val="none" w:sz="0" w:space="0" w:color="auto"/>
                                            <w:right w:val="none" w:sz="0" w:space="0" w:color="auto"/>
                                          </w:divBdr>
                                          <w:divsChild>
                                            <w:div w:id="1190728688">
                                              <w:marLeft w:val="240"/>
                                              <w:marRight w:val="0"/>
                                              <w:marTop w:val="0"/>
                                              <w:marBottom w:val="0"/>
                                              <w:divBdr>
                                                <w:top w:val="none" w:sz="0" w:space="0" w:color="auto"/>
                                                <w:left w:val="none" w:sz="0" w:space="0" w:color="auto"/>
                                                <w:bottom w:val="none" w:sz="0" w:space="0" w:color="auto"/>
                                                <w:right w:val="none" w:sz="0" w:space="0" w:color="auto"/>
                                              </w:divBdr>
                                            </w:div>
                                          </w:divsChild>
                                        </w:div>
                                        <w:div w:id="2135907059">
                                          <w:marLeft w:val="240"/>
                                          <w:marRight w:val="240"/>
                                          <w:marTop w:val="0"/>
                                          <w:marBottom w:val="0"/>
                                          <w:divBdr>
                                            <w:top w:val="none" w:sz="0" w:space="0" w:color="auto"/>
                                            <w:left w:val="none" w:sz="0" w:space="0" w:color="auto"/>
                                            <w:bottom w:val="none" w:sz="0" w:space="0" w:color="auto"/>
                                            <w:right w:val="none" w:sz="0" w:space="0" w:color="auto"/>
                                          </w:divBdr>
                                          <w:divsChild>
                                            <w:div w:id="1327199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6158258">
                                      <w:marLeft w:val="240"/>
                                      <w:marRight w:val="0"/>
                                      <w:marTop w:val="0"/>
                                      <w:marBottom w:val="0"/>
                                      <w:divBdr>
                                        <w:top w:val="none" w:sz="0" w:space="0" w:color="auto"/>
                                        <w:left w:val="none" w:sz="0" w:space="0" w:color="auto"/>
                                        <w:bottom w:val="none" w:sz="0" w:space="0" w:color="auto"/>
                                        <w:right w:val="none" w:sz="0" w:space="0" w:color="auto"/>
                                      </w:divBdr>
                                    </w:div>
                                  </w:divsChild>
                                </w:div>
                                <w:div w:id="111173404">
                                  <w:marLeft w:val="240"/>
                                  <w:marRight w:val="240"/>
                                  <w:marTop w:val="0"/>
                                  <w:marBottom w:val="0"/>
                                  <w:divBdr>
                                    <w:top w:val="none" w:sz="0" w:space="0" w:color="auto"/>
                                    <w:left w:val="none" w:sz="0" w:space="0" w:color="auto"/>
                                    <w:bottom w:val="none" w:sz="0" w:space="0" w:color="auto"/>
                                    <w:right w:val="none" w:sz="0" w:space="0" w:color="auto"/>
                                  </w:divBdr>
                                  <w:divsChild>
                                    <w:div w:id="1940328746">
                                      <w:marLeft w:val="240"/>
                                      <w:marRight w:val="0"/>
                                      <w:marTop w:val="0"/>
                                      <w:marBottom w:val="0"/>
                                      <w:divBdr>
                                        <w:top w:val="none" w:sz="0" w:space="0" w:color="auto"/>
                                        <w:left w:val="none" w:sz="0" w:space="0" w:color="auto"/>
                                        <w:bottom w:val="none" w:sz="0" w:space="0" w:color="auto"/>
                                        <w:right w:val="none" w:sz="0" w:space="0" w:color="auto"/>
                                      </w:divBdr>
                                    </w:div>
                                  </w:divsChild>
                                </w:div>
                                <w:div w:id="174417539">
                                  <w:marLeft w:val="240"/>
                                  <w:marRight w:val="240"/>
                                  <w:marTop w:val="0"/>
                                  <w:marBottom w:val="0"/>
                                  <w:divBdr>
                                    <w:top w:val="none" w:sz="0" w:space="0" w:color="auto"/>
                                    <w:left w:val="none" w:sz="0" w:space="0" w:color="auto"/>
                                    <w:bottom w:val="none" w:sz="0" w:space="0" w:color="auto"/>
                                    <w:right w:val="none" w:sz="0" w:space="0" w:color="auto"/>
                                  </w:divBdr>
                                  <w:divsChild>
                                    <w:div w:id="1103574834">
                                      <w:marLeft w:val="240"/>
                                      <w:marRight w:val="0"/>
                                      <w:marTop w:val="0"/>
                                      <w:marBottom w:val="0"/>
                                      <w:divBdr>
                                        <w:top w:val="none" w:sz="0" w:space="0" w:color="auto"/>
                                        <w:left w:val="none" w:sz="0" w:space="0" w:color="auto"/>
                                        <w:bottom w:val="none" w:sz="0" w:space="0" w:color="auto"/>
                                        <w:right w:val="none" w:sz="0" w:space="0" w:color="auto"/>
                                      </w:divBdr>
                                    </w:div>
                                  </w:divsChild>
                                </w:div>
                                <w:div w:id="175463701">
                                  <w:marLeft w:val="240"/>
                                  <w:marRight w:val="240"/>
                                  <w:marTop w:val="0"/>
                                  <w:marBottom w:val="0"/>
                                  <w:divBdr>
                                    <w:top w:val="none" w:sz="0" w:space="0" w:color="auto"/>
                                    <w:left w:val="none" w:sz="0" w:space="0" w:color="auto"/>
                                    <w:bottom w:val="none" w:sz="0" w:space="0" w:color="auto"/>
                                    <w:right w:val="none" w:sz="0" w:space="0" w:color="auto"/>
                                  </w:divBdr>
                                  <w:divsChild>
                                    <w:div w:id="1188181296">
                                      <w:marLeft w:val="240"/>
                                      <w:marRight w:val="0"/>
                                      <w:marTop w:val="0"/>
                                      <w:marBottom w:val="0"/>
                                      <w:divBdr>
                                        <w:top w:val="none" w:sz="0" w:space="0" w:color="auto"/>
                                        <w:left w:val="none" w:sz="0" w:space="0" w:color="auto"/>
                                        <w:bottom w:val="none" w:sz="0" w:space="0" w:color="auto"/>
                                        <w:right w:val="none" w:sz="0" w:space="0" w:color="auto"/>
                                      </w:divBdr>
                                    </w:div>
                                  </w:divsChild>
                                </w:div>
                                <w:div w:id="232085222">
                                  <w:marLeft w:val="240"/>
                                  <w:marRight w:val="240"/>
                                  <w:marTop w:val="0"/>
                                  <w:marBottom w:val="0"/>
                                  <w:divBdr>
                                    <w:top w:val="none" w:sz="0" w:space="0" w:color="auto"/>
                                    <w:left w:val="none" w:sz="0" w:space="0" w:color="auto"/>
                                    <w:bottom w:val="none" w:sz="0" w:space="0" w:color="auto"/>
                                    <w:right w:val="none" w:sz="0" w:space="0" w:color="auto"/>
                                  </w:divBdr>
                                  <w:divsChild>
                                    <w:div w:id="855073322">
                                      <w:marLeft w:val="240"/>
                                      <w:marRight w:val="0"/>
                                      <w:marTop w:val="0"/>
                                      <w:marBottom w:val="0"/>
                                      <w:divBdr>
                                        <w:top w:val="none" w:sz="0" w:space="0" w:color="auto"/>
                                        <w:left w:val="none" w:sz="0" w:space="0" w:color="auto"/>
                                        <w:bottom w:val="none" w:sz="0" w:space="0" w:color="auto"/>
                                        <w:right w:val="none" w:sz="0" w:space="0" w:color="auto"/>
                                      </w:divBdr>
                                    </w:div>
                                  </w:divsChild>
                                </w:div>
                                <w:div w:id="335424569">
                                  <w:marLeft w:val="240"/>
                                  <w:marRight w:val="240"/>
                                  <w:marTop w:val="0"/>
                                  <w:marBottom w:val="0"/>
                                  <w:divBdr>
                                    <w:top w:val="none" w:sz="0" w:space="0" w:color="auto"/>
                                    <w:left w:val="none" w:sz="0" w:space="0" w:color="auto"/>
                                    <w:bottom w:val="none" w:sz="0" w:space="0" w:color="auto"/>
                                    <w:right w:val="none" w:sz="0" w:space="0" w:color="auto"/>
                                  </w:divBdr>
                                  <w:divsChild>
                                    <w:div w:id="538317515">
                                      <w:marLeft w:val="240"/>
                                      <w:marRight w:val="0"/>
                                      <w:marTop w:val="0"/>
                                      <w:marBottom w:val="0"/>
                                      <w:divBdr>
                                        <w:top w:val="none" w:sz="0" w:space="0" w:color="auto"/>
                                        <w:left w:val="none" w:sz="0" w:space="0" w:color="auto"/>
                                        <w:bottom w:val="none" w:sz="0" w:space="0" w:color="auto"/>
                                        <w:right w:val="none" w:sz="0" w:space="0" w:color="auto"/>
                                      </w:divBdr>
                                    </w:div>
                                  </w:divsChild>
                                </w:div>
                                <w:div w:id="396590394">
                                  <w:marLeft w:val="240"/>
                                  <w:marRight w:val="240"/>
                                  <w:marTop w:val="0"/>
                                  <w:marBottom w:val="0"/>
                                  <w:divBdr>
                                    <w:top w:val="none" w:sz="0" w:space="0" w:color="auto"/>
                                    <w:left w:val="none" w:sz="0" w:space="0" w:color="auto"/>
                                    <w:bottom w:val="none" w:sz="0" w:space="0" w:color="auto"/>
                                    <w:right w:val="none" w:sz="0" w:space="0" w:color="auto"/>
                                  </w:divBdr>
                                  <w:divsChild>
                                    <w:div w:id="1064110164">
                                      <w:marLeft w:val="240"/>
                                      <w:marRight w:val="0"/>
                                      <w:marTop w:val="0"/>
                                      <w:marBottom w:val="0"/>
                                      <w:divBdr>
                                        <w:top w:val="none" w:sz="0" w:space="0" w:color="auto"/>
                                        <w:left w:val="none" w:sz="0" w:space="0" w:color="auto"/>
                                        <w:bottom w:val="none" w:sz="0" w:space="0" w:color="auto"/>
                                        <w:right w:val="none" w:sz="0" w:space="0" w:color="auto"/>
                                      </w:divBdr>
                                    </w:div>
                                  </w:divsChild>
                                </w:div>
                                <w:div w:id="518810995">
                                  <w:marLeft w:val="240"/>
                                  <w:marRight w:val="240"/>
                                  <w:marTop w:val="0"/>
                                  <w:marBottom w:val="0"/>
                                  <w:divBdr>
                                    <w:top w:val="none" w:sz="0" w:space="0" w:color="auto"/>
                                    <w:left w:val="none" w:sz="0" w:space="0" w:color="auto"/>
                                    <w:bottom w:val="none" w:sz="0" w:space="0" w:color="auto"/>
                                    <w:right w:val="none" w:sz="0" w:space="0" w:color="auto"/>
                                  </w:divBdr>
                                  <w:divsChild>
                                    <w:div w:id="1846900231">
                                      <w:marLeft w:val="240"/>
                                      <w:marRight w:val="0"/>
                                      <w:marTop w:val="0"/>
                                      <w:marBottom w:val="0"/>
                                      <w:divBdr>
                                        <w:top w:val="none" w:sz="0" w:space="0" w:color="auto"/>
                                        <w:left w:val="none" w:sz="0" w:space="0" w:color="auto"/>
                                        <w:bottom w:val="none" w:sz="0" w:space="0" w:color="auto"/>
                                        <w:right w:val="none" w:sz="0" w:space="0" w:color="auto"/>
                                      </w:divBdr>
                                    </w:div>
                                  </w:divsChild>
                                </w:div>
                                <w:div w:id="912859494">
                                  <w:marLeft w:val="240"/>
                                  <w:marRight w:val="240"/>
                                  <w:marTop w:val="0"/>
                                  <w:marBottom w:val="0"/>
                                  <w:divBdr>
                                    <w:top w:val="none" w:sz="0" w:space="0" w:color="auto"/>
                                    <w:left w:val="none" w:sz="0" w:space="0" w:color="auto"/>
                                    <w:bottom w:val="none" w:sz="0" w:space="0" w:color="auto"/>
                                    <w:right w:val="none" w:sz="0" w:space="0" w:color="auto"/>
                                  </w:divBdr>
                                  <w:divsChild>
                                    <w:div w:id="514198263">
                                      <w:marLeft w:val="240"/>
                                      <w:marRight w:val="0"/>
                                      <w:marTop w:val="0"/>
                                      <w:marBottom w:val="0"/>
                                      <w:divBdr>
                                        <w:top w:val="none" w:sz="0" w:space="0" w:color="auto"/>
                                        <w:left w:val="none" w:sz="0" w:space="0" w:color="auto"/>
                                        <w:bottom w:val="none" w:sz="0" w:space="0" w:color="auto"/>
                                        <w:right w:val="none" w:sz="0" w:space="0" w:color="auto"/>
                                      </w:divBdr>
                                    </w:div>
                                  </w:divsChild>
                                </w:div>
                                <w:div w:id="1003050966">
                                  <w:marLeft w:val="240"/>
                                  <w:marRight w:val="240"/>
                                  <w:marTop w:val="0"/>
                                  <w:marBottom w:val="0"/>
                                  <w:divBdr>
                                    <w:top w:val="none" w:sz="0" w:space="0" w:color="auto"/>
                                    <w:left w:val="none" w:sz="0" w:space="0" w:color="auto"/>
                                    <w:bottom w:val="none" w:sz="0" w:space="0" w:color="auto"/>
                                    <w:right w:val="none" w:sz="0" w:space="0" w:color="auto"/>
                                  </w:divBdr>
                                  <w:divsChild>
                                    <w:div w:id="2136633990">
                                      <w:marLeft w:val="240"/>
                                      <w:marRight w:val="0"/>
                                      <w:marTop w:val="0"/>
                                      <w:marBottom w:val="0"/>
                                      <w:divBdr>
                                        <w:top w:val="none" w:sz="0" w:space="0" w:color="auto"/>
                                        <w:left w:val="none" w:sz="0" w:space="0" w:color="auto"/>
                                        <w:bottom w:val="none" w:sz="0" w:space="0" w:color="auto"/>
                                        <w:right w:val="none" w:sz="0" w:space="0" w:color="auto"/>
                                      </w:divBdr>
                                    </w:div>
                                  </w:divsChild>
                                </w:div>
                                <w:div w:id="1016342335">
                                  <w:marLeft w:val="240"/>
                                  <w:marRight w:val="240"/>
                                  <w:marTop w:val="0"/>
                                  <w:marBottom w:val="0"/>
                                  <w:divBdr>
                                    <w:top w:val="none" w:sz="0" w:space="0" w:color="auto"/>
                                    <w:left w:val="none" w:sz="0" w:space="0" w:color="auto"/>
                                    <w:bottom w:val="none" w:sz="0" w:space="0" w:color="auto"/>
                                    <w:right w:val="none" w:sz="0" w:space="0" w:color="auto"/>
                                  </w:divBdr>
                                  <w:divsChild>
                                    <w:div w:id="1283926347">
                                      <w:marLeft w:val="240"/>
                                      <w:marRight w:val="0"/>
                                      <w:marTop w:val="0"/>
                                      <w:marBottom w:val="0"/>
                                      <w:divBdr>
                                        <w:top w:val="none" w:sz="0" w:space="0" w:color="auto"/>
                                        <w:left w:val="none" w:sz="0" w:space="0" w:color="auto"/>
                                        <w:bottom w:val="none" w:sz="0" w:space="0" w:color="auto"/>
                                        <w:right w:val="none" w:sz="0" w:space="0" w:color="auto"/>
                                      </w:divBdr>
                                    </w:div>
                                  </w:divsChild>
                                </w:div>
                                <w:div w:id="1078746114">
                                  <w:marLeft w:val="240"/>
                                  <w:marRight w:val="240"/>
                                  <w:marTop w:val="0"/>
                                  <w:marBottom w:val="0"/>
                                  <w:divBdr>
                                    <w:top w:val="none" w:sz="0" w:space="0" w:color="auto"/>
                                    <w:left w:val="none" w:sz="0" w:space="0" w:color="auto"/>
                                    <w:bottom w:val="none" w:sz="0" w:space="0" w:color="auto"/>
                                    <w:right w:val="none" w:sz="0" w:space="0" w:color="auto"/>
                                  </w:divBdr>
                                  <w:divsChild>
                                    <w:div w:id="1805195611">
                                      <w:marLeft w:val="240"/>
                                      <w:marRight w:val="0"/>
                                      <w:marTop w:val="0"/>
                                      <w:marBottom w:val="0"/>
                                      <w:divBdr>
                                        <w:top w:val="none" w:sz="0" w:space="0" w:color="auto"/>
                                        <w:left w:val="none" w:sz="0" w:space="0" w:color="auto"/>
                                        <w:bottom w:val="none" w:sz="0" w:space="0" w:color="auto"/>
                                        <w:right w:val="none" w:sz="0" w:space="0" w:color="auto"/>
                                      </w:divBdr>
                                    </w:div>
                                  </w:divsChild>
                                </w:div>
                                <w:div w:id="1085806199">
                                  <w:marLeft w:val="240"/>
                                  <w:marRight w:val="240"/>
                                  <w:marTop w:val="0"/>
                                  <w:marBottom w:val="0"/>
                                  <w:divBdr>
                                    <w:top w:val="none" w:sz="0" w:space="0" w:color="auto"/>
                                    <w:left w:val="none" w:sz="0" w:space="0" w:color="auto"/>
                                    <w:bottom w:val="none" w:sz="0" w:space="0" w:color="auto"/>
                                    <w:right w:val="none" w:sz="0" w:space="0" w:color="auto"/>
                                  </w:divBdr>
                                  <w:divsChild>
                                    <w:div w:id="663819777">
                                      <w:marLeft w:val="240"/>
                                      <w:marRight w:val="0"/>
                                      <w:marTop w:val="0"/>
                                      <w:marBottom w:val="0"/>
                                      <w:divBdr>
                                        <w:top w:val="none" w:sz="0" w:space="0" w:color="auto"/>
                                        <w:left w:val="none" w:sz="0" w:space="0" w:color="auto"/>
                                        <w:bottom w:val="none" w:sz="0" w:space="0" w:color="auto"/>
                                        <w:right w:val="none" w:sz="0" w:space="0" w:color="auto"/>
                                      </w:divBdr>
                                    </w:div>
                                  </w:divsChild>
                                </w:div>
                                <w:div w:id="1105730049">
                                  <w:marLeft w:val="240"/>
                                  <w:marRight w:val="240"/>
                                  <w:marTop w:val="0"/>
                                  <w:marBottom w:val="0"/>
                                  <w:divBdr>
                                    <w:top w:val="none" w:sz="0" w:space="0" w:color="auto"/>
                                    <w:left w:val="none" w:sz="0" w:space="0" w:color="auto"/>
                                    <w:bottom w:val="none" w:sz="0" w:space="0" w:color="auto"/>
                                    <w:right w:val="none" w:sz="0" w:space="0" w:color="auto"/>
                                  </w:divBdr>
                                  <w:divsChild>
                                    <w:div w:id="1616905275">
                                      <w:marLeft w:val="240"/>
                                      <w:marRight w:val="0"/>
                                      <w:marTop w:val="0"/>
                                      <w:marBottom w:val="0"/>
                                      <w:divBdr>
                                        <w:top w:val="none" w:sz="0" w:space="0" w:color="auto"/>
                                        <w:left w:val="none" w:sz="0" w:space="0" w:color="auto"/>
                                        <w:bottom w:val="none" w:sz="0" w:space="0" w:color="auto"/>
                                        <w:right w:val="none" w:sz="0" w:space="0" w:color="auto"/>
                                      </w:divBdr>
                                    </w:div>
                                  </w:divsChild>
                                </w:div>
                                <w:div w:id="1118570872">
                                  <w:marLeft w:val="240"/>
                                  <w:marRight w:val="240"/>
                                  <w:marTop w:val="0"/>
                                  <w:marBottom w:val="0"/>
                                  <w:divBdr>
                                    <w:top w:val="none" w:sz="0" w:space="0" w:color="auto"/>
                                    <w:left w:val="none" w:sz="0" w:space="0" w:color="auto"/>
                                    <w:bottom w:val="none" w:sz="0" w:space="0" w:color="auto"/>
                                    <w:right w:val="none" w:sz="0" w:space="0" w:color="auto"/>
                                  </w:divBdr>
                                  <w:divsChild>
                                    <w:div w:id="1772434327">
                                      <w:marLeft w:val="240"/>
                                      <w:marRight w:val="0"/>
                                      <w:marTop w:val="0"/>
                                      <w:marBottom w:val="0"/>
                                      <w:divBdr>
                                        <w:top w:val="none" w:sz="0" w:space="0" w:color="auto"/>
                                        <w:left w:val="none" w:sz="0" w:space="0" w:color="auto"/>
                                        <w:bottom w:val="none" w:sz="0" w:space="0" w:color="auto"/>
                                        <w:right w:val="none" w:sz="0" w:space="0" w:color="auto"/>
                                      </w:divBdr>
                                    </w:div>
                                  </w:divsChild>
                                </w:div>
                                <w:div w:id="1179463691">
                                  <w:marLeft w:val="240"/>
                                  <w:marRight w:val="240"/>
                                  <w:marTop w:val="0"/>
                                  <w:marBottom w:val="0"/>
                                  <w:divBdr>
                                    <w:top w:val="none" w:sz="0" w:space="0" w:color="auto"/>
                                    <w:left w:val="none" w:sz="0" w:space="0" w:color="auto"/>
                                    <w:bottom w:val="none" w:sz="0" w:space="0" w:color="auto"/>
                                    <w:right w:val="none" w:sz="0" w:space="0" w:color="auto"/>
                                  </w:divBdr>
                                  <w:divsChild>
                                    <w:div w:id="700515650">
                                      <w:marLeft w:val="240"/>
                                      <w:marRight w:val="0"/>
                                      <w:marTop w:val="0"/>
                                      <w:marBottom w:val="0"/>
                                      <w:divBdr>
                                        <w:top w:val="none" w:sz="0" w:space="0" w:color="auto"/>
                                        <w:left w:val="none" w:sz="0" w:space="0" w:color="auto"/>
                                        <w:bottom w:val="none" w:sz="0" w:space="0" w:color="auto"/>
                                        <w:right w:val="none" w:sz="0" w:space="0" w:color="auto"/>
                                      </w:divBdr>
                                    </w:div>
                                  </w:divsChild>
                                </w:div>
                                <w:div w:id="1330061541">
                                  <w:marLeft w:val="240"/>
                                  <w:marRight w:val="240"/>
                                  <w:marTop w:val="0"/>
                                  <w:marBottom w:val="0"/>
                                  <w:divBdr>
                                    <w:top w:val="none" w:sz="0" w:space="0" w:color="auto"/>
                                    <w:left w:val="none" w:sz="0" w:space="0" w:color="auto"/>
                                    <w:bottom w:val="none" w:sz="0" w:space="0" w:color="auto"/>
                                    <w:right w:val="none" w:sz="0" w:space="0" w:color="auto"/>
                                  </w:divBdr>
                                  <w:divsChild>
                                    <w:div w:id="378671634">
                                      <w:marLeft w:val="240"/>
                                      <w:marRight w:val="0"/>
                                      <w:marTop w:val="0"/>
                                      <w:marBottom w:val="0"/>
                                      <w:divBdr>
                                        <w:top w:val="none" w:sz="0" w:space="0" w:color="auto"/>
                                        <w:left w:val="none" w:sz="0" w:space="0" w:color="auto"/>
                                        <w:bottom w:val="none" w:sz="0" w:space="0" w:color="auto"/>
                                        <w:right w:val="none" w:sz="0" w:space="0" w:color="auto"/>
                                      </w:divBdr>
                                    </w:div>
                                  </w:divsChild>
                                </w:div>
                                <w:div w:id="1340232895">
                                  <w:marLeft w:val="240"/>
                                  <w:marRight w:val="240"/>
                                  <w:marTop w:val="0"/>
                                  <w:marBottom w:val="0"/>
                                  <w:divBdr>
                                    <w:top w:val="none" w:sz="0" w:space="0" w:color="auto"/>
                                    <w:left w:val="none" w:sz="0" w:space="0" w:color="auto"/>
                                    <w:bottom w:val="none" w:sz="0" w:space="0" w:color="auto"/>
                                    <w:right w:val="none" w:sz="0" w:space="0" w:color="auto"/>
                                  </w:divBdr>
                                  <w:divsChild>
                                    <w:div w:id="517428629">
                                      <w:marLeft w:val="240"/>
                                      <w:marRight w:val="0"/>
                                      <w:marTop w:val="0"/>
                                      <w:marBottom w:val="0"/>
                                      <w:divBdr>
                                        <w:top w:val="none" w:sz="0" w:space="0" w:color="auto"/>
                                        <w:left w:val="none" w:sz="0" w:space="0" w:color="auto"/>
                                        <w:bottom w:val="none" w:sz="0" w:space="0" w:color="auto"/>
                                        <w:right w:val="none" w:sz="0" w:space="0" w:color="auto"/>
                                      </w:divBdr>
                                    </w:div>
                                  </w:divsChild>
                                </w:div>
                                <w:div w:id="1822307500">
                                  <w:marLeft w:val="240"/>
                                  <w:marRight w:val="240"/>
                                  <w:marTop w:val="0"/>
                                  <w:marBottom w:val="0"/>
                                  <w:divBdr>
                                    <w:top w:val="none" w:sz="0" w:space="0" w:color="auto"/>
                                    <w:left w:val="none" w:sz="0" w:space="0" w:color="auto"/>
                                    <w:bottom w:val="none" w:sz="0" w:space="0" w:color="auto"/>
                                    <w:right w:val="none" w:sz="0" w:space="0" w:color="auto"/>
                                  </w:divBdr>
                                  <w:divsChild>
                                    <w:div w:id="1398550931">
                                      <w:marLeft w:val="240"/>
                                      <w:marRight w:val="0"/>
                                      <w:marTop w:val="0"/>
                                      <w:marBottom w:val="0"/>
                                      <w:divBdr>
                                        <w:top w:val="none" w:sz="0" w:space="0" w:color="auto"/>
                                        <w:left w:val="none" w:sz="0" w:space="0" w:color="auto"/>
                                        <w:bottom w:val="none" w:sz="0" w:space="0" w:color="auto"/>
                                        <w:right w:val="none" w:sz="0" w:space="0" w:color="auto"/>
                                      </w:divBdr>
                                    </w:div>
                                  </w:divsChild>
                                </w:div>
                                <w:div w:id="2110352929">
                                  <w:marLeft w:val="240"/>
                                  <w:marRight w:val="240"/>
                                  <w:marTop w:val="0"/>
                                  <w:marBottom w:val="0"/>
                                  <w:divBdr>
                                    <w:top w:val="none" w:sz="0" w:space="0" w:color="auto"/>
                                    <w:left w:val="none" w:sz="0" w:space="0" w:color="auto"/>
                                    <w:bottom w:val="none" w:sz="0" w:space="0" w:color="auto"/>
                                    <w:right w:val="none" w:sz="0" w:space="0" w:color="auto"/>
                                  </w:divBdr>
                                  <w:divsChild>
                                    <w:div w:id="1307276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534880">
                      <w:marLeft w:val="240"/>
                      <w:marRight w:val="0"/>
                      <w:marTop w:val="0"/>
                      <w:marBottom w:val="0"/>
                      <w:divBdr>
                        <w:top w:val="none" w:sz="0" w:space="0" w:color="auto"/>
                        <w:left w:val="none" w:sz="0" w:space="0" w:color="auto"/>
                        <w:bottom w:val="none" w:sz="0" w:space="0" w:color="auto"/>
                        <w:right w:val="none" w:sz="0" w:space="0" w:color="auto"/>
                      </w:divBdr>
                    </w:div>
                  </w:divsChild>
                </w:div>
                <w:div w:id="1160998004">
                  <w:marLeft w:val="240"/>
                  <w:marRight w:val="240"/>
                  <w:marTop w:val="0"/>
                  <w:marBottom w:val="0"/>
                  <w:divBdr>
                    <w:top w:val="none" w:sz="0" w:space="0" w:color="auto"/>
                    <w:left w:val="none" w:sz="0" w:space="0" w:color="auto"/>
                    <w:bottom w:val="none" w:sz="0" w:space="0" w:color="auto"/>
                    <w:right w:val="none" w:sz="0" w:space="0" w:color="auto"/>
                  </w:divBdr>
                  <w:divsChild>
                    <w:div w:id="894464495">
                      <w:marLeft w:val="240"/>
                      <w:marRight w:val="0"/>
                      <w:marTop w:val="0"/>
                      <w:marBottom w:val="0"/>
                      <w:divBdr>
                        <w:top w:val="none" w:sz="0" w:space="0" w:color="auto"/>
                        <w:left w:val="none" w:sz="0" w:space="0" w:color="auto"/>
                        <w:bottom w:val="none" w:sz="0" w:space="0" w:color="auto"/>
                        <w:right w:val="none" w:sz="0" w:space="0" w:color="auto"/>
                      </w:divBdr>
                    </w:div>
                    <w:div w:id="1408914483">
                      <w:marLeft w:val="0"/>
                      <w:marRight w:val="0"/>
                      <w:marTop w:val="0"/>
                      <w:marBottom w:val="0"/>
                      <w:divBdr>
                        <w:top w:val="none" w:sz="0" w:space="0" w:color="auto"/>
                        <w:left w:val="none" w:sz="0" w:space="0" w:color="auto"/>
                        <w:bottom w:val="none" w:sz="0" w:space="0" w:color="auto"/>
                        <w:right w:val="none" w:sz="0" w:space="0" w:color="auto"/>
                      </w:divBdr>
                      <w:divsChild>
                        <w:div w:id="101385663">
                          <w:marLeft w:val="240"/>
                          <w:marRight w:val="240"/>
                          <w:marTop w:val="0"/>
                          <w:marBottom w:val="0"/>
                          <w:divBdr>
                            <w:top w:val="none" w:sz="0" w:space="0" w:color="auto"/>
                            <w:left w:val="none" w:sz="0" w:space="0" w:color="auto"/>
                            <w:bottom w:val="none" w:sz="0" w:space="0" w:color="auto"/>
                            <w:right w:val="none" w:sz="0" w:space="0" w:color="auto"/>
                          </w:divBdr>
                          <w:divsChild>
                            <w:div w:id="796753058">
                              <w:marLeft w:val="240"/>
                              <w:marRight w:val="0"/>
                              <w:marTop w:val="0"/>
                              <w:marBottom w:val="0"/>
                              <w:divBdr>
                                <w:top w:val="none" w:sz="0" w:space="0" w:color="auto"/>
                                <w:left w:val="none" w:sz="0" w:space="0" w:color="auto"/>
                                <w:bottom w:val="none" w:sz="0" w:space="0" w:color="auto"/>
                                <w:right w:val="none" w:sz="0" w:space="0" w:color="auto"/>
                              </w:divBdr>
                            </w:div>
                          </w:divsChild>
                        </w:div>
                        <w:div w:id="306327900">
                          <w:marLeft w:val="240"/>
                          <w:marRight w:val="240"/>
                          <w:marTop w:val="0"/>
                          <w:marBottom w:val="0"/>
                          <w:divBdr>
                            <w:top w:val="none" w:sz="0" w:space="0" w:color="auto"/>
                            <w:left w:val="none" w:sz="0" w:space="0" w:color="auto"/>
                            <w:bottom w:val="none" w:sz="0" w:space="0" w:color="auto"/>
                            <w:right w:val="none" w:sz="0" w:space="0" w:color="auto"/>
                          </w:divBdr>
                          <w:divsChild>
                            <w:div w:id="1586919019">
                              <w:marLeft w:val="240"/>
                              <w:marRight w:val="0"/>
                              <w:marTop w:val="0"/>
                              <w:marBottom w:val="0"/>
                              <w:divBdr>
                                <w:top w:val="none" w:sz="0" w:space="0" w:color="auto"/>
                                <w:left w:val="none" w:sz="0" w:space="0" w:color="auto"/>
                                <w:bottom w:val="none" w:sz="0" w:space="0" w:color="auto"/>
                                <w:right w:val="none" w:sz="0" w:space="0" w:color="auto"/>
                              </w:divBdr>
                            </w:div>
                          </w:divsChild>
                        </w:div>
                        <w:div w:id="388115323">
                          <w:marLeft w:val="240"/>
                          <w:marRight w:val="240"/>
                          <w:marTop w:val="0"/>
                          <w:marBottom w:val="0"/>
                          <w:divBdr>
                            <w:top w:val="none" w:sz="0" w:space="0" w:color="auto"/>
                            <w:left w:val="none" w:sz="0" w:space="0" w:color="auto"/>
                            <w:bottom w:val="none" w:sz="0" w:space="0" w:color="auto"/>
                            <w:right w:val="none" w:sz="0" w:space="0" w:color="auto"/>
                          </w:divBdr>
                          <w:divsChild>
                            <w:div w:id="949750028">
                              <w:marLeft w:val="240"/>
                              <w:marRight w:val="0"/>
                              <w:marTop w:val="0"/>
                              <w:marBottom w:val="0"/>
                              <w:divBdr>
                                <w:top w:val="none" w:sz="0" w:space="0" w:color="auto"/>
                                <w:left w:val="none" w:sz="0" w:space="0" w:color="auto"/>
                                <w:bottom w:val="none" w:sz="0" w:space="0" w:color="auto"/>
                                <w:right w:val="none" w:sz="0" w:space="0" w:color="auto"/>
                              </w:divBdr>
                            </w:div>
                          </w:divsChild>
                        </w:div>
                        <w:div w:id="486631114">
                          <w:marLeft w:val="240"/>
                          <w:marRight w:val="240"/>
                          <w:marTop w:val="0"/>
                          <w:marBottom w:val="0"/>
                          <w:divBdr>
                            <w:top w:val="none" w:sz="0" w:space="0" w:color="auto"/>
                            <w:left w:val="none" w:sz="0" w:space="0" w:color="auto"/>
                            <w:bottom w:val="none" w:sz="0" w:space="0" w:color="auto"/>
                            <w:right w:val="none" w:sz="0" w:space="0" w:color="auto"/>
                          </w:divBdr>
                          <w:divsChild>
                            <w:div w:id="73205107">
                              <w:marLeft w:val="240"/>
                              <w:marRight w:val="0"/>
                              <w:marTop w:val="0"/>
                              <w:marBottom w:val="0"/>
                              <w:divBdr>
                                <w:top w:val="none" w:sz="0" w:space="0" w:color="auto"/>
                                <w:left w:val="none" w:sz="0" w:space="0" w:color="auto"/>
                                <w:bottom w:val="none" w:sz="0" w:space="0" w:color="auto"/>
                                <w:right w:val="none" w:sz="0" w:space="0" w:color="auto"/>
                              </w:divBdr>
                            </w:div>
                          </w:divsChild>
                        </w:div>
                        <w:div w:id="531386438">
                          <w:marLeft w:val="240"/>
                          <w:marRight w:val="240"/>
                          <w:marTop w:val="0"/>
                          <w:marBottom w:val="0"/>
                          <w:divBdr>
                            <w:top w:val="none" w:sz="0" w:space="0" w:color="auto"/>
                            <w:left w:val="none" w:sz="0" w:space="0" w:color="auto"/>
                            <w:bottom w:val="none" w:sz="0" w:space="0" w:color="auto"/>
                            <w:right w:val="none" w:sz="0" w:space="0" w:color="auto"/>
                          </w:divBdr>
                          <w:divsChild>
                            <w:div w:id="562108058">
                              <w:marLeft w:val="240"/>
                              <w:marRight w:val="0"/>
                              <w:marTop w:val="0"/>
                              <w:marBottom w:val="0"/>
                              <w:divBdr>
                                <w:top w:val="none" w:sz="0" w:space="0" w:color="auto"/>
                                <w:left w:val="none" w:sz="0" w:space="0" w:color="auto"/>
                                <w:bottom w:val="none" w:sz="0" w:space="0" w:color="auto"/>
                                <w:right w:val="none" w:sz="0" w:space="0" w:color="auto"/>
                              </w:divBdr>
                            </w:div>
                          </w:divsChild>
                        </w:div>
                        <w:div w:id="1119689244">
                          <w:marLeft w:val="240"/>
                          <w:marRight w:val="240"/>
                          <w:marTop w:val="0"/>
                          <w:marBottom w:val="0"/>
                          <w:divBdr>
                            <w:top w:val="none" w:sz="0" w:space="0" w:color="auto"/>
                            <w:left w:val="none" w:sz="0" w:space="0" w:color="auto"/>
                            <w:bottom w:val="none" w:sz="0" w:space="0" w:color="auto"/>
                            <w:right w:val="none" w:sz="0" w:space="0" w:color="auto"/>
                          </w:divBdr>
                          <w:divsChild>
                            <w:div w:id="930158372">
                              <w:marLeft w:val="240"/>
                              <w:marRight w:val="0"/>
                              <w:marTop w:val="0"/>
                              <w:marBottom w:val="0"/>
                              <w:divBdr>
                                <w:top w:val="none" w:sz="0" w:space="0" w:color="auto"/>
                                <w:left w:val="none" w:sz="0" w:space="0" w:color="auto"/>
                                <w:bottom w:val="none" w:sz="0" w:space="0" w:color="auto"/>
                                <w:right w:val="none" w:sz="0" w:space="0" w:color="auto"/>
                              </w:divBdr>
                            </w:div>
                          </w:divsChild>
                        </w:div>
                        <w:div w:id="1461458674">
                          <w:marLeft w:val="240"/>
                          <w:marRight w:val="240"/>
                          <w:marTop w:val="0"/>
                          <w:marBottom w:val="0"/>
                          <w:divBdr>
                            <w:top w:val="none" w:sz="0" w:space="0" w:color="auto"/>
                            <w:left w:val="none" w:sz="0" w:space="0" w:color="auto"/>
                            <w:bottom w:val="none" w:sz="0" w:space="0" w:color="auto"/>
                            <w:right w:val="none" w:sz="0" w:space="0" w:color="auto"/>
                          </w:divBdr>
                          <w:divsChild>
                            <w:div w:id="389695645">
                              <w:marLeft w:val="240"/>
                              <w:marRight w:val="0"/>
                              <w:marTop w:val="0"/>
                              <w:marBottom w:val="0"/>
                              <w:divBdr>
                                <w:top w:val="none" w:sz="0" w:space="0" w:color="auto"/>
                                <w:left w:val="none" w:sz="0" w:space="0" w:color="auto"/>
                                <w:bottom w:val="none" w:sz="0" w:space="0" w:color="auto"/>
                                <w:right w:val="none" w:sz="0" w:space="0" w:color="auto"/>
                              </w:divBdr>
                            </w:div>
                          </w:divsChild>
                        </w:div>
                        <w:div w:id="1482818311">
                          <w:marLeft w:val="240"/>
                          <w:marRight w:val="240"/>
                          <w:marTop w:val="0"/>
                          <w:marBottom w:val="0"/>
                          <w:divBdr>
                            <w:top w:val="none" w:sz="0" w:space="0" w:color="auto"/>
                            <w:left w:val="none" w:sz="0" w:space="0" w:color="auto"/>
                            <w:bottom w:val="none" w:sz="0" w:space="0" w:color="auto"/>
                            <w:right w:val="none" w:sz="0" w:space="0" w:color="auto"/>
                          </w:divBdr>
                          <w:divsChild>
                            <w:div w:id="632833038">
                              <w:marLeft w:val="240"/>
                              <w:marRight w:val="0"/>
                              <w:marTop w:val="0"/>
                              <w:marBottom w:val="0"/>
                              <w:divBdr>
                                <w:top w:val="none" w:sz="0" w:space="0" w:color="auto"/>
                                <w:left w:val="none" w:sz="0" w:space="0" w:color="auto"/>
                                <w:bottom w:val="none" w:sz="0" w:space="0" w:color="auto"/>
                                <w:right w:val="none" w:sz="0" w:space="0" w:color="auto"/>
                              </w:divBdr>
                            </w:div>
                          </w:divsChild>
                        </w:div>
                        <w:div w:id="1486049473">
                          <w:marLeft w:val="240"/>
                          <w:marRight w:val="240"/>
                          <w:marTop w:val="0"/>
                          <w:marBottom w:val="0"/>
                          <w:divBdr>
                            <w:top w:val="none" w:sz="0" w:space="0" w:color="auto"/>
                            <w:left w:val="none" w:sz="0" w:space="0" w:color="auto"/>
                            <w:bottom w:val="none" w:sz="0" w:space="0" w:color="auto"/>
                            <w:right w:val="none" w:sz="0" w:space="0" w:color="auto"/>
                          </w:divBdr>
                          <w:divsChild>
                            <w:div w:id="131563107">
                              <w:marLeft w:val="240"/>
                              <w:marRight w:val="0"/>
                              <w:marTop w:val="0"/>
                              <w:marBottom w:val="0"/>
                              <w:divBdr>
                                <w:top w:val="none" w:sz="0" w:space="0" w:color="auto"/>
                                <w:left w:val="none" w:sz="0" w:space="0" w:color="auto"/>
                                <w:bottom w:val="none" w:sz="0" w:space="0" w:color="auto"/>
                                <w:right w:val="none" w:sz="0" w:space="0" w:color="auto"/>
                              </w:divBdr>
                            </w:div>
                          </w:divsChild>
                        </w:div>
                        <w:div w:id="1718511777">
                          <w:marLeft w:val="240"/>
                          <w:marRight w:val="240"/>
                          <w:marTop w:val="0"/>
                          <w:marBottom w:val="0"/>
                          <w:divBdr>
                            <w:top w:val="none" w:sz="0" w:space="0" w:color="auto"/>
                            <w:left w:val="none" w:sz="0" w:space="0" w:color="auto"/>
                            <w:bottom w:val="none" w:sz="0" w:space="0" w:color="auto"/>
                            <w:right w:val="none" w:sz="0" w:space="0" w:color="auto"/>
                          </w:divBdr>
                          <w:divsChild>
                            <w:div w:id="426385726">
                              <w:marLeft w:val="240"/>
                              <w:marRight w:val="0"/>
                              <w:marTop w:val="0"/>
                              <w:marBottom w:val="0"/>
                              <w:divBdr>
                                <w:top w:val="none" w:sz="0" w:space="0" w:color="auto"/>
                                <w:left w:val="none" w:sz="0" w:space="0" w:color="auto"/>
                                <w:bottom w:val="none" w:sz="0" w:space="0" w:color="auto"/>
                                <w:right w:val="none" w:sz="0" w:space="0" w:color="auto"/>
                              </w:divBdr>
                            </w:div>
                          </w:divsChild>
                        </w:div>
                        <w:div w:id="21386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963">
                  <w:marLeft w:val="240"/>
                  <w:marRight w:val="240"/>
                  <w:marTop w:val="0"/>
                  <w:marBottom w:val="0"/>
                  <w:divBdr>
                    <w:top w:val="none" w:sz="0" w:space="0" w:color="auto"/>
                    <w:left w:val="none" w:sz="0" w:space="0" w:color="auto"/>
                    <w:bottom w:val="none" w:sz="0" w:space="0" w:color="auto"/>
                    <w:right w:val="none" w:sz="0" w:space="0" w:color="auto"/>
                  </w:divBdr>
                  <w:divsChild>
                    <w:div w:id="1667971691">
                      <w:marLeft w:val="240"/>
                      <w:marRight w:val="0"/>
                      <w:marTop w:val="0"/>
                      <w:marBottom w:val="0"/>
                      <w:divBdr>
                        <w:top w:val="none" w:sz="0" w:space="0" w:color="auto"/>
                        <w:left w:val="none" w:sz="0" w:space="0" w:color="auto"/>
                        <w:bottom w:val="none" w:sz="0" w:space="0" w:color="auto"/>
                        <w:right w:val="none" w:sz="0" w:space="0" w:color="auto"/>
                      </w:divBdr>
                    </w:div>
                    <w:div w:id="1802453652">
                      <w:marLeft w:val="0"/>
                      <w:marRight w:val="0"/>
                      <w:marTop w:val="0"/>
                      <w:marBottom w:val="0"/>
                      <w:divBdr>
                        <w:top w:val="none" w:sz="0" w:space="0" w:color="auto"/>
                        <w:left w:val="none" w:sz="0" w:space="0" w:color="auto"/>
                        <w:bottom w:val="none" w:sz="0" w:space="0" w:color="auto"/>
                        <w:right w:val="none" w:sz="0" w:space="0" w:color="auto"/>
                      </w:divBdr>
                      <w:divsChild>
                        <w:div w:id="397825907">
                          <w:marLeft w:val="240"/>
                          <w:marRight w:val="240"/>
                          <w:marTop w:val="0"/>
                          <w:marBottom w:val="0"/>
                          <w:divBdr>
                            <w:top w:val="none" w:sz="0" w:space="0" w:color="auto"/>
                            <w:left w:val="none" w:sz="0" w:space="0" w:color="auto"/>
                            <w:bottom w:val="none" w:sz="0" w:space="0" w:color="auto"/>
                            <w:right w:val="none" w:sz="0" w:space="0" w:color="auto"/>
                          </w:divBdr>
                          <w:divsChild>
                            <w:div w:id="186916293">
                              <w:marLeft w:val="240"/>
                              <w:marRight w:val="0"/>
                              <w:marTop w:val="0"/>
                              <w:marBottom w:val="0"/>
                              <w:divBdr>
                                <w:top w:val="none" w:sz="0" w:space="0" w:color="auto"/>
                                <w:left w:val="none" w:sz="0" w:space="0" w:color="auto"/>
                                <w:bottom w:val="none" w:sz="0" w:space="0" w:color="auto"/>
                                <w:right w:val="none" w:sz="0" w:space="0" w:color="auto"/>
                              </w:divBdr>
                            </w:div>
                          </w:divsChild>
                        </w:div>
                        <w:div w:id="1027677719">
                          <w:marLeft w:val="240"/>
                          <w:marRight w:val="240"/>
                          <w:marTop w:val="0"/>
                          <w:marBottom w:val="0"/>
                          <w:divBdr>
                            <w:top w:val="none" w:sz="0" w:space="0" w:color="auto"/>
                            <w:left w:val="none" w:sz="0" w:space="0" w:color="auto"/>
                            <w:bottom w:val="none" w:sz="0" w:space="0" w:color="auto"/>
                            <w:right w:val="none" w:sz="0" w:space="0" w:color="auto"/>
                          </w:divBdr>
                          <w:divsChild>
                            <w:div w:id="10844790">
                              <w:marLeft w:val="240"/>
                              <w:marRight w:val="0"/>
                              <w:marTop w:val="0"/>
                              <w:marBottom w:val="0"/>
                              <w:divBdr>
                                <w:top w:val="none" w:sz="0" w:space="0" w:color="auto"/>
                                <w:left w:val="none" w:sz="0" w:space="0" w:color="auto"/>
                                <w:bottom w:val="none" w:sz="0" w:space="0" w:color="auto"/>
                                <w:right w:val="none" w:sz="0" w:space="0" w:color="auto"/>
                              </w:divBdr>
                            </w:div>
                          </w:divsChild>
                        </w:div>
                        <w:div w:id="1444039047">
                          <w:marLeft w:val="0"/>
                          <w:marRight w:val="0"/>
                          <w:marTop w:val="0"/>
                          <w:marBottom w:val="0"/>
                          <w:divBdr>
                            <w:top w:val="none" w:sz="0" w:space="0" w:color="auto"/>
                            <w:left w:val="none" w:sz="0" w:space="0" w:color="auto"/>
                            <w:bottom w:val="none" w:sz="0" w:space="0" w:color="auto"/>
                            <w:right w:val="none" w:sz="0" w:space="0" w:color="auto"/>
                          </w:divBdr>
                        </w:div>
                        <w:div w:id="1731223916">
                          <w:marLeft w:val="240"/>
                          <w:marRight w:val="240"/>
                          <w:marTop w:val="0"/>
                          <w:marBottom w:val="0"/>
                          <w:divBdr>
                            <w:top w:val="none" w:sz="0" w:space="0" w:color="auto"/>
                            <w:left w:val="none" w:sz="0" w:space="0" w:color="auto"/>
                            <w:bottom w:val="none" w:sz="0" w:space="0" w:color="auto"/>
                            <w:right w:val="none" w:sz="0" w:space="0" w:color="auto"/>
                          </w:divBdr>
                          <w:divsChild>
                            <w:div w:id="1892301063">
                              <w:marLeft w:val="240"/>
                              <w:marRight w:val="0"/>
                              <w:marTop w:val="0"/>
                              <w:marBottom w:val="0"/>
                              <w:divBdr>
                                <w:top w:val="none" w:sz="0" w:space="0" w:color="auto"/>
                                <w:left w:val="none" w:sz="0" w:space="0" w:color="auto"/>
                                <w:bottom w:val="none" w:sz="0" w:space="0" w:color="auto"/>
                                <w:right w:val="none" w:sz="0" w:space="0" w:color="auto"/>
                              </w:divBdr>
                            </w:div>
                          </w:divsChild>
                        </w:div>
                        <w:div w:id="1816490182">
                          <w:marLeft w:val="240"/>
                          <w:marRight w:val="240"/>
                          <w:marTop w:val="0"/>
                          <w:marBottom w:val="0"/>
                          <w:divBdr>
                            <w:top w:val="none" w:sz="0" w:space="0" w:color="auto"/>
                            <w:left w:val="none" w:sz="0" w:space="0" w:color="auto"/>
                            <w:bottom w:val="none" w:sz="0" w:space="0" w:color="auto"/>
                            <w:right w:val="none" w:sz="0" w:space="0" w:color="auto"/>
                          </w:divBdr>
                          <w:divsChild>
                            <w:div w:id="1162507922">
                              <w:marLeft w:val="240"/>
                              <w:marRight w:val="0"/>
                              <w:marTop w:val="0"/>
                              <w:marBottom w:val="0"/>
                              <w:divBdr>
                                <w:top w:val="none" w:sz="0" w:space="0" w:color="auto"/>
                                <w:left w:val="none" w:sz="0" w:space="0" w:color="auto"/>
                                <w:bottom w:val="none" w:sz="0" w:space="0" w:color="auto"/>
                                <w:right w:val="none" w:sz="0" w:space="0" w:color="auto"/>
                              </w:divBdr>
                            </w:div>
                          </w:divsChild>
                        </w:div>
                        <w:div w:id="1934126645">
                          <w:marLeft w:val="240"/>
                          <w:marRight w:val="240"/>
                          <w:marTop w:val="0"/>
                          <w:marBottom w:val="0"/>
                          <w:divBdr>
                            <w:top w:val="none" w:sz="0" w:space="0" w:color="auto"/>
                            <w:left w:val="none" w:sz="0" w:space="0" w:color="auto"/>
                            <w:bottom w:val="none" w:sz="0" w:space="0" w:color="auto"/>
                            <w:right w:val="none" w:sz="0" w:space="0" w:color="auto"/>
                          </w:divBdr>
                          <w:divsChild>
                            <w:div w:id="3841365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950">
                  <w:marLeft w:val="240"/>
                  <w:marRight w:val="240"/>
                  <w:marTop w:val="0"/>
                  <w:marBottom w:val="0"/>
                  <w:divBdr>
                    <w:top w:val="none" w:sz="0" w:space="0" w:color="auto"/>
                    <w:left w:val="none" w:sz="0" w:space="0" w:color="auto"/>
                    <w:bottom w:val="none" w:sz="0" w:space="0" w:color="auto"/>
                    <w:right w:val="none" w:sz="0" w:space="0" w:color="auto"/>
                  </w:divBdr>
                  <w:divsChild>
                    <w:div w:id="751661707">
                      <w:marLeft w:val="0"/>
                      <w:marRight w:val="0"/>
                      <w:marTop w:val="0"/>
                      <w:marBottom w:val="0"/>
                      <w:divBdr>
                        <w:top w:val="none" w:sz="0" w:space="0" w:color="auto"/>
                        <w:left w:val="none" w:sz="0" w:space="0" w:color="auto"/>
                        <w:bottom w:val="none" w:sz="0" w:space="0" w:color="auto"/>
                        <w:right w:val="none" w:sz="0" w:space="0" w:color="auto"/>
                      </w:divBdr>
                      <w:divsChild>
                        <w:div w:id="102001308">
                          <w:marLeft w:val="240"/>
                          <w:marRight w:val="240"/>
                          <w:marTop w:val="0"/>
                          <w:marBottom w:val="0"/>
                          <w:divBdr>
                            <w:top w:val="none" w:sz="0" w:space="0" w:color="auto"/>
                            <w:left w:val="none" w:sz="0" w:space="0" w:color="auto"/>
                            <w:bottom w:val="none" w:sz="0" w:space="0" w:color="auto"/>
                            <w:right w:val="none" w:sz="0" w:space="0" w:color="auto"/>
                          </w:divBdr>
                          <w:divsChild>
                            <w:div w:id="1861578767">
                              <w:marLeft w:val="240"/>
                              <w:marRight w:val="0"/>
                              <w:marTop w:val="0"/>
                              <w:marBottom w:val="0"/>
                              <w:divBdr>
                                <w:top w:val="none" w:sz="0" w:space="0" w:color="auto"/>
                                <w:left w:val="none" w:sz="0" w:space="0" w:color="auto"/>
                                <w:bottom w:val="none" w:sz="0" w:space="0" w:color="auto"/>
                                <w:right w:val="none" w:sz="0" w:space="0" w:color="auto"/>
                              </w:divBdr>
                            </w:div>
                          </w:divsChild>
                        </w:div>
                        <w:div w:id="155805945">
                          <w:marLeft w:val="240"/>
                          <w:marRight w:val="240"/>
                          <w:marTop w:val="0"/>
                          <w:marBottom w:val="0"/>
                          <w:divBdr>
                            <w:top w:val="none" w:sz="0" w:space="0" w:color="auto"/>
                            <w:left w:val="none" w:sz="0" w:space="0" w:color="auto"/>
                            <w:bottom w:val="none" w:sz="0" w:space="0" w:color="auto"/>
                            <w:right w:val="none" w:sz="0" w:space="0" w:color="auto"/>
                          </w:divBdr>
                          <w:divsChild>
                            <w:div w:id="217280830">
                              <w:marLeft w:val="240"/>
                              <w:marRight w:val="0"/>
                              <w:marTop w:val="0"/>
                              <w:marBottom w:val="0"/>
                              <w:divBdr>
                                <w:top w:val="none" w:sz="0" w:space="0" w:color="auto"/>
                                <w:left w:val="none" w:sz="0" w:space="0" w:color="auto"/>
                                <w:bottom w:val="none" w:sz="0" w:space="0" w:color="auto"/>
                                <w:right w:val="none" w:sz="0" w:space="0" w:color="auto"/>
                              </w:divBdr>
                            </w:div>
                          </w:divsChild>
                        </w:div>
                        <w:div w:id="268856726">
                          <w:marLeft w:val="240"/>
                          <w:marRight w:val="240"/>
                          <w:marTop w:val="0"/>
                          <w:marBottom w:val="0"/>
                          <w:divBdr>
                            <w:top w:val="none" w:sz="0" w:space="0" w:color="auto"/>
                            <w:left w:val="none" w:sz="0" w:space="0" w:color="auto"/>
                            <w:bottom w:val="none" w:sz="0" w:space="0" w:color="auto"/>
                            <w:right w:val="none" w:sz="0" w:space="0" w:color="auto"/>
                          </w:divBdr>
                          <w:divsChild>
                            <w:div w:id="834031802">
                              <w:marLeft w:val="240"/>
                              <w:marRight w:val="0"/>
                              <w:marTop w:val="0"/>
                              <w:marBottom w:val="0"/>
                              <w:divBdr>
                                <w:top w:val="none" w:sz="0" w:space="0" w:color="auto"/>
                                <w:left w:val="none" w:sz="0" w:space="0" w:color="auto"/>
                                <w:bottom w:val="none" w:sz="0" w:space="0" w:color="auto"/>
                                <w:right w:val="none" w:sz="0" w:space="0" w:color="auto"/>
                              </w:divBdr>
                            </w:div>
                          </w:divsChild>
                        </w:div>
                        <w:div w:id="884147538">
                          <w:marLeft w:val="0"/>
                          <w:marRight w:val="0"/>
                          <w:marTop w:val="0"/>
                          <w:marBottom w:val="0"/>
                          <w:divBdr>
                            <w:top w:val="none" w:sz="0" w:space="0" w:color="auto"/>
                            <w:left w:val="none" w:sz="0" w:space="0" w:color="auto"/>
                            <w:bottom w:val="none" w:sz="0" w:space="0" w:color="auto"/>
                            <w:right w:val="none" w:sz="0" w:space="0" w:color="auto"/>
                          </w:divBdr>
                        </w:div>
                        <w:div w:id="1284383882">
                          <w:marLeft w:val="240"/>
                          <w:marRight w:val="240"/>
                          <w:marTop w:val="0"/>
                          <w:marBottom w:val="0"/>
                          <w:divBdr>
                            <w:top w:val="none" w:sz="0" w:space="0" w:color="auto"/>
                            <w:left w:val="none" w:sz="0" w:space="0" w:color="auto"/>
                            <w:bottom w:val="none" w:sz="0" w:space="0" w:color="auto"/>
                            <w:right w:val="none" w:sz="0" w:space="0" w:color="auto"/>
                          </w:divBdr>
                          <w:divsChild>
                            <w:div w:id="2122651038">
                              <w:marLeft w:val="240"/>
                              <w:marRight w:val="0"/>
                              <w:marTop w:val="0"/>
                              <w:marBottom w:val="0"/>
                              <w:divBdr>
                                <w:top w:val="none" w:sz="0" w:space="0" w:color="auto"/>
                                <w:left w:val="none" w:sz="0" w:space="0" w:color="auto"/>
                                <w:bottom w:val="none" w:sz="0" w:space="0" w:color="auto"/>
                                <w:right w:val="none" w:sz="0" w:space="0" w:color="auto"/>
                              </w:divBdr>
                            </w:div>
                          </w:divsChild>
                        </w:div>
                        <w:div w:id="1422947799">
                          <w:marLeft w:val="240"/>
                          <w:marRight w:val="240"/>
                          <w:marTop w:val="0"/>
                          <w:marBottom w:val="0"/>
                          <w:divBdr>
                            <w:top w:val="none" w:sz="0" w:space="0" w:color="auto"/>
                            <w:left w:val="none" w:sz="0" w:space="0" w:color="auto"/>
                            <w:bottom w:val="none" w:sz="0" w:space="0" w:color="auto"/>
                            <w:right w:val="none" w:sz="0" w:space="0" w:color="auto"/>
                          </w:divBdr>
                          <w:divsChild>
                            <w:div w:id="1302689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9886020">
                      <w:marLeft w:val="240"/>
                      <w:marRight w:val="0"/>
                      <w:marTop w:val="0"/>
                      <w:marBottom w:val="0"/>
                      <w:divBdr>
                        <w:top w:val="none" w:sz="0" w:space="0" w:color="auto"/>
                        <w:left w:val="none" w:sz="0" w:space="0" w:color="auto"/>
                        <w:bottom w:val="none" w:sz="0" w:space="0" w:color="auto"/>
                        <w:right w:val="none" w:sz="0" w:space="0" w:color="auto"/>
                      </w:divBdr>
                    </w:div>
                  </w:divsChild>
                </w:div>
                <w:div w:id="1621103670">
                  <w:marLeft w:val="240"/>
                  <w:marRight w:val="240"/>
                  <w:marTop w:val="0"/>
                  <w:marBottom w:val="0"/>
                  <w:divBdr>
                    <w:top w:val="none" w:sz="0" w:space="0" w:color="auto"/>
                    <w:left w:val="none" w:sz="0" w:space="0" w:color="auto"/>
                    <w:bottom w:val="none" w:sz="0" w:space="0" w:color="auto"/>
                    <w:right w:val="none" w:sz="0" w:space="0" w:color="auto"/>
                  </w:divBdr>
                  <w:divsChild>
                    <w:div w:id="354963233">
                      <w:marLeft w:val="240"/>
                      <w:marRight w:val="0"/>
                      <w:marTop w:val="0"/>
                      <w:marBottom w:val="0"/>
                      <w:divBdr>
                        <w:top w:val="none" w:sz="0" w:space="0" w:color="auto"/>
                        <w:left w:val="none" w:sz="0" w:space="0" w:color="auto"/>
                        <w:bottom w:val="none" w:sz="0" w:space="0" w:color="auto"/>
                        <w:right w:val="none" w:sz="0" w:space="0" w:color="auto"/>
                      </w:divBdr>
                    </w:div>
                    <w:div w:id="2100905791">
                      <w:marLeft w:val="0"/>
                      <w:marRight w:val="0"/>
                      <w:marTop w:val="0"/>
                      <w:marBottom w:val="0"/>
                      <w:divBdr>
                        <w:top w:val="none" w:sz="0" w:space="0" w:color="auto"/>
                        <w:left w:val="none" w:sz="0" w:space="0" w:color="auto"/>
                        <w:bottom w:val="none" w:sz="0" w:space="0" w:color="auto"/>
                        <w:right w:val="none" w:sz="0" w:space="0" w:color="auto"/>
                      </w:divBdr>
                      <w:divsChild>
                        <w:div w:id="123475323">
                          <w:marLeft w:val="240"/>
                          <w:marRight w:val="240"/>
                          <w:marTop w:val="0"/>
                          <w:marBottom w:val="0"/>
                          <w:divBdr>
                            <w:top w:val="none" w:sz="0" w:space="0" w:color="auto"/>
                            <w:left w:val="none" w:sz="0" w:space="0" w:color="auto"/>
                            <w:bottom w:val="none" w:sz="0" w:space="0" w:color="auto"/>
                            <w:right w:val="none" w:sz="0" w:space="0" w:color="auto"/>
                          </w:divBdr>
                          <w:divsChild>
                            <w:div w:id="488132287">
                              <w:marLeft w:val="240"/>
                              <w:marRight w:val="0"/>
                              <w:marTop w:val="0"/>
                              <w:marBottom w:val="0"/>
                              <w:divBdr>
                                <w:top w:val="none" w:sz="0" w:space="0" w:color="auto"/>
                                <w:left w:val="none" w:sz="0" w:space="0" w:color="auto"/>
                                <w:bottom w:val="none" w:sz="0" w:space="0" w:color="auto"/>
                                <w:right w:val="none" w:sz="0" w:space="0" w:color="auto"/>
                              </w:divBdr>
                            </w:div>
                          </w:divsChild>
                        </w:div>
                        <w:div w:id="253636837">
                          <w:marLeft w:val="240"/>
                          <w:marRight w:val="240"/>
                          <w:marTop w:val="0"/>
                          <w:marBottom w:val="0"/>
                          <w:divBdr>
                            <w:top w:val="none" w:sz="0" w:space="0" w:color="auto"/>
                            <w:left w:val="none" w:sz="0" w:space="0" w:color="auto"/>
                            <w:bottom w:val="none" w:sz="0" w:space="0" w:color="auto"/>
                            <w:right w:val="none" w:sz="0" w:space="0" w:color="auto"/>
                          </w:divBdr>
                          <w:divsChild>
                            <w:div w:id="1144616869">
                              <w:marLeft w:val="240"/>
                              <w:marRight w:val="0"/>
                              <w:marTop w:val="0"/>
                              <w:marBottom w:val="0"/>
                              <w:divBdr>
                                <w:top w:val="none" w:sz="0" w:space="0" w:color="auto"/>
                                <w:left w:val="none" w:sz="0" w:space="0" w:color="auto"/>
                                <w:bottom w:val="none" w:sz="0" w:space="0" w:color="auto"/>
                                <w:right w:val="none" w:sz="0" w:space="0" w:color="auto"/>
                              </w:divBdr>
                            </w:div>
                          </w:divsChild>
                        </w:div>
                        <w:div w:id="432214073">
                          <w:marLeft w:val="240"/>
                          <w:marRight w:val="240"/>
                          <w:marTop w:val="0"/>
                          <w:marBottom w:val="0"/>
                          <w:divBdr>
                            <w:top w:val="none" w:sz="0" w:space="0" w:color="auto"/>
                            <w:left w:val="none" w:sz="0" w:space="0" w:color="auto"/>
                            <w:bottom w:val="none" w:sz="0" w:space="0" w:color="auto"/>
                            <w:right w:val="none" w:sz="0" w:space="0" w:color="auto"/>
                          </w:divBdr>
                          <w:divsChild>
                            <w:div w:id="550268606">
                              <w:marLeft w:val="240"/>
                              <w:marRight w:val="0"/>
                              <w:marTop w:val="0"/>
                              <w:marBottom w:val="0"/>
                              <w:divBdr>
                                <w:top w:val="none" w:sz="0" w:space="0" w:color="auto"/>
                                <w:left w:val="none" w:sz="0" w:space="0" w:color="auto"/>
                                <w:bottom w:val="none" w:sz="0" w:space="0" w:color="auto"/>
                                <w:right w:val="none" w:sz="0" w:space="0" w:color="auto"/>
                              </w:divBdr>
                            </w:div>
                          </w:divsChild>
                        </w:div>
                        <w:div w:id="1191845475">
                          <w:marLeft w:val="240"/>
                          <w:marRight w:val="240"/>
                          <w:marTop w:val="0"/>
                          <w:marBottom w:val="0"/>
                          <w:divBdr>
                            <w:top w:val="none" w:sz="0" w:space="0" w:color="auto"/>
                            <w:left w:val="none" w:sz="0" w:space="0" w:color="auto"/>
                            <w:bottom w:val="none" w:sz="0" w:space="0" w:color="auto"/>
                            <w:right w:val="none" w:sz="0" w:space="0" w:color="auto"/>
                          </w:divBdr>
                          <w:divsChild>
                            <w:div w:id="1302271072">
                              <w:marLeft w:val="240"/>
                              <w:marRight w:val="0"/>
                              <w:marTop w:val="0"/>
                              <w:marBottom w:val="0"/>
                              <w:divBdr>
                                <w:top w:val="none" w:sz="0" w:space="0" w:color="auto"/>
                                <w:left w:val="none" w:sz="0" w:space="0" w:color="auto"/>
                                <w:bottom w:val="none" w:sz="0" w:space="0" w:color="auto"/>
                                <w:right w:val="none" w:sz="0" w:space="0" w:color="auto"/>
                              </w:divBdr>
                            </w:div>
                          </w:divsChild>
                        </w:div>
                        <w:div w:id="1501458223">
                          <w:marLeft w:val="0"/>
                          <w:marRight w:val="0"/>
                          <w:marTop w:val="0"/>
                          <w:marBottom w:val="0"/>
                          <w:divBdr>
                            <w:top w:val="none" w:sz="0" w:space="0" w:color="auto"/>
                            <w:left w:val="none" w:sz="0" w:space="0" w:color="auto"/>
                            <w:bottom w:val="none" w:sz="0" w:space="0" w:color="auto"/>
                            <w:right w:val="none" w:sz="0" w:space="0" w:color="auto"/>
                          </w:divBdr>
                        </w:div>
                        <w:div w:id="1726250794">
                          <w:marLeft w:val="240"/>
                          <w:marRight w:val="240"/>
                          <w:marTop w:val="0"/>
                          <w:marBottom w:val="0"/>
                          <w:divBdr>
                            <w:top w:val="none" w:sz="0" w:space="0" w:color="auto"/>
                            <w:left w:val="none" w:sz="0" w:space="0" w:color="auto"/>
                            <w:bottom w:val="none" w:sz="0" w:space="0" w:color="auto"/>
                            <w:right w:val="none" w:sz="0" w:space="0" w:color="auto"/>
                          </w:divBdr>
                          <w:divsChild>
                            <w:div w:id="1208177285">
                              <w:marLeft w:val="240"/>
                              <w:marRight w:val="0"/>
                              <w:marTop w:val="0"/>
                              <w:marBottom w:val="0"/>
                              <w:divBdr>
                                <w:top w:val="none" w:sz="0" w:space="0" w:color="auto"/>
                                <w:left w:val="none" w:sz="0" w:space="0" w:color="auto"/>
                                <w:bottom w:val="none" w:sz="0" w:space="0" w:color="auto"/>
                                <w:right w:val="none" w:sz="0" w:space="0" w:color="auto"/>
                              </w:divBdr>
                            </w:div>
                          </w:divsChild>
                        </w:div>
                        <w:div w:id="2097552238">
                          <w:marLeft w:val="240"/>
                          <w:marRight w:val="240"/>
                          <w:marTop w:val="0"/>
                          <w:marBottom w:val="0"/>
                          <w:divBdr>
                            <w:top w:val="none" w:sz="0" w:space="0" w:color="auto"/>
                            <w:left w:val="none" w:sz="0" w:space="0" w:color="auto"/>
                            <w:bottom w:val="none" w:sz="0" w:space="0" w:color="auto"/>
                            <w:right w:val="none" w:sz="0" w:space="0" w:color="auto"/>
                          </w:divBdr>
                          <w:divsChild>
                            <w:div w:id="15712363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10569">
                  <w:marLeft w:val="0"/>
                  <w:marRight w:val="0"/>
                  <w:marTop w:val="0"/>
                  <w:marBottom w:val="0"/>
                  <w:divBdr>
                    <w:top w:val="none" w:sz="0" w:space="0" w:color="auto"/>
                    <w:left w:val="none" w:sz="0" w:space="0" w:color="auto"/>
                    <w:bottom w:val="none" w:sz="0" w:space="0" w:color="auto"/>
                    <w:right w:val="none" w:sz="0" w:space="0" w:color="auto"/>
                  </w:divBdr>
                </w:div>
                <w:div w:id="2112045008">
                  <w:marLeft w:val="240"/>
                  <w:marRight w:val="240"/>
                  <w:marTop w:val="0"/>
                  <w:marBottom w:val="0"/>
                  <w:divBdr>
                    <w:top w:val="none" w:sz="0" w:space="0" w:color="auto"/>
                    <w:left w:val="none" w:sz="0" w:space="0" w:color="auto"/>
                    <w:bottom w:val="none" w:sz="0" w:space="0" w:color="auto"/>
                    <w:right w:val="none" w:sz="0" w:space="0" w:color="auto"/>
                  </w:divBdr>
                  <w:divsChild>
                    <w:div w:id="277030640">
                      <w:marLeft w:val="240"/>
                      <w:marRight w:val="0"/>
                      <w:marTop w:val="0"/>
                      <w:marBottom w:val="0"/>
                      <w:divBdr>
                        <w:top w:val="none" w:sz="0" w:space="0" w:color="auto"/>
                        <w:left w:val="none" w:sz="0" w:space="0" w:color="auto"/>
                        <w:bottom w:val="none" w:sz="0" w:space="0" w:color="auto"/>
                        <w:right w:val="none" w:sz="0" w:space="0" w:color="auto"/>
                      </w:divBdr>
                    </w:div>
                    <w:div w:id="349337935">
                      <w:marLeft w:val="0"/>
                      <w:marRight w:val="0"/>
                      <w:marTop w:val="0"/>
                      <w:marBottom w:val="0"/>
                      <w:divBdr>
                        <w:top w:val="none" w:sz="0" w:space="0" w:color="auto"/>
                        <w:left w:val="none" w:sz="0" w:space="0" w:color="auto"/>
                        <w:bottom w:val="none" w:sz="0" w:space="0" w:color="auto"/>
                        <w:right w:val="none" w:sz="0" w:space="0" w:color="auto"/>
                      </w:divBdr>
                      <w:divsChild>
                        <w:div w:id="96560792">
                          <w:marLeft w:val="240"/>
                          <w:marRight w:val="240"/>
                          <w:marTop w:val="0"/>
                          <w:marBottom w:val="0"/>
                          <w:divBdr>
                            <w:top w:val="none" w:sz="0" w:space="0" w:color="auto"/>
                            <w:left w:val="none" w:sz="0" w:space="0" w:color="auto"/>
                            <w:bottom w:val="none" w:sz="0" w:space="0" w:color="auto"/>
                            <w:right w:val="none" w:sz="0" w:space="0" w:color="auto"/>
                          </w:divBdr>
                          <w:divsChild>
                            <w:div w:id="1637178665">
                              <w:marLeft w:val="240"/>
                              <w:marRight w:val="0"/>
                              <w:marTop w:val="0"/>
                              <w:marBottom w:val="0"/>
                              <w:divBdr>
                                <w:top w:val="none" w:sz="0" w:space="0" w:color="auto"/>
                                <w:left w:val="none" w:sz="0" w:space="0" w:color="auto"/>
                                <w:bottom w:val="none" w:sz="0" w:space="0" w:color="auto"/>
                                <w:right w:val="none" w:sz="0" w:space="0" w:color="auto"/>
                              </w:divBdr>
                            </w:div>
                          </w:divsChild>
                        </w:div>
                        <w:div w:id="675229237">
                          <w:marLeft w:val="240"/>
                          <w:marRight w:val="240"/>
                          <w:marTop w:val="0"/>
                          <w:marBottom w:val="0"/>
                          <w:divBdr>
                            <w:top w:val="none" w:sz="0" w:space="0" w:color="auto"/>
                            <w:left w:val="none" w:sz="0" w:space="0" w:color="auto"/>
                            <w:bottom w:val="none" w:sz="0" w:space="0" w:color="auto"/>
                            <w:right w:val="none" w:sz="0" w:space="0" w:color="auto"/>
                          </w:divBdr>
                          <w:divsChild>
                            <w:div w:id="184489653">
                              <w:marLeft w:val="240"/>
                              <w:marRight w:val="0"/>
                              <w:marTop w:val="0"/>
                              <w:marBottom w:val="0"/>
                              <w:divBdr>
                                <w:top w:val="none" w:sz="0" w:space="0" w:color="auto"/>
                                <w:left w:val="none" w:sz="0" w:space="0" w:color="auto"/>
                                <w:bottom w:val="none" w:sz="0" w:space="0" w:color="auto"/>
                                <w:right w:val="none" w:sz="0" w:space="0" w:color="auto"/>
                              </w:divBdr>
                            </w:div>
                          </w:divsChild>
                        </w:div>
                        <w:div w:id="1064182333">
                          <w:marLeft w:val="0"/>
                          <w:marRight w:val="0"/>
                          <w:marTop w:val="0"/>
                          <w:marBottom w:val="0"/>
                          <w:divBdr>
                            <w:top w:val="none" w:sz="0" w:space="0" w:color="auto"/>
                            <w:left w:val="none" w:sz="0" w:space="0" w:color="auto"/>
                            <w:bottom w:val="none" w:sz="0" w:space="0" w:color="auto"/>
                            <w:right w:val="none" w:sz="0" w:space="0" w:color="auto"/>
                          </w:divBdr>
                        </w:div>
                        <w:div w:id="1132862456">
                          <w:marLeft w:val="240"/>
                          <w:marRight w:val="240"/>
                          <w:marTop w:val="0"/>
                          <w:marBottom w:val="0"/>
                          <w:divBdr>
                            <w:top w:val="none" w:sz="0" w:space="0" w:color="auto"/>
                            <w:left w:val="none" w:sz="0" w:space="0" w:color="auto"/>
                            <w:bottom w:val="none" w:sz="0" w:space="0" w:color="auto"/>
                            <w:right w:val="none" w:sz="0" w:space="0" w:color="auto"/>
                          </w:divBdr>
                          <w:divsChild>
                            <w:div w:id="19490422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16300">
              <w:marLeft w:val="240"/>
              <w:marRight w:val="0"/>
              <w:marTop w:val="0"/>
              <w:marBottom w:val="0"/>
              <w:divBdr>
                <w:top w:val="none" w:sz="0" w:space="0" w:color="auto"/>
                <w:left w:val="none" w:sz="0" w:space="0" w:color="auto"/>
                <w:bottom w:val="none" w:sz="0" w:space="0" w:color="auto"/>
                <w:right w:val="none" w:sz="0" w:space="0" w:color="auto"/>
              </w:divBdr>
            </w:div>
          </w:divsChild>
        </w:div>
        <w:div w:id="1997150203">
          <w:marLeft w:val="240"/>
          <w:marRight w:val="240"/>
          <w:marTop w:val="0"/>
          <w:marBottom w:val="0"/>
          <w:divBdr>
            <w:top w:val="none" w:sz="0" w:space="0" w:color="auto"/>
            <w:left w:val="none" w:sz="0" w:space="0" w:color="auto"/>
            <w:bottom w:val="none" w:sz="0" w:space="0" w:color="auto"/>
            <w:right w:val="none" w:sz="0" w:space="0" w:color="auto"/>
          </w:divBdr>
        </w:div>
      </w:divsChild>
    </w:div>
    <w:div w:id="1012412690">
      <w:bodyDiv w:val="1"/>
      <w:marLeft w:val="0"/>
      <w:marRight w:val="0"/>
      <w:marTop w:val="0"/>
      <w:marBottom w:val="0"/>
      <w:divBdr>
        <w:top w:val="none" w:sz="0" w:space="0" w:color="auto"/>
        <w:left w:val="none" w:sz="0" w:space="0" w:color="auto"/>
        <w:bottom w:val="none" w:sz="0" w:space="0" w:color="auto"/>
        <w:right w:val="none" w:sz="0" w:space="0" w:color="auto"/>
      </w:divBdr>
    </w:div>
    <w:div w:id="1012679362">
      <w:bodyDiv w:val="1"/>
      <w:marLeft w:val="0"/>
      <w:marRight w:val="0"/>
      <w:marTop w:val="0"/>
      <w:marBottom w:val="0"/>
      <w:divBdr>
        <w:top w:val="none" w:sz="0" w:space="0" w:color="auto"/>
        <w:left w:val="none" w:sz="0" w:space="0" w:color="auto"/>
        <w:bottom w:val="none" w:sz="0" w:space="0" w:color="auto"/>
        <w:right w:val="none" w:sz="0" w:space="0" w:color="auto"/>
      </w:divBdr>
    </w:div>
    <w:div w:id="1012948521">
      <w:bodyDiv w:val="1"/>
      <w:marLeft w:val="0"/>
      <w:marRight w:val="0"/>
      <w:marTop w:val="0"/>
      <w:marBottom w:val="0"/>
      <w:divBdr>
        <w:top w:val="none" w:sz="0" w:space="0" w:color="auto"/>
        <w:left w:val="none" w:sz="0" w:space="0" w:color="auto"/>
        <w:bottom w:val="none" w:sz="0" w:space="0" w:color="auto"/>
        <w:right w:val="none" w:sz="0" w:space="0" w:color="auto"/>
      </w:divBdr>
    </w:div>
    <w:div w:id="1015502126">
      <w:bodyDiv w:val="1"/>
      <w:marLeft w:val="0"/>
      <w:marRight w:val="0"/>
      <w:marTop w:val="0"/>
      <w:marBottom w:val="0"/>
      <w:divBdr>
        <w:top w:val="none" w:sz="0" w:space="0" w:color="auto"/>
        <w:left w:val="none" w:sz="0" w:space="0" w:color="auto"/>
        <w:bottom w:val="none" w:sz="0" w:space="0" w:color="auto"/>
        <w:right w:val="none" w:sz="0" w:space="0" w:color="auto"/>
      </w:divBdr>
    </w:div>
    <w:div w:id="1016225655">
      <w:bodyDiv w:val="1"/>
      <w:marLeft w:val="0"/>
      <w:marRight w:val="0"/>
      <w:marTop w:val="0"/>
      <w:marBottom w:val="0"/>
      <w:divBdr>
        <w:top w:val="none" w:sz="0" w:space="0" w:color="auto"/>
        <w:left w:val="none" w:sz="0" w:space="0" w:color="auto"/>
        <w:bottom w:val="none" w:sz="0" w:space="0" w:color="auto"/>
        <w:right w:val="none" w:sz="0" w:space="0" w:color="auto"/>
      </w:divBdr>
    </w:div>
    <w:div w:id="1018697599">
      <w:bodyDiv w:val="1"/>
      <w:marLeft w:val="0"/>
      <w:marRight w:val="0"/>
      <w:marTop w:val="0"/>
      <w:marBottom w:val="0"/>
      <w:divBdr>
        <w:top w:val="none" w:sz="0" w:space="0" w:color="auto"/>
        <w:left w:val="none" w:sz="0" w:space="0" w:color="auto"/>
        <w:bottom w:val="none" w:sz="0" w:space="0" w:color="auto"/>
        <w:right w:val="none" w:sz="0" w:space="0" w:color="auto"/>
      </w:divBdr>
    </w:div>
    <w:div w:id="1019702954">
      <w:bodyDiv w:val="1"/>
      <w:marLeft w:val="0"/>
      <w:marRight w:val="0"/>
      <w:marTop w:val="0"/>
      <w:marBottom w:val="0"/>
      <w:divBdr>
        <w:top w:val="none" w:sz="0" w:space="0" w:color="auto"/>
        <w:left w:val="none" w:sz="0" w:space="0" w:color="auto"/>
        <w:bottom w:val="none" w:sz="0" w:space="0" w:color="auto"/>
        <w:right w:val="none" w:sz="0" w:space="0" w:color="auto"/>
      </w:divBdr>
    </w:div>
    <w:div w:id="1021316170">
      <w:bodyDiv w:val="1"/>
      <w:marLeft w:val="0"/>
      <w:marRight w:val="0"/>
      <w:marTop w:val="0"/>
      <w:marBottom w:val="0"/>
      <w:divBdr>
        <w:top w:val="none" w:sz="0" w:space="0" w:color="auto"/>
        <w:left w:val="none" w:sz="0" w:space="0" w:color="auto"/>
        <w:bottom w:val="none" w:sz="0" w:space="0" w:color="auto"/>
        <w:right w:val="none" w:sz="0" w:space="0" w:color="auto"/>
      </w:divBdr>
    </w:div>
    <w:div w:id="1021470471">
      <w:bodyDiv w:val="1"/>
      <w:marLeft w:val="0"/>
      <w:marRight w:val="0"/>
      <w:marTop w:val="0"/>
      <w:marBottom w:val="0"/>
      <w:divBdr>
        <w:top w:val="none" w:sz="0" w:space="0" w:color="auto"/>
        <w:left w:val="none" w:sz="0" w:space="0" w:color="auto"/>
        <w:bottom w:val="none" w:sz="0" w:space="0" w:color="auto"/>
        <w:right w:val="none" w:sz="0" w:space="0" w:color="auto"/>
      </w:divBdr>
    </w:div>
    <w:div w:id="1022245527">
      <w:bodyDiv w:val="1"/>
      <w:marLeft w:val="0"/>
      <w:marRight w:val="0"/>
      <w:marTop w:val="0"/>
      <w:marBottom w:val="0"/>
      <w:divBdr>
        <w:top w:val="none" w:sz="0" w:space="0" w:color="auto"/>
        <w:left w:val="none" w:sz="0" w:space="0" w:color="auto"/>
        <w:bottom w:val="none" w:sz="0" w:space="0" w:color="auto"/>
        <w:right w:val="none" w:sz="0" w:space="0" w:color="auto"/>
      </w:divBdr>
    </w:div>
    <w:div w:id="1024088021">
      <w:bodyDiv w:val="1"/>
      <w:marLeft w:val="0"/>
      <w:marRight w:val="0"/>
      <w:marTop w:val="0"/>
      <w:marBottom w:val="0"/>
      <w:divBdr>
        <w:top w:val="none" w:sz="0" w:space="0" w:color="auto"/>
        <w:left w:val="none" w:sz="0" w:space="0" w:color="auto"/>
        <w:bottom w:val="none" w:sz="0" w:space="0" w:color="auto"/>
        <w:right w:val="none" w:sz="0" w:space="0" w:color="auto"/>
      </w:divBdr>
    </w:div>
    <w:div w:id="1030496190">
      <w:bodyDiv w:val="1"/>
      <w:marLeft w:val="0"/>
      <w:marRight w:val="0"/>
      <w:marTop w:val="0"/>
      <w:marBottom w:val="0"/>
      <w:divBdr>
        <w:top w:val="none" w:sz="0" w:space="0" w:color="auto"/>
        <w:left w:val="none" w:sz="0" w:space="0" w:color="auto"/>
        <w:bottom w:val="none" w:sz="0" w:space="0" w:color="auto"/>
        <w:right w:val="none" w:sz="0" w:space="0" w:color="auto"/>
      </w:divBdr>
    </w:div>
    <w:div w:id="1035689125">
      <w:bodyDiv w:val="1"/>
      <w:marLeft w:val="0"/>
      <w:marRight w:val="0"/>
      <w:marTop w:val="0"/>
      <w:marBottom w:val="0"/>
      <w:divBdr>
        <w:top w:val="none" w:sz="0" w:space="0" w:color="auto"/>
        <w:left w:val="none" w:sz="0" w:space="0" w:color="auto"/>
        <w:bottom w:val="none" w:sz="0" w:space="0" w:color="auto"/>
        <w:right w:val="none" w:sz="0" w:space="0" w:color="auto"/>
      </w:divBdr>
    </w:div>
    <w:div w:id="1036198445">
      <w:bodyDiv w:val="1"/>
      <w:marLeft w:val="0"/>
      <w:marRight w:val="0"/>
      <w:marTop w:val="0"/>
      <w:marBottom w:val="0"/>
      <w:divBdr>
        <w:top w:val="none" w:sz="0" w:space="0" w:color="auto"/>
        <w:left w:val="none" w:sz="0" w:space="0" w:color="auto"/>
        <w:bottom w:val="none" w:sz="0" w:space="0" w:color="auto"/>
        <w:right w:val="none" w:sz="0" w:space="0" w:color="auto"/>
      </w:divBdr>
    </w:div>
    <w:div w:id="1039429814">
      <w:bodyDiv w:val="1"/>
      <w:marLeft w:val="0"/>
      <w:marRight w:val="0"/>
      <w:marTop w:val="0"/>
      <w:marBottom w:val="0"/>
      <w:divBdr>
        <w:top w:val="none" w:sz="0" w:space="0" w:color="auto"/>
        <w:left w:val="none" w:sz="0" w:space="0" w:color="auto"/>
        <w:bottom w:val="none" w:sz="0" w:space="0" w:color="auto"/>
        <w:right w:val="none" w:sz="0" w:space="0" w:color="auto"/>
      </w:divBdr>
    </w:div>
    <w:div w:id="1039470522">
      <w:bodyDiv w:val="1"/>
      <w:marLeft w:val="0"/>
      <w:marRight w:val="0"/>
      <w:marTop w:val="0"/>
      <w:marBottom w:val="0"/>
      <w:divBdr>
        <w:top w:val="none" w:sz="0" w:space="0" w:color="auto"/>
        <w:left w:val="none" w:sz="0" w:space="0" w:color="auto"/>
        <w:bottom w:val="none" w:sz="0" w:space="0" w:color="auto"/>
        <w:right w:val="none" w:sz="0" w:space="0" w:color="auto"/>
      </w:divBdr>
    </w:div>
    <w:div w:id="1040593822">
      <w:bodyDiv w:val="1"/>
      <w:marLeft w:val="0"/>
      <w:marRight w:val="0"/>
      <w:marTop w:val="0"/>
      <w:marBottom w:val="0"/>
      <w:divBdr>
        <w:top w:val="none" w:sz="0" w:space="0" w:color="auto"/>
        <w:left w:val="none" w:sz="0" w:space="0" w:color="auto"/>
        <w:bottom w:val="none" w:sz="0" w:space="0" w:color="auto"/>
        <w:right w:val="none" w:sz="0" w:space="0" w:color="auto"/>
      </w:divBdr>
    </w:div>
    <w:div w:id="1041393560">
      <w:bodyDiv w:val="1"/>
      <w:marLeft w:val="0"/>
      <w:marRight w:val="0"/>
      <w:marTop w:val="0"/>
      <w:marBottom w:val="0"/>
      <w:divBdr>
        <w:top w:val="none" w:sz="0" w:space="0" w:color="auto"/>
        <w:left w:val="none" w:sz="0" w:space="0" w:color="auto"/>
        <w:bottom w:val="none" w:sz="0" w:space="0" w:color="auto"/>
        <w:right w:val="none" w:sz="0" w:space="0" w:color="auto"/>
      </w:divBdr>
    </w:div>
    <w:div w:id="1043165709">
      <w:bodyDiv w:val="1"/>
      <w:marLeft w:val="0"/>
      <w:marRight w:val="0"/>
      <w:marTop w:val="0"/>
      <w:marBottom w:val="0"/>
      <w:divBdr>
        <w:top w:val="none" w:sz="0" w:space="0" w:color="auto"/>
        <w:left w:val="none" w:sz="0" w:space="0" w:color="auto"/>
        <w:bottom w:val="none" w:sz="0" w:space="0" w:color="auto"/>
        <w:right w:val="none" w:sz="0" w:space="0" w:color="auto"/>
      </w:divBdr>
    </w:div>
    <w:div w:id="1044450210">
      <w:bodyDiv w:val="1"/>
      <w:marLeft w:val="0"/>
      <w:marRight w:val="0"/>
      <w:marTop w:val="0"/>
      <w:marBottom w:val="0"/>
      <w:divBdr>
        <w:top w:val="none" w:sz="0" w:space="0" w:color="auto"/>
        <w:left w:val="none" w:sz="0" w:space="0" w:color="auto"/>
        <w:bottom w:val="none" w:sz="0" w:space="0" w:color="auto"/>
        <w:right w:val="none" w:sz="0" w:space="0" w:color="auto"/>
      </w:divBdr>
    </w:div>
    <w:div w:id="1045060116">
      <w:bodyDiv w:val="1"/>
      <w:marLeft w:val="0"/>
      <w:marRight w:val="0"/>
      <w:marTop w:val="0"/>
      <w:marBottom w:val="0"/>
      <w:divBdr>
        <w:top w:val="none" w:sz="0" w:space="0" w:color="auto"/>
        <w:left w:val="none" w:sz="0" w:space="0" w:color="auto"/>
        <w:bottom w:val="none" w:sz="0" w:space="0" w:color="auto"/>
        <w:right w:val="none" w:sz="0" w:space="0" w:color="auto"/>
      </w:divBdr>
    </w:div>
    <w:div w:id="1045372966">
      <w:bodyDiv w:val="1"/>
      <w:marLeft w:val="0"/>
      <w:marRight w:val="0"/>
      <w:marTop w:val="0"/>
      <w:marBottom w:val="0"/>
      <w:divBdr>
        <w:top w:val="none" w:sz="0" w:space="0" w:color="auto"/>
        <w:left w:val="none" w:sz="0" w:space="0" w:color="auto"/>
        <w:bottom w:val="none" w:sz="0" w:space="0" w:color="auto"/>
        <w:right w:val="none" w:sz="0" w:space="0" w:color="auto"/>
      </w:divBdr>
    </w:div>
    <w:div w:id="1047677440">
      <w:bodyDiv w:val="1"/>
      <w:marLeft w:val="0"/>
      <w:marRight w:val="0"/>
      <w:marTop w:val="0"/>
      <w:marBottom w:val="0"/>
      <w:divBdr>
        <w:top w:val="none" w:sz="0" w:space="0" w:color="auto"/>
        <w:left w:val="none" w:sz="0" w:space="0" w:color="auto"/>
        <w:bottom w:val="none" w:sz="0" w:space="0" w:color="auto"/>
        <w:right w:val="none" w:sz="0" w:space="0" w:color="auto"/>
      </w:divBdr>
    </w:div>
    <w:div w:id="1048728835">
      <w:bodyDiv w:val="1"/>
      <w:marLeft w:val="0"/>
      <w:marRight w:val="0"/>
      <w:marTop w:val="0"/>
      <w:marBottom w:val="0"/>
      <w:divBdr>
        <w:top w:val="none" w:sz="0" w:space="0" w:color="auto"/>
        <w:left w:val="none" w:sz="0" w:space="0" w:color="auto"/>
        <w:bottom w:val="none" w:sz="0" w:space="0" w:color="auto"/>
        <w:right w:val="none" w:sz="0" w:space="0" w:color="auto"/>
      </w:divBdr>
    </w:div>
    <w:div w:id="1048988548">
      <w:bodyDiv w:val="1"/>
      <w:marLeft w:val="0"/>
      <w:marRight w:val="0"/>
      <w:marTop w:val="0"/>
      <w:marBottom w:val="0"/>
      <w:divBdr>
        <w:top w:val="none" w:sz="0" w:space="0" w:color="auto"/>
        <w:left w:val="none" w:sz="0" w:space="0" w:color="auto"/>
        <w:bottom w:val="none" w:sz="0" w:space="0" w:color="auto"/>
        <w:right w:val="none" w:sz="0" w:space="0" w:color="auto"/>
      </w:divBdr>
    </w:div>
    <w:div w:id="1051075073">
      <w:bodyDiv w:val="1"/>
      <w:marLeft w:val="0"/>
      <w:marRight w:val="0"/>
      <w:marTop w:val="0"/>
      <w:marBottom w:val="0"/>
      <w:divBdr>
        <w:top w:val="none" w:sz="0" w:space="0" w:color="auto"/>
        <w:left w:val="none" w:sz="0" w:space="0" w:color="auto"/>
        <w:bottom w:val="none" w:sz="0" w:space="0" w:color="auto"/>
        <w:right w:val="none" w:sz="0" w:space="0" w:color="auto"/>
      </w:divBdr>
    </w:div>
    <w:div w:id="1051197827">
      <w:bodyDiv w:val="1"/>
      <w:marLeft w:val="0"/>
      <w:marRight w:val="0"/>
      <w:marTop w:val="0"/>
      <w:marBottom w:val="0"/>
      <w:divBdr>
        <w:top w:val="none" w:sz="0" w:space="0" w:color="auto"/>
        <w:left w:val="none" w:sz="0" w:space="0" w:color="auto"/>
        <w:bottom w:val="none" w:sz="0" w:space="0" w:color="auto"/>
        <w:right w:val="none" w:sz="0" w:space="0" w:color="auto"/>
      </w:divBdr>
    </w:div>
    <w:div w:id="1051614753">
      <w:bodyDiv w:val="1"/>
      <w:marLeft w:val="0"/>
      <w:marRight w:val="0"/>
      <w:marTop w:val="0"/>
      <w:marBottom w:val="0"/>
      <w:divBdr>
        <w:top w:val="none" w:sz="0" w:space="0" w:color="auto"/>
        <w:left w:val="none" w:sz="0" w:space="0" w:color="auto"/>
        <w:bottom w:val="none" w:sz="0" w:space="0" w:color="auto"/>
        <w:right w:val="none" w:sz="0" w:space="0" w:color="auto"/>
      </w:divBdr>
    </w:div>
    <w:div w:id="1052584012">
      <w:bodyDiv w:val="1"/>
      <w:marLeft w:val="0"/>
      <w:marRight w:val="0"/>
      <w:marTop w:val="0"/>
      <w:marBottom w:val="0"/>
      <w:divBdr>
        <w:top w:val="none" w:sz="0" w:space="0" w:color="auto"/>
        <w:left w:val="none" w:sz="0" w:space="0" w:color="auto"/>
        <w:bottom w:val="none" w:sz="0" w:space="0" w:color="auto"/>
        <w:right w:val="none" w:sz="0" w:space="0" w:color="auto"/>
      </w:divBdr>
    </w:div>
    <w:div w:id="1052922004">
      <w:bodyDiv w:val="1"/>
      <w:marLeft w:val="0"/>
      <w:marRight w:val="0"/>
      <w:marTop w:val="0"/>
      <w:marBottom w:val="0"/>
      <w:divBdr>
        <w:top w:val="none" w:sz="0" w:space="0" w:color="auto"/>
        <w:left w:val="none" w:sz="0" w:space="0" w:color="auto"/>
        <w:bottom w:val="none" w:sz="0" w:space="0" w:color="auto"/>
        <w:right w:val="none" w:sz="0" w:space="0" w:color="auto"/>
      </w:divBdr>
    </w:div>
    <w:div w:id="1053115624">
      <w:bodyDiv w:val="1"/>
      <w:marLeft w:val="0"/>
      <w:marRight w:val="0"/>
      <w:marTop w:val="0"/>
      <w:marBottom w:val="0"/>
      <w:divBdr>
        <w:top w:val="none" w:sz="0" w:space="0" w:color="auto"/>
        <w:left w:val="none" w:sz="0" w:space="0" w:color="auto"/>
        <w:bottom w:val="none" w:sz="0" w:space="0" w:color="auto"/>
        <w:right w:val="none" w:sz="0" w:space="0" w:color="auto"/>
      </w:divBdr>
    </w:div>
    <w:div w:id="1054355209">
      <w:bodyDiv w:val="1"/>
      <w:marLeft w:val="0"/>
      <w:marRight w:val="0"/>
      <w:marTop w:val="0"/>
      <w:marBottom w:val="0"/>
      <w:divBdr>
        <w:top w:val="none" w:sz="0" w:space="0" w:color="auto"/>
        <w:left w:val="none" w:sz="0" w:space="0" w:color="auto"/>
        <w:bottom w:val="none" w:sz="0" w:space="0" w:color="auto"/>
        <w:right w:val="none" w:sz="0" w:space="0" w:color="auto"/>
      </w:divBdr>
    </w:div>
    <w:div w:id="1056005451">
      <w:bodyDiv w:val="1"/>
      <w:marLeft w:val="0"/>
      <w:marRight w:val="0"/>
      <w:marTop w:val="0"/>
      <w:marBottom w:val="0"/>
      <w:divBdr>
        <w:top w:val="none" w:sz="0" w:space="0" w:color="auto"/>
        <w:left w:val="none" w:sz="0" w:space="0" w:color="auto"/>
        <w:bottom w:val="none" w:sz="0" w:space="0" w:color="auto"/>
        <w:right w:val="none" w:sz="0" w:space="0" w:color="auto"/>
      </w:divBdr>
      <w:divsChild>
        <w:div w:id="119108569">
          <w:marLeft w:val="0"/>
          <w:marRight w:val="0"/>
          <w:marTop w:val="0"/>
          <w:marBottom w:val="0"/>
          <w:divBdr>
            <w:top w:val="none" w:sz="0" w:space="0" w:color="auto"/>
            <w:left w:val="none" w:sz="0" w:space="0" w:color="auto"/>
            <w:bottom w:val="none" w:sz="0" w:space="0" w:color="auto"/>
            <w:right w:val="none" w:sz="0" w:space="0" w:color="auto"/>
          </w:divBdr>
        </w:div>
        <w:div w:id="1035885673">
          <w:marLeft w:val="0"/>
          <w:marRight w:val="0"/>
          <w:marTop w:val="0"/>
          <w:marBottom w:val="0"/>
          <w:divBdr>
            <w:top w:val="none" w:sz="0" w:space="0" w:color="auto"/>
            <w:left w:val="none" w:sz="0" w:space="0" w:color="auto"/>
            <w:bottom w:val="none" w:sz="0" w:space="0" w:color="auto"/>
            <w:right w:val="none" w:sz="0" w:space="0" w:color="auto"/>
          </w:divBdr>
        </w:div>
        <w:div w:id="1302417946">
          <w:marLeft w:val="0"/>
          <w:marRight w:val="0"/>
          <w:marTop w:val="0"/>
          <w:marBottom w:val="0"/>
          <w:divBdr>
            <w:top w:val="none" w:sz="0" w:space="0" w:color="auto"/>
            <w:left w:val="none" w:sz="0" w:space="0" w:color="auto"/>
            <w:bottom w:val="none" w:sz="0" w:space="0" w:color="auto"/>
            <w:right w:val="none" w:sz="0" w:space="0" w:color="auto"/>
          </w:divBdr>
          <w:divsChild>
            <w:div w:id="1136528777">
              <w:marLeft w:val="0"/>
              <w:marRight w:val="0"/>
              <w:marTop w:val="0"/>
              <w:marBottom w:val="0"/>
              <w:divBdr>
                <w:top w:val="none" w:sz="0" w:space="0" w:color="auto"/>
                <w:left w:val="none" w:sz="0" w:space="0" w:color="auto"/>
                <w:bottom w:val="none" w:sz="0" w:space="0" w:color="auto"/>
                <w:right w:val="none" w:sz="0" w:space="0" w:color="auto"/>
              </w:divBdr>
              <w:divsChild>
                <w:div w:id="1216701178">
                  <w:marLeft w:val="0"/>
                  <w:marRight w:val="0"/>
                  <w:marTop w:val="0"/>
                  <w:marBottom w:val="0"/>
                  <w:divBdr>
                    <w:top w:val="single" w:sz="8" w:space="0" w:color="D5DADD"/>
                    <w:left w:val="single" w:sz="8" w:space="0" w:color="D5DADD"/>
                    <w:bottom w:val="single" w:sz="8" w:space="0" w:color="D5DADD"/>
                    <w:right w:val="single" w:sz="8" w:space="0" w:color="D5DADD"/>
                  </w:divBdr>
                  <w:divsChild>
                    <w:div w:id="1329754118">
                      <w:marLeft w:val="0"/>
                      <w:marRight w:val="0"/>
                      <w:marTop w:val="0"/>
                      <w:marBottom w:val="0"/>
                      <w:divBdr>
                        <w:top w:val="none" w:sz="0" w:space="0" w:color="auto"/>
                        <w:left w:val="none" w:sz="0" w:space="0" w:color="auto"/>
                        <w:bottom w:val="none" w:sz="0" w:space="0" w:color="auto"/>
                        <w:right w:val="none" w:sz="0" w:space="0" w:color="auto"/>
                      </w:divBdr>
                      <w:divsChild>
                        <w:div w:id="383216519">
                          <w:marLeft w:val="0"/>
                          <w:marRight w:val="0"/>
                          <w:marTop w:val="0"/>
                          <w:marBottom w:val="0"/>
                          <w:divBdr>
                            <w:top w:val="none" w:sz="0" w:space="0" w:color="auto"/>
                            <w:left w:val="none" w:sz="0" w:space="0" w:color="auto"/>
                            <w:bottom w:val="none" w:sz="0" w:space="0" w:color="auto"/>
                            <w:right w:val="none" w:sz="0" w:space="0" w:color="auto"/>
                          </w:divBdr>
                          <w:divsChild>
                            <w:div w:id="10607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61915">
      <w:bodyDiv w:val="1"/>
      <w:marLeft w:val="0"/>
      <w:marRight w:val="0"/>
      <w:marTop w:val="0"/>
      <w:marBottom w:val="0"/>
      <w:divBdr>
        <w:top w:val="none" w:sz="0" w:space="0" w:color="auto"/>
        <w:left w:val="none" w:sz="0" w:space="0" w:color="auto"/>
        <w:bottom w:val="none" w:sz="0" w:space="0" w:color="auto"/>
        <w:right w:val="none" w:sz="0" w:space="0" w:color="auto"/>
      </w:divBdr>
    </w:div>
    <w:div w:id="1058017005">
      <w:bodyDiv w:val="1"/>
      <w:marLeft w:val="0"/>
      <w:marRight w:val="0"/>
      <w:marTop w:val="0"/>
      <w:marBottom w:val="0"/>
      <w:divBdr>
        <w:top w:val="none" w:sz="0" w:space="0" w:color="auto"/>
        <w:left w:val="none" w:sz="0" w:space="0" w:color="auto"/>
        <w:bottom w:val="none" w:sz="0" w:space="0" w:color="auto"/>
        <w:right w:val="none" w:sz="0" w:space="0" w:color="auto"/>
      </w:divBdr>
    </w:div>
    <w:div w:id="1058628921">
      <w:bodyDiv w:val="1"/>
      <w:marLeft w:val="0"/>
      <w:marRight w:val="0"/>
      <w:marTop w:val="0"/>
      <w:marBottom w:val="0"/>
      <w:divBdr>
        <w:top w:val="none" w:sz="0" w:space="0" w:color="auto"/>
        <w:left w:val="none" w:sz="0" w:space="0" w:color="auto"/>
        <w:bottom w:val="none" w:sz="0" w:space="0" w:color="auto"/>
        <w:right w:val="none" w:sz="0" w:space="0" w:color="auto"/>
      </w:divBdr>
    </w:div>
    <w:div w:id="1061975477">
      <w:bodyDiv w:val="1"/>
      <w:marLeft w:val="0"/>
      <w:marRight w:val="0"/>
      <w:marTop w:val="0"/>
      <w:marBottom w:val="0"/>
      <w:divBdr>
        <w:top w:val="none" w:sz="0" w:space="0" w:color="auto"/>
        <w:left w:val="none" w:sz="0" w:space="0" w:color="auto"/>
        <w:bottom w:val="none" w:sz="0" w:space="0" w:color="auto"/>
        <w:right w:val="none" w:sz="0" w:space="0" w:color="auto"/>
      </w:divBdr>
    </w:div>
    <w:div w:id="1062605689">
      <w:bodyDiv w:val="1"/>
      <w:marLeft w:val="0"/>
      <w:marRight w:val="0"/>
      <w:marTop w:val="0"/>
      <w:marBottom w:val="0"/>
      <w:divBdr>
        <w:top w:val="none" w:sz="0" w:space="0" w:color="auto"/>
        <w:left w:val="none" w:sz="0" w:space="0" w:color="auto"/>
        <w:bottom w:val="none" w:sz="0" w:space="0" w:color="auto"/>
        <w:right w:val="none" w:sz="0" w:space="0" w:color="auto"/>
      </w:divBdr>
    </w:div>
    <w:div w:id="1063453875">
      <w:bodyDiv w:val="1"/>
      <w:marLeft w:val="0"/>
      <w:marRight w:val="0"/>
      <w:marTop w:val="0"/>
      <w:marBottom w:val="0"/>
      <w:divBdr>
        <w:top w:val="none" w:sz="0" w:space="0" w:color="auto"/>
        <w:left w:val="none" w:sz="0" w:space="0" w:color="auto"/>
        <w:bottom w:val="none" w:sz="0" w:space="0" w:color="auto"/>
        <w:right w:val="none" w:sz="0" w:space="0" w:color="auto"/>
      </w:divBdr>
      <w:divsChild>
        <w:div w:id="1689984831">
          <w:marLeft w:val="0"/>
          <w:marRight w:val="0"/>
          <w:marTop w:val="120"/>
          <w:marBottom w:val="0"/>
          <w:divBdr>
            <w:top w:val="none" w:sz="0" w:space="0" w:color="auto"/>
            <w:left w:val="none" w:sz="0" w:space="0" w:color="auto"/>
            <w:bottom w:val="none" w:sz="0" w:space="0" w:color="auto"/>
            <w:right w:val="none" w:sz="0" w:space="0" w:color="auto"/>
          </w:divBdr>
          <w:divsChild>
            <w:div w:id="6664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80674">
      <w:bodyDiv w:val="1"/>
      <w:marLeft w:val="0"/>
      <w:marRight w:val="0"/>
      <w:marTop w:val="0"/>
      <w:marBottom w:val="0"/>
      <w:divBdr>
        <w:top w:val="none" w:sz="0" w:space="0" w:color="auto"/>
        <w:left w:val="none" w:sz="0" w:space="0" w:color="auto"/>
        <w:bottom w:val="none" w:sz="0" w:space="0" w:color="auto"/>
        <w:right w:val="none" w:sz="0" w:space="0" w:color="auto"/>
      </w:divBdr>
    </w:div>
    <w:div w:id="1064524297">
      <w:bodyDiv w:val="1"/>
      <w:marLeft w:val="0"/>
      <w:marRight w:val="0"/>
      <w:marTop w:val="0"/>
      <w:marBottom w:val="0"/>
      <w:divBdr>
        <w:top w:val="none" w:sz="0" w:space="0" w:color="auto"/>
        <w:left w:val="none" w:sz="0" w:space="0" w:color="auto"/>
        <w:bottom w:val="none" w:sz="0" w:space="0" w:color="auto"/>
        <w:right w:val="none" w:sz="0" w:space="0" w:color="auto"/>
      </w:divBdr>
    </w:div>
    <w:div w:id="1066759071">
      <w:bodyDiv w:val="1"/>
      <w:marLeft w:val="0"/>
      <w:marRight w:val="0"/>
      <w:marTop w:val="0"/>
      <w:marBottom w:val="0"/>
      <w:divBdr>
        <w:top w:val="none" w:sz="0" w:space="0" w:color="auto"/>
        <w:left w:val="none" w:sz="0" w:space="0" w:color="auto"/>
        <w:bottom w:val="none" w:sz="0" w:space="0" w:color="auto"/>
        <w:right w:val="none" w:sz="0" w:space="0" w:color="auto"/>
      </w:divBdr>
    </w:div>
    <w:div w:id="1066798880">
      <w:bodyDiv w:val="1"/>
      <w:marLeft w:val="0"/>
      <w:marRight w:val="0"/>
      <w:marTop w:val="0"/>
      <w:marBottom w:val="0"/>
      <w:divBdr>
        <w:top w:val="none" w:sz="0" w:space="0" w:color="auto"/>
        <w:left w:val="none" w:sz="0" w:space="0" w:color="auto"/>
        <w:bottom w:val="none" w:sz="0" w:space="0" w:color="auto"/>
        <w:right w:val="none" w:sz="0" w:space="0" w:color="auto"/>
      </w:divBdr>
    </w:div>
    <w:div w:id="1067070237">
      <w:bodyDiv w:val="1"/>
      <w:marLeft w:val="0"/>
      <w:marRight w:val="0"/>
      <w:marTop w:val="0"/>
      <w:marBottom w:val="0"/>
      <w:divBdr>
        <w:top w:val="none" w:sz="0" w:space="0" w:color="auto"/>
        <w:left w:val="none" w:sz="0" w:space="0" w:color="auto"/>
        <w:bottom w:val="none" w:sz="0" w:space="0" w:color="auto"/>
        <w:right w:val="none" w:sz="0" w:space="0" w:color="auto"/>
      </w:divBdr>
    </w:div>
    <w:div w:id="1067532329">
      <w:bodyDiv w:val="1"/>
      <w:marLeft w:val="0"/>
      <w:marRight w:val="0"/>
      <w:marTop w:val="0"/>
      <w:marBottom w:val="0"/>
      <w:divBdr>
        <w:top w:val="none" w:sz="0" w:space="0" w:color="auto"/>
        <w:left w:val="none" w:sz="0" w:space="0" w:color="auto"/>
        <w:bottom w:val="none" w:sz="0" w:space="0" w:color="auto"/>
        <w:right w:val="none" w:sz="0" w:space="0" w:color="auto"/>
      </w:divBdr>
    </w:div>
    <w:div w:id="1068578746">
      <w:bodyDiv w:val="1"/>
      <w:marLeft w:val="0"/>
      <w:marRight w:val="0"/>
      <w:marTop w:val="0"/>
      <w:marBottom w:val="0"/>
      <w:divBdr>
        <w:top w:val="none" w:sz="0" w:space="0" w:color="auto"/>
        <w:left w:val="none" w:sz="0" w:space="0" w:color="auto"/>
        <w:bottom w:val="none" w:sz="0" w:space="0" w:color="auto"/>
        <w:right w:val="none" w:sz="0" w:space="0" w:color="auto"/>
      </w:divBdr>
    </w:div>
    <w:div w:id="1070496943">
      <w:bodyDiv w:val="1"/>
      <w:marLeft w:val="0"/>
      <w:marRight w:val="0"/>
      <w:marTop w:val="0"/>
      <w:marBottom w:val="0"/>
      <w:divBdr>
        <w:top w:val="none" w:sz="0" w:space="0" w:color="auto"/>
        <w:left w:val="none" w:sz="0" w:space="0" w:color="auto"/>
        <w:bottom w:val="none" w:sz="0" w:space="0" w:color="auto"/>
        <w:right w:val="none" w:sz="0" w:space="0" w:color="auto"/>
      </w:divBdr>
    </w:div>
    <w:div w:id="1071198730">
      <w:bodyDiv w:val="1"/>
      <w:marLeft w:val="0"/>
      <w:marRight w:val="0"/>
      <w:marTop w:val="0"/>
      <w:marBottom w:val="0"/>
      <w:divBdr>
        <w:top w:val="none" w:sz="0" w:space="0" w:color="auto"/>
        <w:left w:val="none" w:sz="0" w:space="0" w:color="auto"/>
        <w:bottom w:val="none" w:sz="0" w:space="0" w:color="auto"/>
        <w:right w:val="none" w:sz="0" w:space="0" w:color="auto"/>
      </w:divBdr>
    </w:div>
    <w:div w:id="1071661405">
      <w:bodyDiv w:val="1"/>
      <w:marLeft w:val="0"/>
      <w:marRight w:val="0"/>
      <w:marTop w:val="0"/>
      <w:marBottom w:val="0"/>
      <w:divBdr>
        <w:top w:val="none" w:sz="0" w:space="0" w:color="auto"/>
        <w:left w:val="none" w:sz="0" w:space="0" w:color="auto"/>
        <w:bottom w:val="none" w:sz="0" w:space="0" w:color="auto"/>
        <w:right w:val="none" w:sz="0" w:space="0" w:color="auto"/>
      </w:divBdr>
    </w:div>
    <w:div w:id="1072044717">
      <w:bodyDiv w:val="1"/>
      <w:marLeft w:val="0"/>
      <w:marRight w:val="0"/>
      <w:marTop w:val="0"/>
      <w:marBottom w:val="0"/>
      <w:divBdr>
        <w:top w:val="none" w:sz="0" w:space="0" w:color="auto"/>
        <w:left w:val="none" w:sz="0" w:space="0" w:color="auto"/>
        <w:bottom w:val="none" w:sz="0" w:space="0" w:color="auto"/>
        <w:right w:val="none" w:sz="0" w:space="0" w:color="auto"/>
      </w:divBdr>
    </w:div>
    <w:div w:id="1072508016">
      <w:bodyDiv w:val="1"/>
      <w:marLeft w:val="0"/>
      <w:marRight w:val="0"/>
      <w:marTop w:val="0"/>
      <w:marBottom w:val="0"/>
      <w:divBdr>
        <w:top w:val="none" w:sz="0" w:space="0" w:color="auto"/>
        <w:left w:val="none" w:sz="0" w:space="0" w:color="auto"/>
        <w:bottom w:val="none" w:sz="0" w:space="0" w:color="auto"/>
        <w:right w:val="none" w:sz="0" w:space="0" w:color="auto"/>
      </w:divBdr>
    </w:div>
    <w:div w:id="1072848419">
      <w:bodyDiv w:val="1"/>
      <w:marLeft w:val="0"/>
      <w:marRight w:val="0"/>
      <w:marTop w:val="0"/>
      <w:marBottom w:val="0"/>
      <w:divBdr>
        <w:top w:val="none" w:sz="0" w:space="0" w:color="auto"/>
        <w:left w:val="none" w:sz="0" w:space="0" w:color="auto"/>
        <w:bottom w:val="none" w:sz="0" w:space="0" w:color="auto"/>
        <w:right w:val="none" w:sz="0" w:space="0" w:color="auto"/>
      </w:divBdr>
    </w:div>
    <w:div w:id="1072892301">
      <w:bodyDiv w:val="1"/>
      <w:marLeft w:val="0"/>
      <w:marRight w:val="0"/>
      <w:marTop w:val="0"/>
      <w:marBottom w:val="0"/>
      <w:divBdr>
        <w:top w:val="none" w:sz="0" w:space="0" w:color="auto"/>
        <w:left w:val="none" w:sz="0" w:space="0" w:color="auto"/>
        <w:bottom w:val="none" w:sz="0" w:space="0" w:color="auto"/>
        <w:right w:val="none" w:sz="0" w:space="0" w:color="auto"/>
      </w:divBdr>
    </w:div>
    <w:div w:id="1073043444">
      <w:bodyDiv w:val="1"/>
      <w:marLeft w:val="0"/>
      <w:marRight w:val="0"/>
      <w:marTop w:val="0"/>
      <w:marBottom w:val="0"/>
      <w:divBdr>
        <w:top w:val="none" w:sz="0" w:space="0" w:color="auto"/>
        <w:left w:val="none" w:sz="0" w:space="0" w:color="auto"/>
        <w:bottom w:val="none" w:sz="0" w:space="0" w:color="auto"/>
        <w:right w:val="none" w:sz="0" w:space="0" w:color="auto"/>
      </w:divBdr>
      <w:divsChild>
        <w:div w:id="147287383">
          <w:marLeft w:val="547"/>
          <w:marRight w:val="0"/>
          <w:marTop w:val="0"/>
          <w:marBottom w:val="0"/>
          <w:divBdr>
            <w:top w:val="none" w:sz="0" w:space="0" w:color="auto"/>
            <w:left w:val="none" w:sz="0" w:space="0" w:color="auto"/>
            <w:bottom w:val="none" w:sz="0" w:space="0" w:color="auto"/>
            <w:right w:val="none" w:sz="0" w:space="0" w:color="auto"/>
          </w:divBdr>
        </w:div>
        <w:div w:id="325327837">
          <w:marLeft w:val="547"/>
          <w:marRight w:val="0"/>
          <w:marTop w:val="0"/>
          <w:marBottom w:val="0"/>
          <w:divBdr>
            <w:top w:val="none" w:sz="0" w:space="0" w:color="auto"/>
            <w:left w:val="none" w:sz="0" w:space="0" w:color="auto"/>
            <w:bottom w:val="none" w:sz="0" w:space="0" w:color="auto"/>
            <w:right w:val="none" w:sz="0" w:space="0" w:color="auto"/>
          </w:divBdr>
        </w:div>
        <w:div w:id="894462616">
          <w:marLeft w:val="547"/>
          <w:marRight w:val="0"/>
          <w:marTop w:val="0"/>
          <w:marBottom w:val="0"/>
          <w:divBdr>
            <w:top w:val="none" w:sz="0" w:space="0" w:color="auto"/>
            <w:left w:val="none" w:sz="0" w:space="0" w:color="auto"/>
            <w:bottom w:val="none" w:sz="0" w:space="0" w:color="auto"/>
            <w:right w:val="none" w:sz="0" w:space="0" w:color="auto"/>
          </w:divBdr>
        </w:div>
        <w:div w:id="1110125768">
          <w:marLeft w:val="547"/>
          <w:marRight w:val="0"/>
          <w:marTop w:val="0"/>
          <w:marBottom w:val="0"/>
          <w:divBdr>
            <w:top w:val="none" w:sz="0" w:space="0" w:color="auto"/>
            <w:left w:val="none" w:sz="0" w:space="0" w:color="auto"/>
            <w:bottom w:val="none" w:sz="0" w:space="0" w:color="auto"/>
            <w:right w:val="none" w:sz="0" w:space="0" w:color="auto"/>
          </w:divBdr>
        </w:div>
        <w:div w:id="1519856025">
          <w:marLeft w:val="547"/>
          <w:marRight w:val="0"/>
          <w:marTop w:val="0"/>
          <w:marBottom w:val="0"/>
          <w:divBdr>
            <w:top w:val="none" w:sz="0" w:space="0" w:color="auto"/>
            <w:left w:val="none" w:sz="0" w:space="0" w:color="auto"/>
            <w:bottom w:val="none" w:sz="0" w:space="0" w:color="auto"/>
            <w:right w:val="none" w:sz="0" w:space="0" w:color="auto"/>
          </w:divBdr>
        </w:div>
      </w:divsChild>
    </w:div>
    <w:div w:id="1073770131">
      <w:bodyDiv w:val="1"/>
      <w:marLeft w:val="0"/>
      <w:marRight w:val="0"/>
      <w:marTop w:val="0"/>
      <w:marBottom w:val="0"/>
      <w:divBdr>
        <w:top w:val="none" w:sz="0" w:space="0" w:color="auto"/>
        <w:left w:val="none" w:sz="0" w:space="0" w:color="auto"/>
        <w:bottom w:val="none" w:sz="0" w:space="0" w:color="auto"/>
        <w:right w:val="none" w:sz="0" w:space="0" w:color="auto"/>
      </w:divBdr>
    </w:div>
    <w:div w:id="1073964543">
      <w:bodyDiv w:val="1"/>
      <w:marLeft w:val="0"/>
      <w:marRight w:val="0"/>
      <w:marTop w:val="0"/>
      <w:marBottom w:val="0"/>
      <w:divBdr>
        <w:top w:val="none" w:sz="0" w:space="0" w:color="auto"/>
        <w:left w:val="none" w:sz="0" w:space="0" w:color="auto"/>
        <w:bottom w:val="none" w:sz="0" w:space="0" w:color="auto"/>
        <w:right w:val="none" w:sz="0" w:space="0" w:color="auto"/>
      </w:divBdr>
    </w:div>
    <w:div w:id="1076243265">
      <w:bodyDiv w:val="1"/>
      <w:marLeft w:val="0"/>
      <w:marRight w:val="0"/>
      <w:marTop w:val="0"/>
      <w:marBottom w:val="0"/>
      <w:divBdr>
        <w:top w:val="none" w:sz="0" w:space="0" w:color="auto"/>
        <w:left w:val="none" w:sz="0" w:space="0" w:color="auto"/>
        <w:bottom w:val="none" w:sz="0" w:space="0" w:color="auto"/>
        <w:right w:val="none" w:sz="0" w:space="0" w:color="auto"/>
      </w:divBdr>
    </w:div>
    <w:div w:id="1077437352">
      <w:bodyDiv w:val="1"/>
      <w:marLeft w:val="0"/>
      <w:marRight w:val="0"/>
      <w:marTop w:val="0"/>
      <w:marBottom w:val="0"/>
      <w:divBdr>
        <w:top w:val="none" w:sz="0" w:space="0" w:color="auto"/>
        <w:left w:val="none" w:sz="0" w:space="0" w:color="auto"/>
        <w:bottom w:val="none" w:sz="0" w:space="0" w:color="auto"/>
        <w:right w:val="none" w:sz="0" w:space="0" w:color="auto"/>
      </w:divBdr>
    </w:div>
    <w:div w:id="1078671484">
      <w:bodyDiv w:val="1"/>
      <w:marLeft w:val="0"/>
      <w:marRight w:val="0"/>
      <w:marTop w:val="0"/>
      <w:marBottom w:val="0"/>
      <w:divBdr>
        <w:top w:val="none" w:sz="0" w:space="0" w:color="auto"/>
        <w:left w:val="none" w:sz="0" w:space="0" w:color="auto"/>
        <w:bottom w:val="none" w:sz="0" w:space="0" w:color="auto"/>
        <w:right w:val="none" w:sz="0" w:space="0" w:color="auto"/>
      </w:divBdr>
    </w:div>
    <w:div w:id="1078984987">
      <w:bodyDiv w:val="1"/>
      <w:marLeft w:val="0"/>
      <w:marRight w:val="0"/>
      <w:marTop w:val="0"/>
      <w:marBottom w:val="0"/>
      <w:divBdr>
        <w:top w:val="none" w:sz="0" w:space="0" w:color="auto"/>
        <w:left w:val="none" w:sz="0" w:space="0" w:color="auto"/>
        <w:bottom w:val="none" w:sz="0" w:space="0" w:color="auto"/>
        <w:right w:val="none" w:sz="0" w:space="0" w:color="auto"/>
      </w:divBdr>
    </w:div>
    <w:div w:id="1079013065">
      <w:bodyDiv w:val="1"/>
      <w:marLeft w:val="0"/>
      <w:marRight w:val="0"/>
      <w:marTop w:val="0"/>
      <w:marBottom w:val="0"/>
      <w:divBdr>
        <w:top w:val="none" w:sz="0" w:space="0" w:color="auto"/>
        <w:left w:val="none" w:sz="0" w:space="0" w:color="auto"/>
        <w:bottom w:val="none" w:sz="0" w:space="0" w:color="auto"/>
        <w:right w:val="none" w:sz="0" w:space="0" w:color="auto"/>
      </w:divBdr>
    </w:div>
    <w:div w:id="1079213480">
      <w:bodyDiv w:val="1"/>
      <w:marLeft w:val="0"/>
      <w:marRight w:val="0"/>
      <w:marTop w:val="0"/>
      <w:marBottom w:val="0"/>
      <w:divBdr>
        <w:top w:val="none" w:sz="0" w:space="0" w:color="auto"/>
        <w:left w:val="none" w:sz="0" w:space="0" w:color="auto"/>
        <w:bottom w:val="none" w:sz="0" w:space="0" w:color="auto"/>
        <w:right w:val="none" w:sz="0" w:space="0" w:color="auto"/>
      </w:divBdr>
    </w:div>
    <w:div w:id="1084839095">
      <w:bodyDiv w:val="1"/>
      <w:marLeft w:val="0"/>
      <w:marRight w:val="0"/>
      <w:marTop w:val="0"/>
      <w:marBottom w:val="0"/>
      <w:divBdr>
        <w:top w:val="none" w:sz="0" w:space="0" w:color="auto"/>
        <w:left w:val="none" w:sz="0" w:space="0" w:color="auto"/>
        <w:bottom w:val="none" w:sz="0" w:space="0" w:color="auto"/>
        <w:right w:val="none" w:sz="0" w:space="0" w:color="auto"/>
      </w:divBdr>
    </w:div>
    <w:div w:id="1087917446">
      <w:bodyDiv w:val="1"/>
      <w:marLeft w:val="0"/>
      <w:marRight w:val="0"/>
      <w:marTop w:val="0"/>
      <w:marBottom w:val="0"/>
      <w:divBdr>
        <w:top w:val="none" w:sz="0" w:space="0" w:color="auto"/>
        <w:left w:val="none" w:sz="0" w:space="0" w:color="auto"/>
        <w:bottom w:val="none" w:sz="0" w:space="0" w:color="auto"/>
        <w:right w:val="none" w:sz="0" w:space="0" w:color="auto"/>
      </w:divBdr>
    </w:div>
    <w:div w:id="1088888916">
      <w:bodyDiv w:val="1"/>
      <w:marLeft w:val="0"/>
      <w:marRight w:val="0"/>
      <w:marTop w:val="0"/>
      <w:marBottom w:val="0"/>
      <w:divBdr>
        <w:top w:val="none" w:sz="0" w:space="0" w:color="auto"/>
        <w:left w:val="none" w:sz="0" w:space="0" w:color="auto"/>
        <w:bottom w:val="none" w:sz="0" w:space="0" w:color="auto"/>
        <w:right w:val="none" w:sz="0" w:space="0" w:color="auto"/>
      </w:divBdr>
    </w:div>
    <w:div w:id="1089039678">
      <w:bodyDiv w:val="1"/>
      <w:marLeft w:val="0"/>
      <w:marRight w:val="0"/>
      <w:marTop w:val="0"/>
      <w:marBottom w:val="0"/>
      <w:divBdr>
        <w:top w:val="none" w:sz="0" w:space="0" w:color="auto"/>
        <w:left w:val="none" w:sz="0" w:space="0" w:color="auto"/>
        <w:bottom w:val="none" w:sz="0" w:space="0" w:color="auto"/>
        <w:right w:val="none" w:sz="0" w:space="0" w:color="auto"/>
      </w:divBdr>
    </w:div>
    <w:div w:id="1089275962">
      <w:bodyDiv w:val="1"/>
      <w:marLeft w:val="0"/>
      <w:marRight w:val="0"/>
      <w:marTop w:val="0"/>
      <w:marBottom w:val="0"/>
      <w:divBdr>
        <w:top w:val="none" w:sz="0" w:space="0" w:color="auto"/>
        <w:left w:val="none" w:sz="0" w:space="0" w:color="auto"/>
        <w:bottom w:val="none" w:sz="0" w:space="0" w:color="auto"/>
        <w:right w:val="none" w:sz="0" w:space="0" w:color="auto"/>
      </w:divBdr>
    </w:div>
    <w:div w:id="1089306317">
      <w:bodyDiv w:val="1"/>
      <w:marLeft w:val="0"/>
      <w:marRight w:val="0"/>
      <w:marTop w:val="0"/>
      <w:marBottom w:val="0"/>
      <w:divBdr>
        <w:top w:val="none" w:sz="0" w:space="0" w:color="auto"/>
        <w:left w:val="none" w:sz="0" w:space="0" w:color="auto"/>
        <w:bottom w:val="none" w:sz="0" w:space="0" w:color="auto"/>
        <w:right w:val="none" w:sz="0" w:space="0" w:color="auto"/>
      </w:divBdr>
    </w:div>
    <w:div w:id="1093890971">
      <w:bodyDiv w:val="1"/>
      <w:marLeft w:val="0"/>
      <w:marRight w:val="0"/>
      <w:marTop w:val="0"/>
      <w:marBottom w:val="0"/>
      <w:divBdr>
        <w:top w:val="none" w:sz="0" w:space="0" w:color="auto"/>
        <w:left w:val="none" w:sz="0" w:space="0" w:color="auto"/>
        <w:bottom w:val="none" w:sz="0" w:space="0" w:color="auto"/>
        <w:right w:val="none" w:sz="0" w:space="0" w:color="auto"/>
      </w:divBdr>
    </w:div>
    <w:div w:id="1095515990">
      <w:bodyDiv w:val="1"/>
      <w:marLeft w:val="0"/>
      <w:marRight w:val="0"/>
      <w:marTop w:val="0"/>
      <w:marBottom w:val="0"/>
      <w:divBdr>
        <w:top w:val="none" w:sz="0" w:space="0" w:color="auto"/>
        <w:left w:val="none" w:sz="0" w:space="0" w:color="auto"/>
        <w:bottom w:val="none" w:sz="0" w:space="0" w:color="auto"/>
        <w:right w:val="none" w:sz="0" w:space="0" w:color="auto"/>
      </w:divBdr>
    </w:div>
    <w:div w:id="1096176859">
      <w:bodyDiv w:val="1"/>
      <w:marLeft w:val="0"/>
      <w:marRight w:val="0"/>
      <w:marTop w:val="0"/>
      <w:marBottom w:val="0"/>
      <w:divBdr>
        <w:top w:val="none" w:sz="0" w:space="0" w:color="auto"/>
        <w:left w:val="none" w:sz="0" w:space="0" w:color="auto"/>
        <w:bottom w:val="none" w:sz="0" w:space="0" w:color="auto"/>
        <w:right w:val="none" w:sz="0" w:space="0" w:color="auto"/>
      </w:divBdr>
    </w:div>
    <w:div w:id="1097557289">
      <w:bodyDiv w:val="1"/>
      <w:marLeft w:val="0"/>
      <w:marRight w:val="0"/>
      <w:marTop w:val="0"/>
      <w:marBottom w:val="0"/>
      <w:divBdr>
        <w:top w:val="none" w:sz="0" w:space="0" w:color="auto"/>
        <w:left w:val="none" w:sz="0" w:space="0" w:color="auto"/>
        <w:bottom w:val="none" w:sz="0" w:space="0" w:color="auto"/>
        <w:right w:val="none" w:sz="0" w:space="0" w:color="auto"/>
      </w:divBdr>
    </w:div>
    <w:div w:id="1097671723">
      <w:bodyDiv w:val="1"/>
      <w:marLeft w:val="0"/>
      <w:marRight w:val="0"/>
      <w:marTop w:val="0"/>
      <w:marBottom w:val="0"/>
      <w:divBdr>
        <w:top w:val="none" w:sz="0" w:space="0" w:color="auto"/>
        <w:left w:val="none" w:sz="0" w:space="0" w:color="auto"/>
        <w:bottom w:val="none" w:sz="0" w:space="0" w:color="auto"/>
        <w:right w:val="none" w:sz="0" w:space="0" w:color="auto"/>
      </w:divBdr>
    </w:div>
    <w:div w:id="1098254289">
      <w:bodyDiv w:val="1"/>
      <w:marLeft w:val="0"/>
      <w:marRight w:val="0"/>
      <w:marTop w:val="0"/>
      <w:marBottom w:val="0"/>
      <w:divBdr>
        <w:top w:val="none" w:sz="0" w:space="0" w:color="auto"/>
        <w:left w:val="none" w:sz="0" w:space="0" w:color="auto"/>
        <w:bottom w:val="none" w:sz="0" w:space="0" w:color="auto"/>
        <w:right w:val="none" w:sz="0" w:space="0" w:color="auto"/>
      </w:divBdr>
    </w:div>
    <w:div w:id="1098335587">
      <w:bodyDiv w:val="1"/>
      <w:marLeft w:val="0"/>
      <w:marRight w:val="0"/>
      <w:marTop w:val="0"/>
      <w:marBottom w:val="0"/>
      <w:divBdr>
        <w:top w:val="none" w:sz="0" w:space="0" w:color="auto"/>
        <w:left w:val="none" w:sz="0" w:space="0" w:color="auto"/>
        <w:bottom w:val="none" w:sz="0" w:space="0" w:color="auto"/>
        <w:right w:val="none" w:sz="0" w:space="0" w:color="auto"/>
      </w:divBdr>
    </w:div>
    <w:div w:id="1099326868">
      <w:bodyDiv w:val="1"/>
      <w:marLeft w:val="0"/>
      <w:marRight w:val="0"/>
      <w:marTop w:val="0"/>
      <w:marBottom w:val="0"/>
      <w:divBdr>
        <w:top w:val="none" w:sz="0" w:space="0" w:color="auto"/>
        <w:left w:val="none" w:sz="0" w:space="0" w:color="auto"/>
        <w:bottom w:val="none" w:sz="0" w:space="0" w:color="auto"/>
        <w:right w:val="none" w:sz="0" w:space="0" w:color="auto"/>
      </w:divBdr>
    </w:div>
    <w:div w:id="1099640053">
      <w:bodyDiv w:val="1"/>
      <w:marLeft w:val="0"/>
      <w:marRight w:val="0"/>
      <w:marTop w:val="0"/>
      <w:marBottom w:val="0"/>
      <w:divBdr>
        <w:top w:val="none" w:sz="0" w:space="0" w:color="auto"/>
        <w:left w:val="none" w:sz="0" w:space="0" w:color="auto"/>
        <w:bottom w:val="none" w:sz="0" w:space="0" w:color="auto"/>
        <w:right w:val="none" w:sz="0" w:space="0" w:color="auto"/>
      </w:divBdr>
    </w:div>
    <w:div w:id="1101612231">
      <w:bodyDiv w:val="1"/>
      <w:marLeft w:val="0"/>
      <w:marRight w:val="0"/>
      <w:marTop w:val="0"/>
      <w:marBottom w:val="0"/>
      <w:divBdr>
        <w:top w:val="none" w:sz="0" w:space="0" w:color="auto"/>
        <w:left w:val="none" w:sz="0" w:space="0" w:color="auto"/>
        <w:bottom w:val="none" w:sz="0" w:space="0" w:color="auto"/>
        <w:right w:val="none" w:sz="0" w:space="0" w:color="auto"/>
      </w:divBdr>
    </w:div>
    <w:div w:id="1101753798">
      <w:bodyDiv w:val="1"/>
      <w:marLeft w:val="0"/>
      <w:marRight w:val="0"/>
      <w:marTop w:val="0"/>
      <w:marBottom w:val="0"/>
      <w:divBdr>
        <w:top w:val="none" w:sz="0" w:space="0" w:color="auto"/>
        <w:left w:val="none" w:sz="0" w:space="0" w:color="auto"/>
        <w:bottom w:val="none" w:sz="0" w:space="0" w:color="auto"/>
        <w:right w:val="none" w:sz="0" w:space="0" w:color="auto"/>
      </w:divBdr>
    </w:div>
    <w:div w:id="1103957336">
      <w:bodyDiv w:val="1"/>
      <w:marLeft w:val="0"/>
      <w:marRight w:val="0"/>
      <w:marTop w:val="0"/>
      <w:marBottom w:val="0"/>
      <w:divBdr>
        <w:top w:val="none" w:sz="0" w:space="0" w:color="auto"/>
        <w:left w:val="none" w:sz="0" w:space="0" w:color="auto"/>
        <w:bottom w:val="none" w:sz="0" w:space="0" w:color="auto"/>
        <w:right w:val="none" w:sz="0" w:space="0" w:color="auto"/>
      </w:divBdr>
    </w:div>
    <w:div w:id="1106580188">
      <w:bodyDiv w:val="1"/>
      <w:marLeft w:val="0"/>
      <w:marRight w:val="0"/>
      <w:marTop w:val="0"/>
      <w:marBottom w:val="0"/>
      <w:divBdr>
        <w:top w:val="none" w:sz="0" w:space="0" w:color="auto"/>
        <w:left w:val="none" w:sz="0" w:space="0" w:color="auto"/>
        <w:bottom w:val="none" w:sz="0" w:space="0" w:color="auto"/>
        <w:right w:val="none" w:sz="0" w:space="0" w:color="auto"/>
      </w:divBdr>
    </w:div>
    <w:div w:id="1106928339">
      <w:bodyDiv w:val="1"/>
      <w:marLeft w:val="0"/>
      <w:marRight w:val="0"/>
      <w:marTop w:val="0"/>
      <w:marBottom w:val="0"/>
      <w:divBdr>
        <w:top w:val="none" w:sz="0" w:space="0" w:color="auto"/>
        <w:left w:val="none" w:sz="0" w:space="0" w:color="auto"/>
        <w:bottom w:val="none" w:sz="0" w:space="0" w:color="auto"/>
        <w:right w:val="none" w:sz="0" w:space="0" w:color="auto"/>
      </w:divBdr>
    </w:div>
    <w:div w:id="1107507266">
      <w:bodyDiv w:val="1"/>
      <w:marLeft w:val="0"/>
      <w:marRight w:val="0"/>
      <w:marTop w:val="0"/>
      <w:marBottom w:val="0"/>
      <w:divBdr>
        <w:top w:val="none" w:sz="0" w:space="0" w:color="auto"/>
        <w:left w:val="none" w:sz="0" w:space="0" w:color="auto"/>
        <w:bottom w:val="none" w:sz="0" w:space="0" w:color="auto"/>
        <w:right w:val="none" w:sz="0" w:space="0" w:color="auto"/>
      </w:divBdr>
    </w:div>
    <w:div w:id="1108281149">
      <w:bodyDiv w:val="1"/>
      <w:marLeft w:val="0"/>
      <w:marRight w:val="0"/>
      <w:marTop w:val="0"/>
      <w:marBottom w:val="0"/>
      <w:divBdr>
        <w:top w:val="none" w:sz="0" w:space="0" w:color="auto"/>
        <w:left w:val="none" w:sz="0" w:space="0" w:color="auto"/>
        <w:bottom w:val="none" w:sz="0" w:space="0" w:color="auto"/>
        <w:right w:val="none" w:sz="0" w:space="0" w:color="auto"/>
      </w:divBdr>
    </w:div>
    <w:div w:id="1110974190">
      <w:bodyDiv w:val="1"/>
      <w:marLeft w:val="0"/>
      <w:marRight w:val="0"/>
      <w:marTop w:val="0"/>
      <w:marBottom w:val="0"/>
      <w:divBdr>
        <w:top w:val="none" w:sz="0" w:space="0" w:color="auto"/>
        <w:left w:val="none" w:sz="0" w:space="0" w:color="auto"/>
        <w:bottom w:val="none" w:sz="0" w:space="0" w:color="auto"/>
        <w:right w:val="none" w:sz="0" w:space="0" w:color="auto"/>
      </w:divBdr>
    </w:div>
    <w:div w:id="1113356460">
      <w:bodyDiv w:val="1"/>
      <w:marLeft w:val="0"/>
      <w:marRight w:val="0"/>
      <w:marTop w:val="0"/>
      <w:marBottom w:val="0"/>
      <w:divBdr>
        <w:top w:val="none" w:sz="0" w:space="0" w:color="auto"/>
        <w:left w:val="none" w:sz="0" w:space="0" w:color="auto"/>
        <w:bottom w:val="none" w:sz="0" w:space="0" w:color="auto"/>
        <w:right w:val="none" w:sz="0" w:space="0" w:color="auto"/>
      </w:divBdr>
    </w:div>
    <w:div w:id="1114011589">
      <w:bodyDiv w:val="1"/>
      <w:marLeft w:val="0"/>
      <w:marRight w:val="0"/>
      <w:marTop w:val="0"/>
      <w:marBottom w:val="0"/>
      <w:divBdr>
        <w:top w:val="none" w:sz="0" w:space="0" w:color="auto"/>
        <w:left w:val="none" w:sz="0" w:space="0" w:color="auto"/>
        <w:bottom w:val="none" w:sz="0" w:space="0" w:color="auto"/>
        <w:right w:val="none" w:sz="0" w:space="0" w:color="auto"/>
      </w:divBdr>
    </w:div>
    <w:div w:id="1114248198">
      <w:bodyDiv w:val="1"/>
      <w:marLeft w:val="0"/>
      <w:marRight w:val="0"/>
      <w:marTop w:val="0"/>
      <w:marBottom w:val="0"/>
      <w:divBdr>
        <w:top w:val="none" w:sz="0" w:space="0" w:color="auto"/>
        <w:left w:val="none" w:sz="0" w:space="0" w:color="auto"/>
        <w:bottom w:val="none" w:sz="0" w:space="0" w:color="auto"/>
        <w:right w:val="none" w:sz="0" w:space="0" w:color="auto"/>
      </w:divBdr>
    </w:div>
    <w:div w:id="1114834898">
      <w:bodyDiv w:val="1"/>
      <w:marLeft w:val="0"/>
      <w:marRight w:val="0"/>
      <w:marTop w:val="0"/>
      <w:marBottom w:val="0"/>
      <w:divBdr>
        <w:top w:val="none" w:sz="0" w:space="0" w:color="auto"/>
        <w:left w:val="none" w:sz="0" w:space="0" w:color="auto"/>
        <w:bottom w:val="none" w:sz="0" w:space="0" w:color="auto"/>
        <w:right w:val="none" w:sz="0" w:space="0" w:color="auto"/>
      </w:divBdr>
    </w:div>
    <w:div w:id="1115054237">
      <w:bodyDiv w:val="1"/>
      <w:marLeft w:val="0"/>
      <w:marRight w:val="0"/>
      <w:marTop w:val="0"/>
      <w:marBottom w:val="0"/>
      <w:divBdr>
        <w:top w:val="none" w:sz="0" w:space="0" w:color="auto"/>
        <w:left w:val="none" w:sz="0" w:space="0" w:color="auto"/>
        <w:bottom w:val="none" w:sz="0" w:space="0" w:color="auto"/>
        <w:right w:val="none" w:sz="0" w:space="0" w:color="auto"/>
      </w:divBdr>
    </w:div>
    <w:div w:id="1118792738">
      <w:bodyDiv w:val="1"/>
      <w:marLeft w:val="0"/>
      <w:marRight w:val="0"/>
      <w:marTop w:val="0"/>
      <w:marBottom w:val="0"/>
      <w:divBdr>
        <w:top w:val="none" w:sz="0" w:space="0" w:color="auto"/>
        <w:left w:val="none" w:sz="0" w:space="0" w:color="auto"/>
        <w:bottom w:val="none" w:sz="0" w:space="0" w:color="auto"/>
        <w:right w:val="none" w:sz="0" w:space="0" w:color="auto"/>
      </w:divBdr>
    </w:div>
    <w:div w:id="1120030996">
      <w:bodyDiv w:val="1"/>
      <w:marLeft w:val="0"/>
      <w:marRight w:val="0"/>
      <w:marTop w:val="0"/>
      <w:marBottom w:val="0"/>
      <w:divBdr>
        <w:top w:val="none" w:sz="0" w:space="0" w:color="auto"/>
        <w:left w:val="none" w:sz="0" w:space="0" w:color="auto"/>
        <w:bottom w:val="none" w:sz="0" w:space="0" w:color="auto"/>
        <w:right w:val="none" w:sz="0" w:space="0" w:color="auto"/>
      </w:divBdr>
    </w:div>
    <w:div w:id="1120683983">
      <w:bodyDiv w:val="1"/>
      <w:marLeft w:val="0"/>
      <w:marRight w:val="0"/>
      <w:marTop w:val="0"/>
      <w:marBottom w:val="0"/>
      <w:divBdr>
        <w:top w:val="none" w:sz="0" w:space="0" w:color="auto"/>
        <w:left w:val="none" w:sz="0" w:space="0" w:color="auto"/>
        <w:bottom w:val="none" w:sz="0" w:space="0" w:color="auto"/>
        <w:right w:val="none" w:sz="0" w:space="0" w:color="auto"/>
      </w:divBdr>
    </w:div>
    <w:div w:id="1121798235">
      <w:bodyDiv w:val="1"/>
      <w:marLeft w:val="0"/>
      <w:marRight w:val="0"/>
      <w:marTop w:val="0"/>
      <w:marBottom w:val="0"/>
      <w:divBdr>
        <w:top w:val="none" w:sz="0" w:space="0" w:color="auto"/>
        <w:left w:val="none" w:sz="0" w:space="0" w:color="auto"/>
        <w:bottom w:val="none" w:sz="0" w:space="0" w:color="auto"/>
        <w:right w:val="none" w:sz="0" w:space="0" w:color="auto"/>
      </w:divBdr>
    </w:div>
    <w:div w:id="1122500944">
      <w:bodyDiv w:val="1"/>
      <w:marLeft w:val="0"/>
      <w:marRight w:val="0"/>
      <w:marTop w:val="0"/>
      <w:marBottom w:val="0"/>
      <w:divBdr>
        <w:top w:val="none" w:sz="0" w:space="0" w:color="auto"/>
        <w:left w:val="none" w:sz="0" w:space="0" w:color="auto"/>
        <w:bottom w:val="none" w:sz="0" w:space="0" w:color="auto"/>
        <w:right w:val="none" w:sz="0" w:space="0" w:color="auto"/>
      </w:divBdr>
    </w:div>
    <w:div w:id="1123501307">
      <w:bodyDiv w:val="1"/>
      <w:marLeft w:val="0"/>
      <w:marRight w:val="0"/>
      <w:marTop w:val="0"/>
      <w:marBottom w:val="0"/>
      <w:divBdr>
        <w:top w:val="none" w:sz="0" w:space="0" w:color="auto"/>
        <w:left w:val="none" w:sz="0" w:space="0" w:color="auto"/>
        <w:bottom w:val="none" w:sz="0" w:space="0" w:color="auto"/>
        <w:right w:val="none" w:sz="0" w:space="0" w:color="auto"/>
      </w:divBdr>
    </w:div>
    <w:div w:id="1123647073">
      <w:bodyDiv w:val="1"/>
      <w:marLeft w:val="0"/>
      <w:marRight w:val="0"/>
      <w:marTop w:val="0"/>
      <w:marBottom w:val="0"/>
      <w:divBdr>
        <w:top w:val="none" w:sz="0" w:space="0" w:color="auto"/>
        <w:left w:val="none" w:sz="0" w:space="0" w:color="auto"/>
        <w:bottom w:val="none" w:sz="0" w:space="0" w:color="auto"/>
        <w:right w:val="none" w:sz="0" w:space="0" w:color="auto"/>
      </w:divBdr>
    </w:div>
    <w:div w:id="1128934213">
      <w:bodyDiv w:val="1"/>
      <w:marLeft w:val="0"/>
      <w:marRight w:val="0"/>
      <w:marTop w:val="0"/>
      <w:marBottom w:val="0"/>
      <w:divBdr>
        <w:top w:val="none" w:sz="0" w:space="0" w:color="auto"/>
        <w:left w:val="none" w:sz="0" w:space="0" w:color="auto"/>
        <w:bottom w:val="none" w:sz="0" w:space="0" w:color="auto"/>
        <w:right w:val="none" w:sz="0" w:space="0" w:color="auto"/>
      </w:divBdr>
    </w:div>
    <w:div w:id="1137140532">
      <w:bodyDiv w:val="1"/>
      <w:marLeft w:val="0"/>
      <w:marRight w:val="0"/>
      <w:marTop w:val="0"/>
      <w:marBottom w:val="0"/>
      <w:divBdr>
        <w:top w:val="none" w:sz="0" w:space="0" w:color="auto"/>
        <w:left w:val="none" w:sz="0" w:space="0" w:color="auto"/>
        <w:bottom w:val="none" w:sz="0" w:space="0" w:color="auto"/>
        <w:right w:val="none" w:sz="0" w:space="0" w:color="auto"/>
      </w:divBdr>
    </w:div>
    <w:div w:id="1137187293">
      <w:bodyDiv w:val="1"/>
      <w:marLeft w:val="0"/>
      <w:marRight w:val="0"/>
      <w:marTop w:val="0"/>
      <w:marBottom w:val="0"/>
      <w:divBdr>
        <w:top w:val="none" w:sz="0" w:space="0" w:color="auto"/>
        <w:left w:val="none" w:sz="0" w:space="0" w:color="auto"/>
        <w:bottom w:val="none" w:sz="0" w:space="0" w:color="auto"/>
        <w:right w:val="none" w:sz="0" w:space="0" w:color="auto"/>
      </w:divBdr>
    </w:div>
    <w:div w:id="1137189578">
      <w:bodyDiv w:val="1"/>
      <w:marLeft w:val="0"/>
      <w:marRight w:val="0"/>
      <w:marTop w:val="0"/>
      <w:marBottom w:val="0"/>
      <w:divBdr>
        <w:top w:val="none" w:sz="0" w:space="0" w:color="auto"/>
        <w:left w:val="none" w:sz="0" w:space="0" w:color="auto"/>
        <w:bottom w:val="none" w:sz="0" w:space="0" w:color="auto"/>
        <w:right w:val="none" w:sz="0" w:space="0" w:color="auto"/>
      </w:divBdr>
    </w:div>
    <w:div w:id="1138574697">
      <w:bodyDiv w:val="1"/>
      <w:marLeft w:val="0"/>
      <w:marRight w:val="0"/>
      <w:marTop w:val="0"/>
      <w:marBottom w:val="0"/>
      <w:divBdr>
        <w:top w:val="none" w:sz="0" w:space="0" w:color="auto"/>
        <w:left w:val="none" w:sz="0" w:space="0" w:color="auto"/>
        <w:bottom w:val="none" w:sz="0" w:space="0" w:color="auto"/>
        <w:right w:val="none" w:sz="0" w:space="0" w:color="auto"/>
      </w:divBdr>
    </w:div>
    <w:div w:id="1138915229">
      <w:bodyDiv w:val="1"/>
      <w:marLeft w:val="0"/>
      <w:marRight w:val="0"/>
      <w:marTop w:val="0"/>
      <w:marBottom w:val="0"/>
      <w:divBdr>
        <w:top w:val="none" w:sz="0" w:space="0" w:color="auto"/>
        <w:left w:val="none" w:sz="0" w:space="0" w:color="auto"/>
        <w:bottom w:val="none" w:sz="0" w:space="0" w:color="auto"/>
        <w:right w:val="none" w:sz="0" w:space="0" w:color="auto"/>
      </w:divBdr>
    </w:div>
    <w:div w:id="1140149148">
      <w:bodyDiv w:val="1"/>
      <w:marLeft w:val="0"/>
      <w:marRight w:val="0"/>
      <w:marTop w:val="0"/>
      <w:marBottom w:val="0"/>
      <w:divBdr>
        <w:top w:val="none" w:sz="0" w:space="0" w:color="auto"/>
        <w:left w:val="none" w:sz="0" w:space="0" w:color="auto"/>
        <w:bottom w:val="none" w:sz="0" w:space="0" w:color="auto"/>
        <w:right w:val="none" w:sz="0" w:space="0" w:color="auto"/>
      </w:divBdr>
    </w:div>
    <w:div w:id="1143499847">
      <w:bodyDiv w:val="1"/>
      <w:marLeft w:val="0"/>
      <w:marRight w:val="0"/>
      <w:marTop w:val="0"/>
      <w:marBottom w:val="0"/>
      <w:divBdr>
        <w:top w:val="none" w:sz="0" w:space="0" w:color="auto"/>
        <w:left w:val="none" w:sz="0" w:space="0" w:color="auto"/>
        <w:bottom w:val="none" w:sz="0" w:space="0" w:color="auto"/>
        <w:right w:val="none" w:sz="0" w:space="0" w:color="auto"/>
      </w:divBdr>
    </w:div>
    <w:div w:id="1144080817">
      <w:bodyDiv w:val="1"/>
      <w:marLeft w:val="0"/>
      <w:marRight w:val="0"/>
      <w:marTop w:val="0"/>
      <w:marBottom w:val="0"/>
      <w:divBdr>
        <w:top w:val="none" w:sz="0" w:space="0" w:color="auto"/>
        <w:left w:val="none" w:sz="0" w:space="0" w:color="auto"/>
        <w:bottom w:val="none" w:sz="0" w:space="0" w:color="auto"/>
        <w:right w:val="none" w:sz="0" w:space="0" w:color="auto"/>
      </w:divBdr>
    </w:div>
    <w:div w:id="1144852300">
      <w:bodyDiv w:val="1"/>
      <w:marLeft w:val="0"/>
      <w:marRight w:val="0"/>
      <w:marTop w:val="0"/>
      <w:marBottom w:val="0"/>
      <w:divBdr>
        <w:top w:val="none" w:sz="0" w:space="0" w:color="auto"/>
        <w:left w:val="none" w:sz="0" w:space="0" w:color="auto"/>
        <w:bottom w:val="none" w:sz="0" w:space="0" w:color="auto"/>
        <w:right w:val="none" w:sz="0" w:space="0" w:color="auto"/>
      </w:divBdr>
    </w:div>
    <w:div w:id="1145201078">
      <w:bodyDiv w:val="1"/>
      <w:marLeft w:val="0"/>
      <w:marRight w:val="0"/>
      <w:marTop w:val="0"/>
      <w:marBottom w:val="0"/>
      <w:divBdr>
        <w:top w:val="none" w:sz="0" w:space="0" w:color="auto"/>
        <w:left w:val="none" w:sz="0" w:space="0" w:color="auto"/>
        <w:bottom w:val="none" w:sz="0" w:space="0" w:color="auto"/>
        <w:right w:val="none" w:sz="0" w:space="0" w:color="auto"/>
      </w:divBdr>
    </w:div>
    <w:div w:id="1146969380">
      <w:bodyDiv w:val="1"/>
      <w:marLeft w:val="0"/>
      <w:marRight w:val="0"/>
      <w:marTop w:val="0"/>
      <w:marBottom w:val="0"/>
      <w:divBdr>
        <w:top w:val="none" w:sz="0" w:space="0" w:color="auto"/>
        <w:left w:val="none" w:sz="0" w:space="0" w:color="auto"/>
        <w:bottom w:val="none" w:sz="0" w:space="0" w:color="auto"/>
        <w:right w:val="none" w:sz="0" w:space="0" w:color="auto"/>
      </w:divBdr>
    </w:div>
    <w:div w:id="1150826692">
      <w:bodyDiv w:val="1"/>
      <w:marLeft w:val="0"/>
      <w:marRight w:val="0"/>
      <w:marTop w:val="0"/>
      <w:marBottom w:val="0"/>
      <w:divBdr>
        <w:top w:val="none" w:sz="0" w:space="0" w:color="auto"/>
        <w:left w:val="none" w:sz="0" w:space="0" w:color="auto"/>
        <w:bottom w:val="none" w:sz="0" w:space="0" w:color="auto"/>
        <w:right w:val="none" w:sz="0" w:space="0" w:color="auto"/>
      </w:divBdr>
    </w:div>
    <w:div w:id="1153445538">
      <w:bodyDiv w:val="1"/>
      <w:marLeft w:val="0"/>
      <w:marRight w:val="0"/>
      <w:marTop w:val="0"/>
      <w:marBottom w:val="0"/>
      <w:divBdr>
        <w:top w:val="none" w:sz="0" w:space="0" w:color="auto"/>
        <w:left w:val="none" w:sz="0" w:space="0" w:color="auto"/>
        <w:bottom w:val="none" w:sz="0" w:space="0" w:color="auto"/>
        <w:right w:val="none" w:sz="0" w:space="0" w:color="auto"/>
      </w:divBdr>
      <w:divsChild>
        <w:div w:id="981695572">
          <w:marLeft w:val="0"/>
          <w:marRight w:val="0"/>
          <w:marTop w:val="0"/>
          <w:marBottom w:val="0"/>
          <w:divBdr>
            <w:top w:val="none" w:sz="0" w:space="0" w:color="auto"/>
            <w:left w:val="none" w:sz="0" w:space="0" w:color="auto"/>
            <w:bottom w:val="none" w:sz="0" w:space="0" w:color="auto"/>
            <w:right w:val="none" w:sz="0" w:space="0" w:color="auto"/>
          </w:divBdr>
          <w:divsChild>
            <w:div w:id="776757353">
              <w:marLeft w:val="0"/>
              <w:marRight w:val="0"/>
              <w:marTop w:val="0"/>
              <w:marBottom w:val="0"/>
              <w:divBdr>
                <w:top w:val="none" w:sz="0" w:space="0" w:color="auto"/>
                <w:left w:val="none" w:sz="0" w:space="0" w:color="auto"/>
                <w:bottom w:val="none" w:sz="0" w:space="0" w:color="auto"/>
                <w:right w:val="none" w:sz="0" w:space="0" w:color="auto"/>
              </w:divBdr>
              <w:divsChild>
                <w:div w:id="1104884254">
                  <w:marLeft w:val="0"/>
                  <w:marRight w:val="0"/>
                  <w:marTop w:val="0"/>
                  <w:marBottom w:val="0"/>
                  <w:divBdr>
                    <w:top w:val="single" w:sz="8" w:space="0" w:color="D5DADD"/>
                    <w:left w:val="single" w:sz="8" w:space="0" w:color="D5DADD"/>
                    <w:bottom w:val="single" w:sz="8" w:space="0" w:color="D5DADD"/>
                    <w:right w:val="single" w:sz="8" w:space="0" w:color="D5DADD"/>
                  </w:divBdr>
                  <w:divsChild>
                    <w:div w:id="1858275767">
                      <w:marLeft w:val="0"/>
                      <w:marRight w:val="0"/>
                      <w:marTop w:val="0"/>
                      <w:marBottom w:val="0"/>
                      <w:divBdr>
                        <w:top w:val="none" w:sz="0" w:space="0" w:color="auto"/>
                        <w:left w:val="none" w:sz="0" w:space="0" w:color="auto"/>
                        <w:bottom w:val="none" w:sz="0" w:space="0" w:color="auto"/>
                        <w:right w:val="none" w:sz="0" w:space="0" w:color="auto"/>
                      </w:divBdr>
                      <w:divsChild>
                        <w:div w:id="294872527">
                          <w:marLeft w:val="0"/>
                          <w:marRight w:val="0"/>
                          <w:marTop w:val="0"/>
                          <w:marBottom w:val="0"/>
                          <w:divBdr>
                            <w:top w:val="none" w:sz="0" w:space="0" w:color="auto"/>
                            <w:left w:val="none" w:sz="0" w:space="0" w:color="auto"/>
                            <w:bottom w:val="none" w:sz="0" w:space="0" w:color="auto"/>
                            <w:right w:val="none" w:sz="0" w:space="0" w:color="auto"/>
                          </w:divBdr>
                          <w:divsChild>
                            <w:div w:id="1306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66113">
      <w:bodyDiv w:val="1"/>
      <w:marLeft w:val="0"/>
      <w:marRight w:val="0"/>
      <w:marTop w:val="0"/>
      <w:marBottom w:val="0"/>
      <w:divBdr>
        <w:top w:val="none" w:sz="0" w:space="0" w:color="auto"/>
        <w:left w:val="none" w:sz="0" w:space="0" w:color="auto"/>
        <w:bottom w:val="none" w:sz="0" w:space="0" w:color="auto"/>
        <w:right w:val="none" w:sz="0" w:space="0" w:color="auto"/>
      </w:divBdr>
    </w:div>
    <w:div w:id="1153713725">
      <w:bodyDiv w:val="1"/>
      <w:marLeft w:val="0"/>
      <w:marRight w:val="0"/>
      <w:marTop w:val="0"/>
      <w:marBottom w:val="0"/>
      <w:divBdr>
        <w:top w:val="none" w:sz="0" w:space="0" w:color="auto"/>
        <w:left w:val="none" w:sz="0" w:space="0" w:color="auto"/>
        <w:bottom w:val="none" w:sz="0" w:space="0" w:color="auto"/>
        <w:right w:val="none" w:sz="0" w:space="0" w:color="auto"/>
      </w:divBdr>
    </w:div>
    <w:div w:id="1153788430">
      <w:bodyDiv w:val="1"/>
      <w:marLeft w:val="0"/>
      <w:marRight w:val="0"/>
      <w:marTop w:val="0"/>
      <w:marBottom w:val="0"/>
      <w:divBdr>
        <w:top w:val="none" w:sz="0" w:space="0" w:color="auto"/>
        <w:left w:val="none" w:sz="0" w:space="0" w:color="auto"/>
        <w:bottom w:val="none" w:sz="0" w:space="0" w:color="auto"/>
        <w:right w:val="none" w:sz="0" w:space="0" w:color="auto"/>
      </w:divBdr>
    </w:div>
    <w:div w:id="1156066786">
      <w:bodyDiv w:val="1"/>
      <w:marLeft w:val="0"/>
      <w:marRight w:val="0"/>
      <w:marTop w:val="0"/>
      <w:marBottom w:val="0"/>
      <w:divBdr>
        <w:top w:val="none" w:sz="0" w:space="0" w:color="auto"/>
        <w:left w:val="none" w:sz="0" w:space="0" w:color="auto"/>
        <w:bottom w:val="none" w:sz="0" w:space="0" w:color="auto"/>
        <w:right w:val="none" w:sz="0" w:space="0" w:color="auto"/>
      </w:divBdr>
    </w:div>
    <w:div w:id="1157957162">
      <w:bodyDiv w:val="1"/>
      <w:marLeft w:val="0"/>
      <w:marRight w:val="0"/>
      <w:marTop w:val="0"/>
      <w:marBottom w:val="0"/>
      <w:divBdr>
        <w:top w:val="none" w:sz="0" w:space="0" w:color="auto"/>
        <w:left w:val="none" w:sz="0" w:space="0" w:color="auto"/>
        <w:bottom w:val="none" w:sz="0" w:space="0" w:color="auto"/>
        <w:right w:val="none" w:sz="0" w:space="0" w:color="auto"/>
      </w:divBdr>
    </w:div>
    <w:div w:id="1158960833">
      <w:bodyDiv w:val="1"/>
      <w:marLeft w:val="0"/>
      <w:marRight w:val="0"/>
      <w:marTop w:val="0"/>
      <w:marBottom w:val="0"/>
      <w:divBdr>
        <w:top w:val="none" w:sz="0" w:space="0" w:color="auto"/>
        <w:left w:val="none" w:sz="0" w:space="0" w:color="auto"/>
        <w:bottom w:val="none" w:sz="0" w:space="0" w:color="auto"/>
        <w:right w:val="none" w:sz="0" w:space="0" w:color="auto"/>
      </w:divBdr>
    </w:div>
    <w:div w:id="1159884490">
      <w:bodyDiv w:val="1"/>
      <w:marLeft w:val="0"/>
      <w:marRight w:val="0"/>
      <w:marTop w:val="0"/>
      <w:marBottom w:val="0"/>
      <w:divBdr>
        <w:top w:val="none" w:sz="0" w:space="0" w:color="auto"/>
        <w:left w:val="none" w:sz="0" w:space="0" w:color="auto"/>
        <w:bottom w:val="none" w:sz="0" w:space="0" w:color="auto"/>
        <w:right w:val="none" w:sz="0" w:space="0" w:color="auto"/>
      </w:divBdr>
    </w:div>
    <w:div w:id="1160006305">
      <w:bodyDiv w:val="1"/>
      <w:marLeft w:val="0"/>
      <w:marRight w:val="0"/>
      <w:marTop w:val="0"/>
      <w:marBottom w:val="0"/>
      <w:divBdr>
        <w:top w:val="none" w:sz="0" w:space="0" w:color="auto"/>
        <w:left w:val="none" w:sz="0" w:space="0" w:color="auto"/>
        <w:bottom w:val="none" w:sz="0" w:space="0" w:color="auto"/>
        <w:right w:val="none" w:sz="0" w:space="0" w:color="auto"/>
      </w:divBdr>
    </w:div>
    <w:div w:id="1160075240">
      <w:bodyDiv w:val="1"/>
      <w:marLeft w:val="0"/>
      <w:marRight w:val="0"/>
      <w:marTop w:val="0"/>
      <w:marBottom w:val="0"/>
      <w:divBdr>
        <w:top w:val="none" w:sz="0" w:space="0" w:color="auto"/>
        <w:left w:val="none" w:sz="0" w:space="0" w:color="auto"/>
        <w:bottom w:val="none" w:sz="0" w:space="0" w:color="auto"/>
        <w:right w:val="none" w:sz="0" w:space="0" w:color="auto"/>
      </w:divBdr>
    </w:div>
    <w:div w:id="1162814088">
      <w:bodyDiv w:val="1"/>
      <w:marLeft w:val="0"/>
      <w:marRight w:val="0"/>
      <w:marTop w:val="0"/>
      <w:marBottom w:val="0"/>
      <w:divBdr>
        <w:top w:val="none" w:sz="0" w:space="0" w:color="auto"/>
        <w:left w:val="none" w:sz="0" w:space="0" w:color="auto"/>
        <w:bottom w:val="none" w:sz="0" w:space="0" w:color="auto"/>
        <w:right w:val="none" w:sz="0" w:space="0" w:color="auto"/>
      </w:divBdr>
    </w:div>
    <w:div w:id="1165242558">
      <w:bodyDiv w:val="1"/>
      <w:marLeft w:val="0"/>
      <w:marRight w:val="0"/>
      <w:marTop w:val="0"/>
      <w:marBottom w:val="0"/>
      <w:divBdr>
        <w:top w:val="none" w:sz="0" w:space="0" w:color="auto"/>
        <w:left w:val="none" w:sz="0" w:space="0" w:color="auto"/>
        <w:bottom w:val="none" w:sz="0" w:space="0" w:color="auto"/>
        <w:right w:val="none" w:sz="0" w:space="0" w:color="auto"/>
      </w:divBdr>
    </w:div>
    <w:div w:id="1166171655">
      <w:bodyDiv w:val="1"/>
      <w:marLeft w:val="0"/>
      <w:marRight w:val="0"/>
      <w:marTop w:val="0"/>
      <w:marBottom w:val="0"/>
      <w:divBdr>
        <w:top w:val="none" w:sz="0" w:space="0" w:color="auto"/>
        <w:left w:val="none" w:sz="0" w:space="0" w:color="auto"/>
        <w:bottom w:val="none" w:sz="0" w:space="0" w:color="auto"/>
        <w:right w:val="none" w:sz="0" w:space="0" w:color="auto"/>
      </w:divBdr>
    </w:div>
    <w:div w:id="1166551821">
      <w:bodyDiv w:val="1"/>
      <w:marLeft w:val="0"/>
      <w:marRight w:val="0"/>
      <w:marTop w:val="0"/>
      <w:marBottom w:val="0"/>
      <w:divBdr>
        <w:top w:val="none" w:sz="0" w:space="0" w:color="auto"/>
        <w:left w:val="none" w:sz="0" w:space="0" w:color="auto"/>
        <w:bottom w:val="none" w:sz="0" w:space="0" w:color="auto"/>
        <w:right w:val="none" w:sz="0" w:space="0" w:color="auto"/>
      </w:divBdr>
    </w:div>
    <w:div w:id="1167983377">
      <w:bodyDiv w:val="1"/>
      <w:marLeft w:val="0"/>
      <w:marRight w:val="0"/>
      <w:marTop w:val="0"/>
      <w:marBottom w:val="0"/>
      <w:divBdr>
        <w:top w:val="none" w:sz="0" w:space="0" w:color="auto"/>
        <w:left w:val="none" w:sz="0" w:space="0" w:color="auto"/>
        <w:bottom w:val="none" w:sz="0" w:space="0" w:color="auto"/>
        <w:right w:val="none" w:sz="0" w:space="0" w:color="auto"/>
      </w:divBdr>
    </w:div>
    <w:div w:id="1170607773">
      <w:bodyDiv w:val="1"/>
      <w:marLeft w:val="0"/>
      <w:marRight w:val="0"/>
      <w:marTop w:val="0"/>
      <w:marBottom w:val="0"/>
      <w:divBdr>
        <w:top w:val="none" w:sz="0" w:space="0" w:color="auto"/>
        <w:left w:val="none" w:sz="0" w:space="0" w:color="auto"/>
        <w:bottom w:val="none" w:sz="0" w:space="0" w:color="auto"/>
        <w:right w:val="none" w:sz="0" w:space="0" w:color="auto"/>
      </w:divBdr>
    </w:div>
    <w:div w:id="1170827995">
      <w:bodyDiv w:val="1"/>
      <w:marLeft w:val="0"/>
      <w:marRight w:val="0"/>
      <w:marTop w:val="0"/>
      <w:marBottom w:val="0"/>
      <w:divBdr>
        <w:top w:val="none" w:sz="0" w:space="0" w:color="auto"/>
        <w:left w:val="none" w:sz="0" w:space="0" w:color="auto"/>
        <w:bottom w:val="none" w:sz="0" w:space="0" w:color="auto"/>
        <w:right w:val="none" w:sz="0" w:space="0" w:color="auto"/>
      </w:divBdr>
    </w:div>
    <w:div w:id="1170943905">
      <w:bodyDiv w:val="1"/>
      <w:marLeft w:val="0"/>
      <w:marRight w:val="0"/>
      <w:marTop w:val="0"/>
      <w:marBottom w:val="0"/>
      <w:divBdr>
        <w:top w:val="none" w:sz="0" w:space="0" w:color="auto"/>
        <w:left w:val="none" w:sz="0" w:space="0" w:color="auto"/>
        <w:bottom w:val="none" w:sz="0" w:space="0" w:color="auto"/>
        <w:right w:val="none" w:sz="0" w:space="0" w:color="auto"/>
      </w:divBdr>
    </w:div>
    <w:div w:id="1173884091">
      <w:bodyDiv w:val="1"/>
      <w:marLeft w:val="0"/>
      <w:marRight w:val="0"/>
      <w:marTop w:val="0"/>
      <w:marBottom w:val="0"/>
      <w:divBdr>
        <w:top w:val="none" w:sz="0" w:space="0" w:color="auto"/>
        <w:left w:val="none" w:sz="0" w:space="0" w:color="auto"/>
        <w:bottom w:val="none" w:sz="0" w:space="0" w:color="auto"/>
        <w:right w:val="none" w:sz="0" w:space="0" w:color="auto"/>
      </w:divBdr>
    </w:div>
    <w:div w:id="1174566058">
      <w:bodyDiv w:val="1"/>
      <w:marLeft w:val="0"/>
      <w:marRight w:val="0"/>
      <w:marTop w:val="0"/>
      <w:marBottom w:val="0"/>
      <w:divBdr>
        <w:top w:val="none" w:sz="0" w:space="0" w:color="auto"/>
        <w:left w:val="none" w:sz="0" w:space="0" w:color="auto"/>
        <w:bottom w:val="none" w:sz="0" w:space="0" w:color="auto"/>
        <w:right w:val="none" w:sz="0" w:space="0" w:color="auto"/>
      </w:divBdr>
    </w:div>
    <w:div w:id="1174687027">
      <w:bodyDiv w:val="1"/>
      <w:marLeft w:val="0"/>
      <w:marRight w:val="0"/>
      <w:marTop w:val="0"/>
      <w:marBottom w:val="0"/>
      <w:divBdr>
        <w:top w:val="none" w:sz="0" w:space="0" w:color="auto"/>
        <w:left w:val="none" w:sz="0" w:space="0" w:color="auto"/>
        <w:bottom w:val="none" w:sz="0" w:space="0" w:color="auto"/>
        <w:right w:val="none" w:sz="0" w:space="0" w:color="auto"/>
      </w:divBdr>
    </w:div>
    <w:div w:id="1175414850">
      <w:bodyDiv w:val="1"/>
      <w:marLeft w:val="0"/>
      <w:marRight w:val="0"/>
      <w:marTop w:val="0"/>
      <w:marBottom w:val="0"/>
      <w:divBdr>
        <w:top w:val="none" w:sz="0" w:space="0" w:color="auto"/>
        <w:left w:val="none" w:sz="0" w:space="0" w:color="auto"/>
        <w:bottom w:val="none" w:sz="0" w:space="0" w:color="auto"/>
        <w:right w:val="none" w:sz="0" w:space="0" w:color="auto"/>
      </w:divBdr>
    </w:div>
    <w:div w:id="1175612908">
      <w:bodyDiv w:val="1"/>
      <w:marLeft w:val="0"/>
      <w:marRight w:val="0"/>
      <w:marTop w:val="0"/>
      <w:marBottom w:val="0"/>
      <w:divBdr>
        <w:top w:val="none" w:sz="0" w:space="0" w:color="auto"/>
        <w:left w:val="none" w:sz="0" w:space="0" w:color="auto"/>
        <w:bottom w:val="none" w:sz="0" w:space="0" w:color="auto"/>
        <w:right w:val="none" w:sz="0" w:space="0" w:color="auto"/>
      </w:divBdr>
    </w:div>
    <w:div w:id="1176268075">
      <w:bodyDiv w:val="1"/>
      <w:marLeft w:val="0"/>
      <w:marRight w:val="0"/>
      <w:marTop w:val="0"/>
      <w:marBottom w:val="0"/>
      <w:divBdr>
        <w:top w:val="none" w:sz="0" w:space="0" w:color="auto"/>
        <w:left w:val="none" w:sz="0" w:space="0" w:color="auto"/>
        <w:bottom w:val="none" w:sz="0" w:space="0" w:color="auto"/>
        <w:right w:val="none" w:sz="0" w:space="0" w:color="auto"/>
      </w:divBdr>
    </w:div>
    <w:div w:id="1177119004">
      <w:bodyDiv w:val="1"/>
      <w:marLeft w:val="0"/>
      <w:marRight w:val="0"/>
      <w:marTop w:val="0"/>
      <w:marBottom w:val="0"/>
      <w:divBdr>
        <w:top w:val="none" w:sz="0" w:space="0" w:color="auto"/>
        <w:left w:val="none" w:sz="0" w:space="0" w:color="auto"/>
        <w:bottom w:val="none" w:sz="0" w:space="0" w:color="auto"/>
        <w:right w:val="none" w:sz="0" w:space="0" w:color="auto"/>
      </w:divBdr>
    </w:div>
    <w:div w:id="1178737601">
      <w:bodyDiv w:val="1"/>
      <w:marLeft w:val="0"/>
      <w:marRight w:val="0"/>
      <w:marTop w:val="0"/>
      <w:marBottom w:val="0"/>
      <w:divBdr>
        <w:top w:val="none" w:sz="0" w:space="0" w:color="auto"/>
        <w:left w:val="none" w:sz="0" w:space="0" w:color="auto"/>
        <w:bottom w:val="none" w:sz="0" w:space="0" w:color="auto"/>
        <w:right w:val="none" w:sz="0" w:space="0" w:color="auto"/>
      </w:divBdr>
    </w:div>
    <w:div w:id="1179541030">
      <w:bodyDiv w:val="1"/>
      <w:marLeft w:val="0"/>
      <w:marRight w:val="0"/>
      <w:marTop w:val="0"/>
      <w:marBottom w:val="0"/>
      <w:divBdr>
        <w:top w:val="none" w:sz="0" w:space="0" w:color="auto"/>
        <w:left w:val="none" w:sz="0" w:space="0" w:color="auto"/>
        <w:bottom w:val="none" w:sz="0" w:space="0" w:color="auto"/>
        <w:right w:val="none" w:sz="0" w:space="0" w:color="auto"/>
      </w:divBdr>
    </w:div>
    <w:div w:id="1180267791">
      <w:bodyDiv w:val="1"/>
      <w:marLeft w:val="0"/>
      <w:marRight w:val="0"/>
      <w:marTop w:val="0"/>
      <w:marBottom w:val="0"/>
      <w:divBdr>
        <w:top w:val="none" w:sz="0" w:space="0" w:color="auto"/>
        <w:left w:val="none" w:sz="0" w:space="0" w:color="auto"/>
        <w:bottom w:val="none" w:sz="0" w:space="0" w:color="auto"/>
        <w:right w:val="none" w:sz="0" w:space="0" w:color="auto"/>
      </w:divBdr>
    </w:div>
    <w:div w:id="1182090583">
      <w:bodyDiv w:val="1"/>
      <w:marLeft w:val="0"/>
      <w:marRight w:val="0"/>
      <w:marTop w:val="0"/>
      <w:marBottom w:val="0"/>
      <w:divBdr>
        <w:top w:val="none" w:sz="0" w:space="0" w:color="auto"/>
        <w:left w:val="none" w:sz="0" w:space="0" w:color="auto"/>
        <w:bottom w:val="none" w:sz="0" w:space="0" w:color="auto"/>
        <w:right w:val="none" w:sz="0" w:space="0" w:color="auto"/>
      </w:divBdr>
    </w:div>
    <w:div w:id="1183281763">
      <w:bodyDiv w:val="1"/>
      <w:marLeft w:val="0"/>
      <w:marRight w:val="0"/>
      <w:marTop w:val="0"/>
      <w:marBottom w:val="0"/>
      <w:divBdr>
        <w:top w:val="none" w:sz="0" w:space="0" w:color="auto"/>
        <w:left w:val="none" w:sz="0" w:space="0" w:color="auto"/>
        <w:bottom w:val="none" w:sz="0" w:space="0" w:color="auto"/>
        <w:right w:val="none" w:sz="0" w:space="0" w:color="auto"/>
      </w:divBdr>
      <w:divsChild>
        <w:div w:id="345794966">
          <w:marLeft w:val="0"/>
          <w:marRight w:val="0"/>
          <w:marTop w:val="0"/>
          <w:marBottom w:val="0"/>
          <w:divBdr>
            <w:top w:val="none" w:sz="0" w:space="0" w:color="auto"/>
            <w:left w:val="none" w:sz="0" w:space="0" w:color="auto"/>
            <w:bottom w:val="none" w:sz="0" w:space="0" w:color="auto"/>
            <w:right w:val="none" w:sz="0" w:space="0" w:color="auto"/>
          </w:divBdr>
          <w:divsChild>
            <w:div w:id="1866555813">
              <w:marLeft w:val="0"/>
              <w:marRight w:val="0"/>
              <w:marTop w:val="0"/>
              <w:marBottom w:val="0"/>
              <w:divBdr>
                <w:top w:val="none" w:sz="0" w:space="0" w:color="auto"/>
                <w:left w:val="none" w:sz="0" w:space="0" w:color="auto"/>
                <w:bottom w:val="none" w:sz="0" w:space="0" w:color="auto"/>
                <w:right w:val="none" w:sz="0" w:space="0" w:color="auto"/>
              </w:divBdr>
              <w:divsChild>
                <w:div w:id="2112167941">
                  <w:marLeft w:val="0"/>
                  <w:marRight w:val="0"/>
                  <w:marTop w:val="0"/>
                  <w:marBottom w:val="0"/>
                  <w:divBdr>
                    <w:top w:val="single" w:sz="8" w:space="0" w:color="D5DADD"/>
                    <w:left w:val="single" w:sz="8" w:space="0" w:color="D5DADD"/>
                    <w:bottom w:val="single" w:sz="8" w:space="0" w:color="D5DADD"/>
                    <w:right w:val="single" w:sz="8" w:space="0" w:color="D5DADD"/>
                  </w:divBdr>
                  <w:divsChild>
                    <w:div w:id="361590531">
                      <w:marLeft w:val="0"/>
                      <w:marRight w:val="0"/>
                      <w:marTop w:val="0"/>
                      <w:marBottom w:val="0"/>
                      <w:divBdr>
                        <w:top w:val="none" w:sz="0" w:space="0" w:color="auto"/>
                        <w:left w:val="none" w:sz="0" w:space="0" w:color="auto"/>
                        <w:bottom w:val="none" w:sz="0" w:space="0" w:color="auto"/>
                        <w:right w:val="none" w:sz="0" w:space="0" w:color="auto"/>
                      </w:divBdr>
                      <w:divsChild>
                        <w:div w:id="2134711485">
                          <w:marLeft w:val="0"/>
                          <w:marRight w:val="0"/>
                          <w:marTop w:val="0"/>
                          <w:marBottom w:val="0"/>
                          <w:divBdr>
                            <w:top w:val="none" w:sz="0" w:space="0" w:color="auto"/>
                            <w:left w:val="none" w:sz="0" w:space="0" w:color="auto"/>
                            <w:bottom w:val="none" w:sz="0" w:space="0" w:color="auto"/>
                            <w:right w:val="none" w:sz="0" w:space="0" w:color="auto"/>
                          </w:divBdr>
                          <w:divsChild>
                            <w:div w:id="5925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839358">
          <w:marLeft w:val="0"/>
          <w:marRight w:val="0"/>
          <w:marTop w:val="0"/>
          <w:marBottom w:val="0"/>
          <w:divBdr>
            <w:top w:val="none" w:sz="0" w:space="0" w:color="auto"/>
            <w:left w:val="none" w:sz="0" w:space="0" w:color="auto"/>
            <w:bottom w:val="none" w:sz="0" w:space="0" w:color="auto"/>
            <w:right w:val="none" w:sz="0" w:space="0" w:color="auto"/>
          </w:divBdr>
        </w:div>
        <w:div w:id="2138133740">
          <w:marLeft w:val="0"/>
          <w:marRight w:val="0"/>
          <w:marTop w:val="0"/>
          <w:marBottom w:val="0"/>
          <w:divBdr>
            <w:top w:val="none" w:sz="0" w:space="0" w:color="auto"/>
            <w:left w:val="none" w:sz="0" w:space="0" w:color="auto"/>
            <w:bottom w:val="none" w:sz="0" w:space="0" w:color="auto"/>
            <w:right w:val="none" w:sz="0" w:space="0" w:color="auto"/>
          </w:divBdr>
        </w:div>
      </w:divsChild>
    </w:div>
    <w:div w:id="1183669471">
      <w:bodyDiv w:val="1"/>
      <w:marLeft w:val="0"/>
      <w:marRight w:val="0"/>
      <w:marTop w:val="0"/>
      <w:marBottom w:val="0"/>
      <w:divBdr>
        <w:top w:val="none" w:sz="0" w:space="0" w:color="auto"/>
        <w:left w:val="none" w:sz="0" w:space="0" w:color="auto"/>
        <w:bottom w:val="none" w:sz="0" w:space="0" w:color="auto"/>
        <w:right w:val="none" w:sz="0" w:space="0" w:color="auto"/>
      </w:divBdr>
      <w:divsChild>
        <w:div w:id="1381827162">
          <w:marLeft w:val="0"/>
          <w:marRight w:val="0"/>
          <w:marTop w:val="0"/>
          <w:marBottom w:val="0"/>
          <w:divBdr>
            <w:top w:val="none" w:sz="0" w:space="0" w:color="auto"/>
            <w:left w:val="none" w:sz="0" w:space="0" w:color="auto"/>
            <w:bottom w:val="none" w:sz="0" w:space="0" w:color="auto"/>
            <w:right w:val="none" w:sz="0" w:space="0" w:color="auto"/>
          </w:divBdr>
          <w:divsChild>
            <w:div w:id="735274981">
              <w:marLeft w:val="0"/>
              <w:marRight w:val="0"/>
              <w:marTop w:val="0"/>
              <w:marBottom w:val="0"/>
              <w:divBdr>
                <w:top w:val="none" w:sz="0" w:space="0" w:color="auto"/>
                <w:left w:val="none" w:sz="0" w:space="0" w:color="auto"/>
                <w:bottom w:val="none" w:sz="0" w:space="0" w:color="auto"/>
                <w:right w:val="none" w:sz="0" w:space="0" w:color="auto"/>
              </w:divBdr>
              <w:divsChild>
                <w:div w:id="1013801628">
                  <w:marLeft w:val="0"/>
                  <w:marRight w:val="0"/>
                  <w:marTop w:val="0"/>
                  <w:marBottom w:val="0"/>
                  <w:divBdr>
                    <w:top w:val="none" w:sz="0" w:space="0" w:color="auto"/>
                    <w:left w:val="none" w:sz="0" w:space="0" w:color="auto"/>
                    <w:bottom w:val="none" w:sz="0" w:space="0" w:color="auto"/>
                    <w:right w:val="none" w:sz="0" w:space="0" w:color="auto"/>
                  </w:divBdr>
                  <w:divsChild>
                    <w:div w:id="597717578">
                      <w:marLeft w:val="0"/>
                      <w:marRight w:val="0"/>
                      <w:marTop w:val="0"/>
                      <w:marBottom w:val="0"/>
                      <w:divBdr>
                        <w:top w:val="none" w:sz="0" w:space="0" w:color="auto"/>
                        <w:left w:val="none" w:sz="0" w:space="0" w:color="auto"/>
                        <w:bottom w:val="none" w:sz="0" w:space="0" w:color="auto"/>
                        <w:right w:val="none" w:sz="0" w:space="0" w:color="auto"/>
                      </w:divBdr>
                      <w:divsChild>
                        <w:div w:id="2676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519271">
      <w:bodyDiv w:val="1"/>
      <w:marLeft w:val="0"/>
      <w:marRight w:val="0"/>
      <w:marTop w:val="0"/>
      <w:marBottom w:val="0"/>
      <w:divBdr>
        <w:top w:val="none" w:sz="0" w:space="0" w:color="auto"/>
        <w:left w:val="none" w:sz="0" w:space="0" w:color="auto"/>
        <w:bottom w:val="none" w:sz="0" w:space="0" w:color="auto"/>
        <w:right w:val="none" w:sz="0" w:space="0" w:color="auto"/>
      </w:divBdr>
    </w:div>
    <w:div w:id="1184632040">
      <w:bodyDiv w:val="1"/>
      <w:marLeft w:val="0"/>
      <w:marRight w:val="0"/>
      <w:marTop w:val="0"/>
      <w:marBottom w:val="0"/>
      <w:divBdr>
        <w:top w:val="none" w:sz="0" w:space="0" w:color="auto"/>
        <w:left w:val="none" w:sz="0" w:space="0" w:color="auto"/>
        <w:bottom w:val="none" w:sz="0" w:space="0" w:color="auto"/>
        <w:right w:val="none" w:sz="0" w:space="0" w:color="auto"/>
      </w:divBdr>
    </w:div>
    <w:div w:id="1185485899">
      <w:bodyDiv w:val="1"/>
      <w:marLeft w:val="0"/>
      <w:marRight w:val="0"/>
      <w:marTop w:val="0"/>
      <w:marBottom w:val="0"/>
      <w:divBdr>
        <w:top w:val="none" w:sz="0" w:space="0" w:color="auto"/>
        <w:left w:val="none" w:sz="0" w:space="0" w:color="auto"/>
        <w:bottom w:val="none" w:sz="0" w:space="0" w:color="auto"/>
        <w:right w:val="none" w:sz="0" w:space="0" w:color="auto"/>
      </w:divBdr>
    </w:div>
    <w:div w:id="1186482244">
      <w:bodyDiv w:val="1"/>
      <w:marLeft w:val="0"/>
      <w:marRight w:val="0"/>
      <w:marTop w:val="0"/>
      <w:marBottom w:val="0"/>
      <w:divBdr>
        <w:top w:val="none" w:sz="0" w:space="0" w:color="auto"/>
        <w:left w:val="none" w:sz="0" w:space="0" w:color="auto"/>
        <w:bottom w:val="none" w:sz="0" w:space="0" w:color="auto"/>
        <w:right w:val="none" w:sz="0" w:space="0" w:color="auto"/>
      </w:divBdr>
    </w:div>
    <w:div w:id="1190754518">
      <w:bodyDiv w:val="1"/>
      <w:marLeft w:val="0"/>
      <w:marRight w:val="0"/>
      <w:marTop w:val="0"/>
      <w:marBottom w:val="0"/>
      <w:divBdr>
        <w:top w:val="none" w:sz="0" w:space="0" w:color="auto"/>
        <w:left w:val="none" w:sz="0" w:space="0" w:color="auto"/>
        <w:bottom w:val="none" w:sz="0" w:space="0" w:color="auto"/>
        <w:right w:val="none" w:sz="0" w:space="0" w:color="auto"/>
      </w:divBdr>
    </w:div>
    <w:div w:id="1191340776">
      <w:bodyDiv w:val="1"/>
      <w:marLeft w:val="0"/>
      <w:marRight w:val="0"/>
      <w:marTop w:val="0"/>
      <w:marBottom w:val="0"/>
      <w:divBdr>
        <w:top w:val="none" w:sz="0" w:space="0" w:color="auto"/>
        <w:left w:val="none" w:sz="0" w:space="0" w:color="auto"/>
        <w:bottom w:val="none" w:sz="0" w:space="0" w:color="auto"/>
        <w:right w:val="none" w:sz="0" w:space="0" w:color="auto"/>
      </w:divBdr>
    </w:div>
    <w:div w:id="1192457589">
      <w:bodyDiv w:val="1"/>
      <w:marLeft w:val="0"/>
      <w:marRight w:val="0"/>
      <w:marTop w:val="0"/>
      <w:marBottom w:val="0"/>
      <w:divBdr>
        <w:top w:val="none" w:sz="0" w:space="0" w:color="auto"/>
        <w:left w:val="none" w:sz="0" w:space="0" w:color="auto"/>
        <w:bottom w:val="none" w:sz="0" w:space="0" w:color="auto"/>
        <w:right w:val="none" w:sz="0" w:space="0" w:color="auto"/>
      </w:divBdr>
    </w:div>
    <w:div w:id="1192570302">
      <w:bodyDiv w:val="1"/>
      <w:marLeft w:val="0"/>
      <w:marRight w:val="0"/>
      <w:marTop w:val="0"/>
      <w:marBottom w:val="0"/>
      <w:divBdr>
        <w:top w:val="none" w:sz="0" w:space="0" w:color="auto"/>
        <w:left w:val="none" w:sz="0" w:space="0" w:color="auto"/>
        <w:bottom w:val="none" w:sz="0" w:space="0" w:color="auto"/>
        <w:right w:val="none" w:sz="0" w:space="0" w:color="auto"/>
      </w:divBdr>
    </w:div>
    <w:div w:id="1192721942">
      <w:bodyDiv w:val="1"/>
      <w:marLeft w:val="0"/>
      <w:marRight w:val="0"/>
      <w:marTop w:val="0"/>
      <w:marBottom w:val="0"/>
      <w:divBdr>
        <w:top w:val="none" w:sz="0" w:space="0" w:color="auto"/>
        <w:left w:val="none" w:sz="0" w:space="0" w:color="auto"/>
        <w:bottom w:val="none" w:sz="0" w:space="0" w:color="auto"/>
        <w:right w:val="none" w:sz="0" w:space="0" w:color="auto"/>
      </w:divBdr>
    </w:div>
    <w:div w:id="1194071070">
      <w:bodyDiv w:val="1"/>
      <w:marLeft w:val="0"/>
      <w:marRight w:val="0"/>
      <w:marTop w:val="0"/>
      <w:marBottom w:val="0"/>
      <w:divBdr>
        <w:top w:val="none" w:sz="0" w:space="0" w:color="auto"/>
        <w:left w:val="none" w:sz="0" w:space="0" w:color="auto"/>
        <w:bottom w:val="none" w:sz="0" w:space="0" w:color="auto"/>
        <w:right w:val="none" w:sz="0" w:space="0" w:color="auto"/>
      </w:divBdr>
    </w:div>
    <w:div w:id="1194611941">
      <w:bodyDiv w:val="1"/>
      <w:marLeft w:val="0"/>
      <w:marRight w:val="0"/>
      <w:marTop w:val="0"/>
      <w:marBottom w:val="0"/>
      <w:divBdr>
        <w:top w:val="none" w:sz="0" w:space="0" w:color="auto"/>
        <w:left w:val="none" w:sz="0" w:space="0" w:color="auto"/>
        <w:bottom w:val="none" w:sz="0" w:space="0" w:color="auto"/>
        <w:right w:val="none" w:sz="0" w:space="0" w:color="auto"/>
      </w:divBdr>
    </w:div>
    <w:div w:id="1196842725">
      <w:bodyDiv w:val="1"/>
      <w:marLeft w:val="0"/>
      <w:marRight w:val="0"/>
      <w:marTop w:val="0"/>
      <w:marBottom w:val="0"/>
      <w:divBdr>
        <w:top w:val="none" w:sz="0" w:space="0" w:color="auto"/>
        <w:left w:val="none" w:sz="0" w:space="0" w:color="auto"/>
        <w:bottom w:val="none" w:sz="0" w:space="0" w:color="auto"/>
        <w:right w:val="none" w:sz="0" w:space="0" w:color="auto"/>
      </w:divBdr>
    </w:div>
    <w:div w:id="1198155149">
      <w:bodyDiv w:val="1"/>
      <w:marLeft w:val="0"/>
      <w:marRight w:val="0"/>
      <w:marTop w:val="0"/>
      <w:marBottom w:val="0"/>
      <w:divBdr>
        <w:top w:val="none" w:sz="0" w:space="0" w:color="auto"/>
        <w:left w:val="none" w:sz="0" w:space="0" w:color="auto"/>
        <w:bottom w:val="none" w:sz="0" w:space="0" w:color="auto"/>
        <w:right w:val="none" w:sz="0" w:space="0" w:color="auto"/>
      </w:divBdr>
    </w:div>
    <w:div w:id="1199514205">
      <w:bodyDiv w:val="1"/>
      <w:marLeft w:val="0"/>
      <w:marRight w:val="0"/>
      <w:marTop w:val="0"/>
      <w:marBottom w:val="0"/>
      <w:divBdr>
        <w:top w:val="none" w:sz="0" w:space="0" w:color="auto"/>
        <w:left w:val="none" w:sz="0" w:space="0" w:color="auto"/>
        <w:bottom w:val="none" w:sz="0" w:space="0" w:color="auto"/>
        <w:right w:val="none" w:sz="0" w:space="0" w:color="auto"/>
      </w:divBdr>
    </w:div>
    <w:div w:id="1202985432">
      <w:bodyDiv w:val="1"/>
      <w:marLeft w:val="0"/>
      <w:marRight w:val="0"/>
      <w:marTop w:val="0"/>
      <w:marBottom w:val="0"/>
      <w:divBdr>
        <w:top w:val="none" w:sz="0" w:space="0" w:color="auto"/>
        <w:left w:val="none" w:sz="0" w:space="0" w:color="auto"/>
        <w:bottom w:val="none" w:sz="0" w:space="0" w:color="auto"/>
        <w:right w:val="none" w:sz="0" w:space="0" w:color="auto"/>
      </w:divBdr>
    </w:div>
    <w:div w:id="1203640159">
      <w:bodyDiv w:val="1"/>
      <w:marLeft w:val="0"/>
      <w:marRight w:val="0"/>
      <w:marTop w:val="0"/>
      <w:marBottom w:val="0"/>
      <w:divBdr>
        <w:top w:val="none" w:sz="0" w:space="0" w:color="auto"/>
        <w:left w:val="none" w:sz="0" w:space="0" w:color="auto"/>
        <w:bottom w:val="none" w:sz="0" w:space="0" w:color="auto"/>
        <w:right w:val="none" w:sz="0" w:space="0" w:color="auto"/>
      </w:divBdr>
    </w:div>
    <w:div w:id="1207763832">
      <w:bodyDiv w:val="1"/>
      <w:marLeft w:val="0"/>
      <w:marRight w:val="0"/>
      <w:marTop w:val="0"/>
      <w:marBottom w:val="0"/>
      <w:divBdr>
        <w:top w:val="none" w:sz="0" w:space="0" w:color="auto"/>
        <w:left w:val="none" w:sz="0" w:space="0" w:color="auto"/>
        <w:bottom w:val="none" w:sz="0" w:space="0" w:color="auto"/>
        <w:right w:val="none" w:sz="0" w:space="0" w:color="auto"/>
      </w:divBdr>
    </w:div>
    <w:div w:id="1208567665">
      <w:bodyDiv w:val="1"/>
      <w:marLeft w:val="0"/>
      <w:marRight w:val="0"/>
      <w:marTop w:val="0"/>
      <w:marBottom w:val="0"/>
      <w:divBdr>
        <w:top w:val="none" w:sz="0" w:space="0" w:color="auto"/>
        <w:left w:val="none" w:sz="0" w:space="0" w:color="auto"/>
        <w:bottom w:val="none" w:sz="0" w:space="0" w:color="auto"/>
        <w:right w:val="none" w:sz="0" w:space="0" w:color="auto"/>
      </w:divBdr>
    </w:div>
    <w:div w:id="1208567678">
      <w:bodyDiv w:val="1"/>
      <w:marLeft w:val="0"/>
      <w:marRight w:val="0"/>
      <w:marTop w:val="0"/>
      <w:marBottom w:val="0"/>
      <w:divBdr>
        <w:top w:val="none" w:sz="0" w:space="0" w:color="auto"/>
        <w:left w:val="none" w:sz="0" w:space="0" w:color="auto"/>
        <w:bottom w:val="none" w:sz="0" w:space="0" w:color="auto"/>
        <w:right w:val="none" w:sz="0" w:space="0" w:color="auto"/>
      </w:divBdr>
    </w:div>
    <w:div w:id="1210532424">
      <w:bodyDiv w:val="1"/>
      <w:marLeft w:val="0"/>
      <w:marRight w:val="0"/>
      <w:marTop w:val="0"/>
      <w:marBottom w:val="0"/>
      <w:divBdr>
        <w:top w:val="none" w:sz="0" w:space="0" w:color="auto"/>
        <w:left w:val="none" w:sz="0" w:space="0" w:color="auto"/>
        <w:bottom w:val="none" w:sz="0" w:space="0" w:color="auto"/>
        <w:right w:val="none" w:sz="0" w:space="0" w:color="auto"/>
      </w:divBdr>
    </w:div>
    <w:div w:id="1210844213">
      <w:bodyDiv w:val="1"/>
      <w:marLeft w:val="0"/>
      <w:marRight w:val="0"/>
      <w:marTop w:val="0"/>
      <w:marBottom w:val="0"/>
      <w:divBdr>
        <w:top w:val="none" w:sz="0" w:space="0" w:color="auto"/>
        <w:left w:val="none" w:sz="0" w:space="0" w:color="auto"/>
        <w:bottom w:val="none" w:sz="0" w:space="0" w:color="auto"/>
        <w:right w:val="none" w:sz="0" w:space="0" w:color="auto"/>
      </w:divBdr>
    </w:div>
    <w:div w:id="1211697193">
      <w:bodyDiv w:val="1"/>
      <w:marLeft w:val="0"/>
      <w:marRight w:val="0"/>
      <w:marTop w:val="0"/>
      <w:marBottom w:val="0"/>
      <w:divBdr>
        <w:top w:val="none" w:sz="0" w:space="0" w:color="auto"/>
        <w:left w:val="none" w:sz="0" w:space="0" w:color="auto"/>
        <w:bottom w:val="none" w:sz="0" w:space="0" w:color="auto"/>
        <w:right w:val="none" w:sz="0" w:space="0" w:color="auto"/>
      </w:divBdr>
    </w:div>
    <w:div w:id="1211765282">
      <w:bodyDiv w:val="1"/>
      <w:marLeft w:val="0"/>
      <w:marRight w:val="0"/>
      <w:marTop w:val="0"/>
      <w:marBottom w:val="0"/>
      <w:divBdr>
        <w:top w:val="none" w:sz="0" w:space="0" w:color="auto"/>
        <w:left w:val="none" w:sz="0" w:space="0" w:color="auto"/>
        <w:bottom w:val="none" w:sz="0" w:space="0" w:color="auto"/>
        <w:right w:val="none" w:sz="0" w:space="0" w:color="auto"/>
      </w:divBdr>
    </w:div>
    <w:div w:id="1213081410">
      <w:bodyDiv w:val="1"/>
      <w:marLeft w:val="0"/>
      <w:marRight w:val="0"/>
      <w:marTop w:val="0"/>
      <w:marBottom w:val="0"/>
      <w:divBdr>
        <w:top w:val="none" w:sz="0" w:space="0" w:color="auto"/>
        <w:left w:val="none" w:sz="0" w:space="0" w:color="auto"/>
        <w:bottom w:val="none" w:sz="0" w:space="0" w:color="auto"/>
        <w:right w:val="none" w:sz="0" w:space="0" w:color="auto"/>
      </w:divBdr>
    </w:div>
    <w:div w:id="1213151185">
      <w:bodyDiv w:val="1"/>
      <w:marLeft w:val="0"/>
      <w:marRight w:val="0"/>
      <w:marTop w:val="0"/>
      <w:marBottom w:val="0"/>
      <w:divBdr>
        <w:top w:val="none" w:sz="0" w:space="0" w:color="auto"/>
        <w:left w:val="none" w:sz="0" w:space="0" w:color="auto"/>
        <w:bottom w:val="none" w:sz="0" w:space="0" w:color="auto"/>
        <w:right w:val="none" w:sz="0" w:space="0" w:color="auto"/>
      </w:divBdr>
    </w:div>
    <w:div w:id="1213806356">
      <w:bodyDiv w:val="1"/>
      <w:marLeft w:val="0"/>
      <w:marRight w:val="0"/>
      <w:marTop w:val="0"/>
      <w:marBottom w:val="0"/>
      <w:divBdr>
        <w:top w:val="none" w:sz="0" w:space="0" w:color="auto"/>
        <w:left w:val="none" w:sz="0" w:space="0" w:color="auto"/>
        <w:bottom w:val="none" w:sz="0" w:space="0" w:color="auto"/>
        <w:right w:val="none" w:sz="0" w:space="0" w:color="auto"/>
      </w:divBdr>
    </w:div>
    <w:div w:id="1214539416">
      <w:bodyDiv w:val="1"/>
      <w:marLeft w:val="0"/>
      <w:marRight w:val="0"/>
      <w:marTop w:val="0"/>
      <w:marBottom w:val="0"/>
      <w:divBdr>
        <w:top w:val="none" w:sz="0" w:space="0" w:color="auto"/>
        <w:left w:val="none" w:sz="0" w:space="0" w:color="auto"/>
        <w:bottom w:val="none" w:sz="0" w:space="0" w:color="auto"/>
        <w:right w:val="none" w:sz="0" w:space="0" w:color="auto"/>
      </w:divBdr>
    </w:div>
    <w:div w:id="1216548398">
      <w:bodyDiv w:val="1"/>
      <w:marLeft w:val="0"/>
      <w:marRight w:val="0"/>
      <w:marTop w:val="0"/>
      <w:marBottom w:val="0"/>
      <w:divBdr>
        <w:top w:val="none" w:sz="0" w:space="0" w:color="auto"/>
        <w:left w:val="none" w:sz="0" w:space="0" w:color="auto"/>
        <w:bottom w:val="none" w:sz="0" w:space="0" w:color="auto"/>
        <w:right w:val="none" w:sz="0" w:space="0" w:color="auto"/>
      </w:divBdr>
    </w:div>
    <w:div w:id="1216625824">
      <w:bodyDiv w:val="1"/>
      <w:marLeft w:val="0"/>
      <w:marRight w:val="0"/>
      <w:marTop w:val="0"/>
      <w:marBottom w:val="0"/>
      <w:divBdr>
        <w:top w:val="none" w:sz="0" w:space="0" w:color="auto"/>
        <w:left w:val="none" w:sz="0" w:space="0" w:color="auto"/>
        <w:bottom w:val="none" w:sz="0" w:space="0" w:color="auto"/>
        <w:right w:val="none" w:sz="0" w:space="0" w:color="auto"/>
      </w:divBdr>
    </w:div>
    <w:div w:id="1217008862">
      <w:bodyDiv w:val="1"/>
      <w:marLeft w:val="0"/>
      <w:marRight w:val="0"/>
      <w:marTop w:val="0"/>
      <w:marBottom w:val="0"/>
      <w:divBdr>
        <w:top w:val="none" w:sz="0" w:space="0" w:color="auto"/>
        <w:left w:val="none" w:sz="0" w:space="0" w:color="auto"/>
        <w:bottom w:val="none" w:sz="0" w:space="0" w:color="auto"/>
        <w:right w:val="none" w:sz="0" w:space="0" w:color="auto"/>
      </w:divBdr>
    </w:div>
    <w:div w:id="1217934833">
      <w:bodyDiv w:val="1"/>
      <w:marLeft w:val="0"/>
      <w:marRight w:val="0"/>
      <w:marTop w:val="0"/>
      <w:marBottom w:val="0"/>
      <w:divBdr>
        <w:top w:val="none" w:sz="0" w:space="0" w:color="auto"/>
        <w:left w:val="none" w:sz="0" w:space="0" w:color="auto"/>
        <w:bottom w:val="none" w:sz="0" w:space="0" w:color="auto"/>
        <w:right w:val="none" w:sz="0" w:space="0" w:color="auto"/>
      </w:divBdr>
    </w:div>
    <w:div w:id="1218201026">
      <w:bodyDiv w:val="1"/>
      <w:marLeft w:val="0"/>
      <w:marRight w:val="0"/>
      <w:marTop w:val="0"/>
      <w:marBottom w:val="0"/>
      <w:divBdr>
        <w:top w:val="none" w:sz="0" w:space="0" w:color="auto"/>
        <w:left w:val="none" w:sz="0" w:space="0" w:color="auto"/>
        <w:bottom w:val="none" w:sz="0" w:space="0" w:color="auto"/>
        <w:right w:val="none" w:sz="0" w:space="0" w:color="auto"/>
      </w:divBdr>
    </w:div>
    <w:div w:id="1218471308">
      <w:bodyDiv w:val="1"/>
      <w:marLeft w:val="0"/>
      <w:marRight w:val="0"/>
      <w:marTop w:val="0"/>
      <w:marBottom w:val="0"/>
      <w:divBdr>
        <w:top w:val="none" w:sz="0" w:space="0" w:color="auto"/>
        <w:left w:val="none" w:sz="0" w:space="0" w:color="auto"/>
        <w:bottom w:val="none" w:sz="0" w:space="0" w:color="auto"/>
        <w:right w:val="none" w:sz="0" w:space="0" w:color="auto"/>
      </w:divBdr>
    </w:div>
    <w:div w:id="1218860256">
      <w:bodyDiv w:val="1"/>
      <w:marLeft w:val="0"/>
      <w:marRight w:val="0"/>
      <w:marTop w:val="0"/>
      <w:marBottom w:val="0"/>
      <w:divBdr>
        <w:top w:val="none" w:sz="0" w:space="0" w:color="auto"/>
        <w:left w:val="none" w:sz="0" w:space="0" w:color="auto"/>
        <w:bottom w:val="none" w:sz="0" w:space="0" w:color="auto"/>
        <w:right w:val="none" w:sz="0" w:space="0" w:color="auto"/>
      </w:divBdr>
    </w:div>
    <w:div w:id="1220629922">
      <w:bodyDiv w:val="1"/>
      <w:marLeft w:val="0"/>
      <w:marRight w:val="0"/>
      <w:marTop w:val="0"/>
      <w:marBottom w:val="0"/>
      <w:divBdr>
        <w:top w:val="none" w:sz="0" w:space="0" w:color="auto"/>
        <w:left w:val="none" w:sz="0" w:space="0" w:color="auto"/>
        <w:bottom w:val="none" w:sz="0" w:space="0" w:color="auto"/>
        <w:right w:val="none" w:sz="0" w:space="0" w:color="auto"/>
      </w:divBdr>
    </w:div>
    <w:div w:id="1222641569">
      <w:bodyDiv w:val="1"/>
      <w:marLeft w:val="0"/>
      <w:marRight w:val="0"/>
      <w:marTop w:val="0"/>
      <w:marBottom w:val="0"/>
      <w:divBdr>
        <w:top w:val="none" w:sz="0" w:space="0" w:color="auto"/>
        <w:left w:val="none" w:sz="0" w:space="0" w:color="auto"/>
        <w:bottom w:val="none" w:sz="0" w:space="0" w:color="auto"/>
        <w:right w:val="none" w:sz="0" w:space="0" w:color="auto"/>
      </w:divBdr>
    </w:div>
    <w:div w:id="1222718530">
      <w:bodyDiv w:val="1"/>
      <w:marLeft w:val="0"/>
      <w:marRight w:val="0"/>
      <w:marTop w:val="0"/>
      <w:marBottom w:val="0"/>
      <w:divBdr>
        <w:top w:val="none" w:sz="0" w:space="0" w:color="auto"/>
        <w:left w:val="none" w:sz="0" w:space="0" w:color="auto"/>
        <w:bottom w:val="none" w:sz="0" w:space="0" w:color="auto"/>
        <w:right w:val="none" w:sz="0" w:space="0" w:color="auto"/>
      </w:divBdr>
    </w:div>
    <w:div w:id="1222982577">
      <w:bodyDiv w:val="1"/>
      <w:marLeft w:val="0"/>
      <w:marRight w:val="0"/>
      <w:marTop w:val="0"/>
      <w:marBottom w:val="0"/>
      <w:divBdr>
        <w:top w:val="none" w:sz="0" w:space="0" w:color="auto"/>
        <w:left w:val="none" w:sz="0" w:space="0" w:color="auto"/>
        <w:bottom w:val="none" w:sz="0" w:space="0" w:color="auto"/>
        <w:right w:val="none" w:sz="0" w:space="0" w:color="auto"/>
      </w:divBdr>
    </w:div>
    <w:div w:id="1223638159">
      <w:bodyDiv w:val="1"/>
      <w:marLeft w:val="0"/>
      <w:marRight w:val="0"/>
      <w:marTop w:val="0"/>
      <w:marBottom w:val="0"/>
      <w:divBdr>
        <w:top w:val="none" w:sz="0" w:space="0" w:color="auto"/>
        <w:left w:val="none" w:sz="0" w:space="0" w:color="auto"/>
        <w:bottom w:val="none" w:sz="0" w:space="0" w:color="auto"/>
        <w:right w:val="none" w:sz="0" w:space="0" w:color="auto"/>
      </w:divBdr>
    </w:div>
    <w:div w:id="1223718024">
      <w:bodyDiv w:val="1"/>
      <w:marLeft w:val="0"/>
      <w:marRight w:val="0"/>
      <w:marTop w:val="0"/>
      <w:marBottom w:val="0"/>
      <w:divBdr>
        <w:top w:val="none" w:sz="0" w:space="0" w:color="auto"/>
        <w:left w:val="none" w:sz="0" w:space="0" w:color="auto"/>
        <w:bottom w:val="none" w:sz="0" w:space="0" w:color="auto"/>
        <w:right w:val="none" w:sz="0" w:space="0" w:color="auto"/>
      </w:divBdr>
    </w:div>
    <w:div w:id="1225217200">
      <w:bodyDiv w:val="1"/>
      <w:marLeft w:val="0"/>
      <w:marRight w:val="0"/>
      <w:marTop w:val="0"/>
      <w:marBottom w:val="0"/>
      <w:divBdr>
        <w:top w:val="none" w:sz="0" w:space="0" w:color="auto"/>
        <w:left w:val="none" w:sz="0" w:space="0" w:color="auto"/>
        <w:bottom w:val="none" w:sz="0" w:space="0" w:color="auto"/>
        <w:right w:val="none" w:sz="0" w:space="0" w:color="auto"/>
      </w:divBdr>
    </w:div>
    <w:div w:id="1226137114">
      <w:bodyDiv w:val="1"/>
      <w:marLeft w:val="0"/>
      <w:marRight w:val="0"/>
      <w:marTop w:val="0"/>
      <w:marBottom w:val="0"/>
      <w:divBdr>
        <w:top w:val="none" w:sz="0" w:space="0" w:color="auto"/>
        <w:left w:val="none" w:sz="0" w:space="0" w:color="auto"/>
        <w:bottom w:val="none" w:sz="0" w:space="0" w:color="auto"/>
        <w:right w:val="none" w:sz="0" w:space="0" w:color="auto"/>
      </w:divBdr>
    </w:div>
    <w:div w:id="1229421919">
      <w:bodyDiv w:val="1"/>
      <w:marLeft w:val="0"/>
      <w:marRight w:val="0"/>
      <w:marTop w:val="0"/>
      <w:marBottom w:val="0"/>
      <w:divBdr>
        <w:top w:val="none" w:sz="0" w:space="0" w:color="auto"/>
        <w:left w:val="none" w:sz="0" w:space="0" w:color="auto"/>
        <w:bottom w:val="none" w:sz="0" w:space="0" w:color="auto"/>
        <w:right w:val="none" w:sz="0" w:space="0" w:color="auto"/>
      </w:divBdr>
    </w:div>
    <w:div w:id="1230074593">
      <w:bodyDiv w:val="1"/>
      <w:marLeft w:val="0"/>
      <w:marRight w:val="0"/>
      <w:marTop w:val="0"/>
      <w:marBottom w:val="0"/>
      <w:divBdr>
        <w:top w:val="none" w:sz="0" w:space="0" w:color="auto"/>
        <w:left w:val="none" w:sz="0" w:space="0" w:color="auto"/>
        <w:bottom w:val="none" w:sz="0" w:space="0" w:color="auto"/>
        <w:right w:val="none" w:sz="0" w:space="0" w:color="auto"/>
      </w:divBdr>
    </w:div>
    <w:div w:id="1230772556">
      <w:bodyDiv w:val="1"/>
      <w:marLeft w:val="0"/>
      <w:marRight w:val="0"/>
      <w:marTop w:val="0"/>
      <w:marBottom w:val="0"/>
      <w:divBdr>
        <w:top w:val="none" w:sz="0" w:space="0" w:color="auto"/>
        <w:left w:val="none" w:sz="0" w:space="0" w:color="auto"/>
        <w:bottom w:val="none" w:sz="0" w:space="0" w:color="auto"/>
        <w:right w:val="none" w:sz="0" w:space="0" w:color="auto"/>
      </w:divBdr>
      <w:divsChild>
        <w:div w:id="995259031">
          <w:marLeft w:val="0"/>
          <w:marRight w:val="0"/>
          <w:marTop w:val="0"/>
          <w:marBottom w:val="0"/>
          <w:divBdr>
            <w:top w:val="none" w:sz="0" w:space="0" w:color="auto"/>
            <w:left w:val="none" w:sz="0" w:space="0" w:color="auto"/>
            <w:bottom w:val="none" w:sz="0" w:space="0" w:color="auto"/>
            <w:right w:val="none" w:sz="0" w:space="0" w:color="auto"/>
          </w:divBdr>
        </w:div>
      </w:divsChild>
    </w:div>
    <w:div w:id="1230841666">
      <w:bodyDiv w:val="1"/>
      <w:marLeft w:val="0"/>
      <w:marRight w:val="0"/>
      <w:marTop w:val="0"/>
      <w:marBottom w:val="0"/>
      <w:divBdr>
        <w:top w:val="none" w:sz="0" w:space="0" w:color="auto"/>
        <w:left w:val="none" w:sz="0" w:space="0" w:color="auto"/>
        <w:bottom w:val="none" w:sz="0" w:space="0" w:color="auto"/>
        <w:right w:val="none" w:sz="0" w:space="0" w:color="auto"/>
      </w:divBdr>
      <w:divsChild>
        <w:div w:id="1736539951">
          <w:marLeft w:val="0"/>
          <w:marRight w:val="0"/>
          <w:marTop w:val="0"/>
          <w:marBottom w:val="0"/>
          <w:divBdr>
            <w:top w:val="none" w:sz="0" w:space="0" w:color="auto"/>
            <w:left w:val="none" w:sz="0" w:space="0" w:color="auto"/>
            <w:bottom w:val="none" w:sz="0" w:space="0" w:color="auto"/>
            <w:right w:val="none" w:sz="0" w:space="0" w:color="auto"/>
          </w:divBdr>
        </w:div>
      </w:divsChild>
    </w:div>
    <w:div w:id="1230992678">
      <w:bodyDiv w:val="1"/>
      <w:marLeft w:val="0"/>
      <w:marRight w:val="0"/>
      <w:marTop w:val="0"/>
      <w:marBottom w:val="0"/>
      <w:divBdr>
        <w:top w:val="none" w:sz="0" w:space="0" w:color="auto"/>
        <w:left w:val="none" w:sz="0" w:space="0" w:color="auto"/>
        <w:bottom w:val="none" w:sz="0" w:space="0" w:color="auto"/>
        <w:right w:val="none" w:sz="0" w:space="0" w:color="auto"/>
      </w:divBdr>
    </w:div>
    <w:div w:id="1231817453">
      <w:bodyDiv w:val="1"/>
      <w:marLeft w:val="0"/>
      <w:marRight w:val="0"/>
      <w:marTop w:val="0"/>
      <w:marBottom w:val="0"/>
      <w:divBdr>
        <w:top w:val="none" w:sz="0" w:space="0" w:color="auto"/>
        <w:left w:val="none" w:sz="0" w:space="0" w:color="auto"/>
        <w:bottom w:val="none" w:sz="0" w:space="0" w:color="auto"/>
        <w:right w:val="none" w:sz="0" w:space="0" w:color="auto"/>
      </w:divBdr>
    </w:div>
    <w:div w:id="1232695798">
      <w:bodyDiv w:val="1"/>
      <w:marLeft w:val="0"/>
      <w:marRight w:val="0"/>
      <w:marTop w:val="0"/>
      <w:marBottom w:val="0"/>
      <w:divBdr>
        <w:top w:val="none" w:sz="0" w:space="0" w:color="auto"/>
        <w:left w:val="none" w:sz="0" w:space="0" w:color="auto"/>
        <w:bottom w:val="none" w:sz="0" w:space="0" w:color="auto"/>
        <w:right w:val="none" w:sz="0" w:space="0" w:color="auto"/>
      </w:divBdr>
    </w:div>
    <w:div w:id="1233471410">
      <w:bodyDiv w:val="1"/>
      <w:marLeft w:val="0"/>
      <w:marRight w:val="0"/>
      <w:marTop w:val="0"/>
      <w:marBottom w:val="0"/>
      <w:divBdr>
        <w:top w:val="none" w:sz="0" w:space="0" w:color="auto"/>
        <w:left w:val="none" w:sz="0" w:space="0" w:color="auto"/>
        <w:bottom w:val="none" w:sz="0" w:space="0" w:color="auto"/>
        <w:right w:val="none" w:sz="0" w:space="0" w:color="auto"/>
      </w:divBdr>
    </w:div>
    <w:div w:id="1234271670">
      <w:bodyDiv w:val="1"/>
      <w:marLeft w:val="0"/>
      <w:marRight w:val="0"/>
      <w:marTop w:val="0"/>
      <w:marBottom w:val="0"/>
      <w:divBdr>
        <w:top w:val="none" w:sz="0" w:space="0" w:color="auto"/>
        <w:left w:val="none" w:sz="0" w:space="0" w:color="auto"/>
        <w:bottom w:val="none" w:sz="0" w:space="0" w:color="auto"/>
        <w:right w:val="none" w:sz="0" w:space="0" w:color="auto"/>
      </w:divBdr>
    </w:div>
    <w:div w:id="1234510333">
      <w:bodyDiv w:val="1"/>
      <w:marLeft w:val="0"/>
      <w:marRight w:val="0"/>
      <w:marTop w:val="0"/>
      <w:marBottom w:val="0"/>
      <w:divBdr>
        <w:top w:val="none" w:sz="0" w:space="0" w:color="auto"/>
        <w:left w:val="none" w:sz="0" w:space="0" w:color="auto"/>
        <w:bottom w:val="none" w:sz="0" w:space="0" w:color="auto"/>
        <w:right w:val="none" w:sz="0" w:space="0" w:color="auto"/>
      </w:divBdr>
    </w:div>
    <w:div w:id="1234699062">
      <w:bodyDiv w:val="1"/>
      <w:marLeft w:val="0"/>
      <w:marRight w:val="0"/>
      <w:marTop w:val="0"/>
      <w:marBottom w:val="0"/>
      <w:divBdr>
        <w:top w:val="none" w:sz="0" w:space="0" w:color="auto"/>
        <w:left w:val="none" w:sz="0" w:space="0" w:color="auto"/>
        <w:bottom w:val="none" w:sz="0" w:space="0" w:color="auto"/>
        <w:right w:val="none" w:sz="0" w:space="0" w:color="auto"/>
      </w:divBdr>
    </w:div>
    <w:div w:id="1235122563">
      <w:bodyDiv w:val="1"/>
      <w:marLeft w:val="0"/>
      <w:marRight w:val="0"/>
      <w:marTop w:val="0"/>
      <w:marBottom w:val="0"/>
      <w:divBdr>
        <w:top w:val="none" w:sz="0" w:space="0" w:color="auto"/>
        <w:left w:val="none" w:sz="0" w:space="0" w:color="auto"/>
        <w:bottom w:val="none" w:sz="0" w:space="0" w:color="auto"/>
        <w:right w:val="none" w:sz="0" w:space="0" w:color="auto"/>
      </w:divBdr>
    </w:div>
    <w:div w:id="1238201811">
      <w:bodyDiv w:val="1"/>
      <w:marLeft w:val="0"/>
      <w:marRight w:val="0"/>
      <w:marTop w:val="0"/>
      <w:marBottom w:val="0"/>
      <w:divBdr>
        <w:top w:val="none" w:sz="0" w:space="0" w:color="auto"/>
        <w:left w:val="none" w:sz="0" w:space="0" w:color="auto"/>
        <w:bottom w:val="none" w:sz="0" w:space="0" w:color="auto"/>
        <w:right w:val="none" w:sz="0" w:space="0" w:color="auto"/>
      </w:divBdr>
    </w:div>
    <w:div w:id="1239553177">
      <w:bodyDiv w:val="1"/>
      <w:marLeft w:val="0"/>
      <w:marRight w:val="0"/>
      <w:marTop w:val="0"/>
      <w:marBottom w:val="0"/>
      <w:divBdr>
        <w:top w:val="none" w:sz="0" w:space="0" w:color="auto"/>
        <w:left w:val="none" w:sz="0" w:space="0" w:color="auto"/>
        <w:bottom w:val="none" w:sz="0" w:space="0" w:color="auto"/>
        <w:right w:val="none" w:sz="0" w:space="0" w:color="auto"/>
      </w:divBdr>
    </w:div>
    <w:div w:id="1240753457">
      <w:bodyDiv w:val="1"/>
      <w:marLeft w:val="0"/>
      <w:marRight w:val="0"/>
      <w:marTop w:val="0"/>
      <w:marBottom w:val="0"/>
      <w:divBdr>
        <w:top w:val="none" w:sz="0" w:space="0" w:color="auto"/>
        <w:left w:val="none" w:sz="0" w:space="0" w:color="auto"/>
        <w:bottom w:val="none" w:sz="0" w:space="0" w:color="auto"/>
        <w:right w:val="none" w:sz="0" w:space="0" w:color="auto"/>
      </w:divBdr>
    </w:div>
    <w:div w:id="1245721207">
      <w:bodyDiv w:val="1"/>
      <w:marLeft w:val="0"/>
      <w:marRight w:val="0"/>
      <w:marTop w:val="0"/>
      <w:marBottom w:val="0"/>
      <w:divBdr>
        <w:top w:val="none" w:sz="0" w:space="0" w:color="auto"/>
        <w:left w:val="none" w:sz="0" w:space="0" w:color="auto"/>
        <w:bottom w:val="none" w:sz="0" w:space="0" w:color="auto"/>
        <w:right w:val="none" w:sz="0" w:space="0" w:color="auto"/>
      </w:divBdr>
      <w:divsChild>
        <w:div w:id="91635885">
          <w:marLeft w:val="0"/>
          <w:marRight w:val="0"/>
          <w:marTop w:val="0"/>
          <w:marBottom w:val="0"/>
          <w:divBdr>
            <w:top w:val="none" w:sz="0" w:space="0" w:color="auto"/>
            <w:left w:val="none" w:sz="0" w:space="0" w:color="auto"/>
            <w:bottom w:val="none" w:sz="0" w:space="0" w:color="auto"/>
            <w:right w:val="none" w:sz="0" w:space="0" w:color="auto"/>
          </w:divBdr>
        </w:div>
      </w:divsChild>
    </w:div>
    <w:div w:id="1246888170">
      <w:bodyDiv w:val="1"/>
      <w:marLeft w:val="0"/>
      <w:marRight w:val="0"/>
      <w:marTop w:val="0"/>
      <w:marBottom w:val="0"/>
      <w:divBdr>
        <w:top w:val="none" w:sz="0" w:space="0" w:color="auto"/>
        <w:left w:val="none" w:sz="0" w:space="0" w:color="auto"/>
        <w:bottom w:val="none" w:sz="0" w:space="0" w:color="auto"/>
        <w:right w:val="none" w:sz="0" w:space="0" w:color="auto"/>
      </w:divBdr>
    </w:div>
    <w:div w:id="1247418980">
      <w:bodyDiv w:val="1"/>
      <w:marLeft w:val="0"/>
      <w:marRight w:val="0"/>
      <w:marTop w:val="0"/>
      <w:marBottom w:val="0"/>
      <w:divBdr>
        <w:top w:val="none" w:sz="0" w:space="0" w:color="auto"/>
        <w:left w:val="none" w:sz="0" w:space="0" w:color="auto"/>
        <w:bottom w:val="none" w:sz="0" w:space="0" w:color="auto"/>
        <w:right w:val="none" w:sz="0" w:space="0" w:color="auto"/>
      </w:divBdr>
    </w:div>
    <w:div w:id="1247571620">
      <w:bodyDiv w:val="1"/>
      <w:marLeft w:val="0"/>
      <w:marRight w:val="0"/>
      <w:marTop w:val="0"/>
      <w:marBottom w:val="0"/>
      <w:divBdr>
        <w:top w:val="none" w:sz="0" w:space="0" w:color="auto"/>
        <w:left w:val="none" w:sz="0" w:space="0" w:color="auto"/>
        <w:bottom w:val="none" w:sz="0" w:space="0" w:color="auto"/>
        <w:right w:val="none" w:sz="0" w:space="0" w:color="auto"/>
      </w:divBdr>
      <w:divsChild>
        <w:div w:id="57215109">
          <w:marLeft w:val="0"/>
          <w:marRight w:val="0"/>
          <w:marTop w:val="0"/>
          <w:marBottom w:val="0"/>
          <w:divBdr>
            <w:top w:val="none" w:sz="0" w:space="0" w:color="auto"/>
            <w:left w:val="none" w:sz="0" w:space="0" w:color="auto"/>
            <w:bottom w:val="none" w:sz="0" w:space="0" w:color="auto"/>
            <w:right w:val="none" w:sz="0" w:space="0" w:color="auto"/>
          </w:divBdr>
          <w:divsChild>
            <w:div w:id="285477328">
              <w:marLeft w:val="0"/>
              <w:marRight w:val="0"/>
              <w:marTop w:val="0"/>
              <w:marBottom w:val="0"/>
              <w:divBdr>
                <w:top w:val="none" w:sz="0" w:space="0" w:color="auto"/>
                <w:left w:val="none" w:sz="0" w:space="0" w:color="auto"/>
                <w:bottom w:val="none" w:sz="0" w:space="0" w:color="auto"/>
                <w:right w:val="none" w:sz="0" w:space="0" w:color="auto"/>
              </w:divBdr>
              <w:divsChild>
                <w:div w:id="293365474">
                  <w:marLeft w:val="0"/>
                  <w:marRight w:val="0"/>
                  <w:marTop w:val="0"/>
                  <w:marBottom w:val="0"/>
                  <w:divBdr>
                    <w:top w:val="single" w:sz="8" w:space="0" w:color="D5DADD"/>
                    <w:left w:val="single" w:sz="8" w:space="0" w:color="D5DADD"/>
                    <w:bottom w:val="single" w:sz="8" w:space="0" w:color="D5DADD"/>
                    <w:right w:val="single" w:sz="8" w:space="0" w:color="D5DADD"/>
                  </w:divBdr>
                  <w:divsChild>
                    <w:div w:id="1350330549">
                      <w:marLeft w:val="0"/>
                      <w:marRight w:val="0"/>
                      <w:marTop w:val="0"/>
                      <w:marBottom w:val="0"/>
                      <w:divBdr>
                        <w:top w:val="none" w:sz="0" w:space="0" w:color="auto"/>
                        <w:left w:val="none" w:sz="0" w:space="0" w:color="auto"/>
                        <w:bottom w:val="none" w:sz="0" w:space="0" w:color="auto"/>
                        <w:right w:val="none" w:sz="0" w:space="0" w:color="auto"/>
                      </w:divBdr>
                      <w:divsChild>
                        <w:div w:id="181091167">
                          <w:marLeft w:val="0"/>
                          <w:marRight w:val="0"/>
                          <w:marTop w:val="0"/>
                          <w:marBottom w:val="0"/>
                          <w:divBdr>
                            <w:top w:val="none" w:sz="0" w:space="0" w:color="auto"/>
                            <w:left w:val="none" w:sz="0" w:space="0" w:color="auto"/>
                            <w:bottom w:val="none" w:sz="0" w:space="0" w:color="auto"/>
                            <w:right w:val="none" w:sz="0" w:space="0" w:color="auto"/>
                          </w:divBdr>
                          <w:divsChild>
                            <w:div w:id="4189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9016">
          <w:marLeft w:val="0"/>
          <w:marRight w:val="0"/>
          <w:marTop w:val="0"/>
          <w:marBottom w:val="0"/>
          <w:divBdr>
            <w:top w:val="none" w:sz="0" w:space="0" w:color="auto"/>
            <w:left w:val="none" w:sz="0" w:space="0" w:color="auto"/>
            <w:bottom w:val="none" w:sz="0" w:space="0" w:color="auto"/>
            <w:right w:val="none" w:sz="0" w:space="0" w:color="auto"/>
          </w:divBdr>
          <w:divsChild>
            <w:div w:id="1054307264">
              <w:marLeft w:val="0"/>
              <w:marRight w:val="0"/>
              <w:marTop w:val="0"/>
              <w:marBottom w:val="0"/>
              <w:divBdr>
                <w:top w:val="none" w:sz="0" w:space="0" w:color="auto"/>
                <w:left w:val="none" w:sz="0" w:space="0" w:color="auto"/>
                <w:bottom w:val="none" w:sz="0" w:space="0" w:color="auto"/>
                <w:right w:val="none" w:sz="0" w:space="0" w:color="auto"/>
              </w:divBdr>
              <w:divsChild>
                <w:div w:id="1951358137">
                  <w:marLeft w:val="0"/>
                  <w:marRight w:val="0"/>
                  <w:marTop w:val="0"/>
                  <w:marBottom w:val="0"/>
                  <w:divBdr>
                    <w:top w:val="single" w:sz="8" w:space="0" w:color="D5DADD"/>
                    <w:left w:val="single" w:sz="8" w:space="0" w:color="D5DADD"/>
                    <w:bottom w:val="single" w:sz="8" w:space="0" w:color="D5DADD"/>
                    <w:right w:val="single" w:sz="8" w:space="0" w:color="D5DADD"/>
                  </w:divBdr>
                  <w:divsChild>
                    <w:div w:id="2036074579">
                      <w:marLeft w:val="0"/>
                      <w:marRight w:val="0"/>
                      <w:marTop w:val="0"/>
                      <w:marBottom w:val="0"/>
                      <w:divBdr>
                        <w:top w:val="none" w:sz="0" w:space="0" w:color="auto"/>
                        <w:left w:val="none" w:sz="0" w:space="0" w:color="auto"/>
                        <w:bottom w:val="none" w:sz="0" w:space="0" w:color="auto"/>
                        <w:right w:val="none" w:sz="0" w:space="0" w:color="auto"/>
                      </w:divBdr>
                      <w:divsChild>
                        <w:div w:id="1253665312">
                          <w:marLeft w:val="0"/>
                          <w:marRight w:val="0"/>
                          <w:marTop w:val="0"/>
                          <w:marBottom w:val="0"/>
                          <w:divBdr>
                            <w:top w:val="none" w:sz="0" w:space="0" w:color="auto"/>
                            <w:left w:val="none" w:sz="0" w:space="0" w:color="auto"/>
                            <w:bottom w:val="none" w:sz="0" w:space="0" w:color="auto"/>
                            <w:right w:val="none" w:sz="0" w:space="0" w:color="auto"/>
                          </w:divBdr>
                          <w:divsChild>
                            <w:div w:id="15209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86128">
      <w:bodyDiv w:val="1"/>
      <w:marLeft w:val="0"/>
      <w:marRight w:val="0"/>
      <w:marTop w:val="0"/>
      <w:marBottom w:val="0"/>
      <w:divBdr>
        <w:top w:val="none" w:sz="0" w:space="0" w:color="auto"/>
        <w:left w:val="none" w:sz="0" w:space="0" w:color="auto"/>
        <w:bottom w:val="none" w:sz="0" w:space="0" w:color="auto"/>
        <w:right w:val="none" w:sz="0" w:space="0" w:color="auto"/>
      </w:divBdr>
    </w:div>
    <w:div w:id="1248882015">
      <w:bodyDiv w:val="1"/>
      <w:marLeft w:val="0"/>
      <w:marRight w:val="0"/>
      <w:marTop w:val="0"/>
      <w:marBottom w:val="0"/>
      <w:divBdr>
        <w:top w:val="none" w:sz="0" w:space="0" w:color="auto"/>
        <w:left w:val="none" w:sz="0" w:space="0" w:color="auto"/>
        <w:bottom w:val="none" w:sz="0" w:space="0" w:color="auto"/>
        <w:right w:val="none" w:sz="0" w:space="0" w:color="auto"/>
      </w:divBdr>
    </w:div>
    <w:div w:id="1249072501">
      <w:bodyDiv w:val="1"/>
      <w:marLeft w:val="0"/>
      <w:marRight w:val="0"/>
      <w:marTop w:val="0"/>
      <w:marBottom w:val="0"/>
      <w:divBdr>
        <w:top w:val="none" w:sz="0" w:space="0" w:color="auto"/>
        <w:left w:val="none" w:sz="0" w:space="0" w:color="auto"/>
        <w:bottom w:val="none" w:sz="0" w:space="0" w:color="auto"/>
        <w:right w:val="none" w:sz="0" w:space="0" w:color="auto"/>
      </w:divBdr>
    </w:div>
    <w:div w:id="1249729190">
      <w:bodyDiv w:val="1"/>
      <w:marLeft w:val="0"/>
      <w:marRight w:val="0"/>
      <w:marTop w:val="0"/>
      <w:marBottom w:val="0"/>
      <w:divBdr>
        <w:top w:val="none" w:sz="0" w:space="0" w:color="auto"/>
        <w:left w:val="none" w:sz="0" w:space="0" w:color="auto"/>
        <w:bottom w:val="none" w:sz="0" w:space="0" w:color="auto"/>
        <w:right w:val="none" w:sz="0" w:space="0" w:color="auto"/>
      </w:divBdr>
    </w:div>
    <w:div w:id="1252618040">
      <w:bodyDiv w:val="1"/>
      <w:marLeft w:val="0"/>
      <w:marRight w:val="0"/>
      <w:marTop w:val="0"/>
      <w:marBottom w:val="0"/>
      <w:divBdr>
        <w:top w:val="none" w:sz="0" w:space="0" w:color="auto"/>
        <w:left w:val="none" w:sz="0" w:space="0" w:color="auto"/>
        <w:bottom w:val="none" w:sz="0" w:space="0" w:color="auto"/>
        <w:right w:val="none" w:sz="0" w:space="0" w:color="auto"/>
      </w:divBdr>
    </w:div>
    <w:div w:id="1252664010">
      <w:bodyDiv w:val="1"/>
      <w:marLeft w:val="0"/>
      <w:marRight w:val="0"/>
      <w:marTop w:val="0"/>
      <w:marBottom w:val="0"/>
      <w:divBdr>
        <w:top w:val="none" w:sz="0" w:space="0" w:color="auto"/>
        <w:left w:val="none" w:sz="0" w:space="0" w:color="auto"/>
        <w:bottom w:val="none" w:sz="0" w:space="0" w:color="auto"/>
        <w:right w:val="none" w:sz="0" w:space="0" w:color="auto"/>
      </w:divBdr>
    </w:div>
    <w:div w:id="1254512175">
      <w:bodyDiv w:val="1"/>
      <w:marLeft w:val="0"/>
      <w:marRight w:val="0"/>
      <w:marTop w:val="0"/>
      <w:marBottom w:val="0"/>
      <w:divBdr>
        <w:top w:val="none" w:sz="0" w:space="0" w:color="auto"/>
        <w:left w:val="none" w:sz="0" w:space="0" w:color="auto"/>
        <w:bottom w:val="none" w:sz="0" w:space="0" w:color="auto"/>
        <w:right w:val="none" w:sz="0" w:space="0" w:color="auto"/>
      </w:divBdr>
    </w:div>
    <w:div w:id="1256135509">
      <w:bodyDiv w:val="1"/>
      <w:marLeft w:val="0"/>
      <w:marRight w:val="0"/>
      <w:marTop w:val="0"/>
      <w:marBottom w:val="0"/>
      <w:divBdr>
        <w:top w:val="none" w:sz="0" w:space="0" w:color="auto"/>
        <w:left w:val="none" w:sz="0" w:space="0" w:color="auto"/>
        <w:bottom w:val="none" w:sz="0" w:space="0" w:color="auto"/>
        <w:right w:val="none" w:sz="0" w:space="0" w:color="auto"/>
      </w:divBdr>
      <w:divsChild>
        <w:div w:id="1845123297">
          <w:marLeft w:val="0"/>
          <w:marRight w:val="0"/>
          <w:marTop w:val="0"/>
          <w:marBottom w:val="0"/>
          <w:divBdr>
            <w:top w:val="none" w:sz="0" w:space="0" w:color="auto"/>
            <w:left w:val="none" w:sz="0" w:space="0" w:color="auto"/>
            <w:bottom w:val="none" w:sz="0" w:space="0" w:color="auto"/>
            <w:right w:val="none" w:sz="0" w:space="0" w:color="auto"/>
          </w:divBdr>
          <w:divsChild>
            <w:div w:id="1886943256">
              <w:marLeft w:val="0"/>
              <w:marRight w:val="0"/>
              <w:marTop w:val="0"/>
              <w:marBottom w:val="0"/>
              <w:divBdr>
                <w:top w:val="none" w:sz="0" w:space="0" w:color="auto"/>
                <w:left w:val="none" w:sz="0" w:space="0" w:color="auto"/>
                <w:bottom w:val="none" w:sz="0" w:space="0" w:color="auto"/>
                <w:right w:val="none" w:sz="0" w:space="0" w:color="auto"/>
              </w:divBdr>
              <w:divsChild>
                <w:div w:id="39401132">
                  <w:marLeft w:val="0"/>
                  <w:marRight w:val="0"/>
                  <w:marTop w:val="0"/>
                  <w:marBottom w:val="0"/>
                  <w:divBdr>
                    <w:top w:val="none" w:sz="0" w:space="0" w:color="auto"/>
                    <w:left w:val="none" w:sz="0" w:space="0" w:color="auto"/>
                    <w:bottom w:val="none" w:sz="0" w:space="0" w:color="auto"/>
                    <w:right w:val="none" w:sz="0" w:space="0" w:color="auto"/>
                  </w:divBdr>
                  <w:divsChild>
                    <w:div w:id="801002091">
                      <w:marLeft w:val="0"/>
                      <w:marRight w:val="0"/>
                      <w:marTop w:val="0"/>
                      <w:marBottom w:val="0"/>
                      <w:divBdr>
                        <w:top w:val="none" w:sz="0" w:space="0" w:color="auto"/>
                        <w:left w:val="none" w:sz="0" w:space="0" w:color="auto"/>
                        <w:bottom w:val="none" w:sz="0" w:space="0" w:color="auto"/>
                        <w:right w:val="none" w:sz="0" w:space="0" w:color="auto"/>
                      </w:divBdr>
                      <w:divsChild>
                        <w:div w:id="1207109997">
                          <w:marLeft w:val="0"/>
                          <w:marRight w:val="0"/>
                          <w:marTop w:val="0"/>
                          <w:marBottom w:val="0"/>
                          <w:divBdr>
                            <w:top w:val="none" w:sz="0" w:space="0" w:color="auto"/>
                            <w:left w:val="none" w:sz="0" w:space="0" w:color="auto"/>
                            <w:bottom w:val="none" w:sz="0" w:space="0" w:color="auto"/>
                            <w:right w:val="none" w:sz="0" w:space="0" w:color="auto"/>
                          </w:divBdr>
                          <w:divsChild>
                            <w:div w:id="1532571887">
                              <w:marLeft w:val="0"/>
                              <w:marRight w:val="0"/>
                              <w:marTop w:val="0"/>
                              <w:marBottom w:val="0"/>
                              <w:divBdr>
                                <w:top w:val="none" w:sz="0" w:space="0" w:color="auto"/>
                                <w:left w:val="none" w:sz="0" w:space="0" w:color="auto"/>
                                <w:bottom w:val="none" w:sz="0" w:space="0" w:color="auto"/>
                                <w:right w:val="none" w:sz="0" w:space="0" w:color="auto"/>
                              </w:divBdr>
                              <w:divsChild>
                                <w:div w:id="1149714138">
                                  <w:marLeft w:val="0"/>
                                  <w:marRight w:val="0"/>
                                  <w:marTop w:val="0"/>
                                  <w:marBottom w:val="0"/>
                                  <w:divBdr>
                                    <w:top w:val="none" w:sz="0" w:space="0" w:color="auto"/>
                                    <w:left w:val="none" w:sz="0" w:space="0" w:color="auto"/>
                                    <w:bottom w:val="none" w:sz="0" w:space="0" w:color="auto"/>
                                    <w:right w:val="none" w:sz="0" w:space="0" w:color="auto"/>
                                  </w:divBdr>
                                  <w:divsChild>
                                    <w:div w:id="18219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01168">
                      <w:marLeft w:val="0"/>
                      <w:marRight w:val="0"/>
                      <w:marTop w:val="0"/>
                      <w:marBottom w:val="0"/>
                      <w:divBdr>
                        <w:top w:val="none" w:sz="0" w:space="0" w:color="auto"/>
                        <w:left w:val="none" w:sz="0" w:space="0" w:color="auto"/>
                        <w:bottom w:val="none" w:sz="0" w:space="0" w:color="auto"/>
                        <w:right w:val="none" w:sz="0" w:space="0" w:color="auto"/>
                      </w:divBdr>
                      <w:divsChild>
                        <w:div w:id="94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245158">
      <w:bodyDiv w:val="1"/>
      <w:marLeft w:val="0"/>
      <w:marRight w:val="0"/>
      <w:marTop w:val="0"/>
      <w:marBottom w:val="0"/>
      <w:divBdr>
        <w:top w:val="none" w:sz="0" w:space="0" w:color="auto"/>
        <w:left w:val="none" w:sz="0" w:space="0" w:color="auto"/>
        <w:bottom w:val="none" w:sz="0" w:space="0" w:color="auto"/>
        <w:right w:val="none" w:sz="0" w:space="0" w:color="auto"/>
      </w:divBdr>
    </w:div>
    <w:div w:id="1259019361">
      <w:bodyDiv w:val="1"/>
      <w:marLeft w:val="0"/>
      <w:marRight w:val="0"/>
      <w:marTop w:val="0"/>
      <w:marBottom w:val="0"/>
      <w:divBdr>
        <w:top w:val="none" w:sz="0" w:space="0" w:color="auto"/>
        <w:left w:val="none" w:sz="0" w:space="0" w:color="auto"/>
        <w:bottom w:val="none" w:sz="0" w:space="0" w:color="auto"/>
        <w:right w:val="none" w:sz="0" w:space="0" w:color="auto"/>
      </w:divBdr>
    </w:div>
    <w:div w:id="1259220090">
      <w:bodyDiv w:val="1"/>
      <w:marLeft w:val="0"/>
      <w:marRight w:val="0"/>
      <w:marTop w:val="0"/>
      <w:marBottom w:val="0"/>
      <w:divBdr>
        <w:top w:val="none" w:sz="0" w:space="0" w:color="auto"/>
        <w:left w:val="none" w:sz="0" w:space="0" w:color="auto"/>
        <w:bottom w:val="none" w:sz="0" w:space="0" w:color="auto"/>
        <w:right w:val="none" w:sz="0" w:space="0" w:color="auto"/>
      </w:divBdr>
    </w:div>
    <w:div w:id="1260404701">
      <w:bodyDiv w:val="1"/>
      <w:marLeft w:val="0"/>
      <w:marRight w:val="0"/>
      <w:marTop w:val="0"/>
      <w:marBottom w:val="0"/>
      <w:divBdr>
        <w:top w:val="none" w:sz="0" w:space="0" w:color="auto"/>
        <w:left w:val="none" w:sz="0" w:space="0" w:color="auto"/>
        <w:bottom w:val="none" w:sz="0" w:space="0" w:color="auto"/>
        <w:right w:val="none" w:sz="0" w:space="0" w:color="auto"/>
      </w:divBdr>
    </w:div>
    <w:div w:id="1261376780">
      <w:bodyDiv w:val="1"/>
      <w:marLeft w:val="0"/>
      <w:marRight w:val="0"/>
      <w:marTop w:val="0"/>
      <w:marBottom w:val="0"/>
      <w:divBdr>
        <w:top w:val="none" w:sz="0" w:space="0" w:color="auto"/>
        <w:left w:val="none" w:sz="0" w:space="0" w:color="auto"/>
        <w:bottom w:val="none" w:sz="0" w:space="0" w:color="auto"/>
        <w:right w:val="none" w:sz="0" w:space="0" w:color="auto"/>
      </w:divBdr>
    </w:div>
    <w:div w:id="1263146902">
      <w:bodyDiv w:val="1"/>
      <w:marLeft w:val="0"/>
      <w:marRight w:val="0"/>
      <w:marTop w:val="0"/>
      <w:marBottom w:val="0"/>
      <w:divBdr>
        <w:top w:val="none" w:sz="0" w:space="0" w:color="auto"/>
        <w:left w:val="none" w:sz="0" w:space="0" w:color="auto"/>
        <w:bottom w:val="none" w:sz="0" w:space="0" w:color="auto"/>
        <w:right w:val="none" w:sz="0" w:space="0" w:color="auto"/>
      </w:divBdr>
    </w:div>
    <w:div w:id="1264343274">
      <w:bodyDiv w:val="1"/>
      <w:marLeft w:val="0"/>
      <w:marRight w:val="0"/>
      <w:marTop w:val="0"/>
      <w:marBottom w:val="0"/>
      <w:divBdr>
        <w:top w:val="none" w:sz="0" w:space="0" w:color="auto"/>
        <w:left w:val="none" w:sz="0" w:space="0" w:color="auto"/>
        <w:bottom w:val="none" w:sz="0" w:space="0" w:color="auto"/>
        <w:right w:val="none" w:sz="0" w:space="0" w:color="auto"/>
      </w:divBdr>
    </w:div>
    <w:div w:id="1264875290">
      <w:bodyDiv w:val="1"/>
      <w:marLeft w:val="0"/>
      <w:marRight w:val="0"/>
      <w:marTop w:val="0"/>
      <w:marBottom w:val="0"/>
      <w:divBdr>
        <w:top w:val="none" w:sz="0" w:space="0" w:color="auto"/>
        <w:left w:val="none" w:sz="0" w:space="0" w:color="auto"/>
        <w:bottom w:val="none" w:sz="0" w:space="0" w:color="auto"/>
        <w:right w:val="none" w:sz="0" w:space="0" w:color="auto"/>
      </w:divBdr>
    </w:div>
    <w:div w:id="1267346150">
      <w:bodyDiv w:val="1"/>
      <w:marLeft w:val="0"/>
      <w:marRight w:val="0"/>
      <w:marTop w:val="0"/>
      <w:marBottom w:val="0"/>
      <w:divBdr>
        <w:top w:val="none" w:sz="0" w:space="0" w:color="auto"/>
        <w:left w:val="none" w:sz="0" w:space="0" w:color="auto"/>
        <w:bottom w:val="none" w:sz="0" w:space="0" w:color="auto"/>
        <w:right w:val="none" w:sz="0" w:space="0" w:color="auto"/>
      </w:divBdr>
    </w:div>
    <w:div w:id="1268847990">
      <w:bodyDiv w:val="1"/>
      <w:marLeft w:val="0"/>
      <w:marRight w:val="0"/>
      <w:marTop w:val="0"/>
      <w:marBottom w:val="0"/>
      <w:divBdr>
        <w:top w:val="none" w:sz="0" w:space="0" w:color="auto"/>
        <w:left w:val="none" w:sz="0" w:space="0" w:color="auto"/>
        <w:bottom w:val="none" w:sz="0" w:space="0" w:color="auto"/>
        <w:right w:val="none" w:sz="0" w:space="0" w:color="auto"/>
      </w:divBdr>
    </w:div>
    <w:div w:id="1269197273">
      <w:bodyDiv w:val="1"/>
      <w:marLeft w:val="0"/>
      <w:marRight w:val="0"/>
      <w:marTop w:val="0"/>
      <w:marBottom w:val="0"/>
      <w:divBdr>
        <w:top w:val="none" w:sz="0" w:space="0" w:color="auto"/>
        <w:left w:val="none" w:sz="0" w:space="0" w:color="auto"/>
        <w:bottom w:val="none" w:sz="0" w:space="0" w:color="auto"/>
        <w:right w:val="none" w:sz="0" w:space="0" w:color="auto"/>
      </w:divBdr>
    </w:div>
    <w:div w:id="1271351461">
      <w:bodyDiv w:val="1"/>
      <w:marLeft w:val="0"/>
      <w:marRight w:val="0"/>
      <w:marTop w:val="0"/>
      <w:marBottom w:val="0"/>
      <w:divBdr>
        <w:top w:val="none" w:sz="0" w:space="0" w:color="auto"/>
        <w:left w:val="none" w:sz="0" w:space="0" w:color="auto"/>
        <w:bottom w:val="none" w:sz="0" w:space="0" w:color="auto"/>
        <w:right w:val="none" w:sz="0" w:space="0" w:color="auto"/>
      </w:divBdr>
    </w:div>
    <w:div w:id="1271471538">
      <w:bodyDiv w:val="1"/>
      <w:marLeft w:val="0"/>
      <w:marRight w:val="0"/>
      <w:marTop w:val="0"/>
      <w:marBottom w:val="0"/>
      <w:divBdr>
        <w:top w:val="none" w:sz="0" w:space="0" w:color="auto"/>
        <w:left w:val="none" w:sz="0" w:space="0" w:color="auto"/>
        <w:bottom w:val="none" w:sz="0" w:space="0" w:color="auto"/>
        <w:right w:val="none" w:sz="0" w:space="0" w:color="auto"/>
      </w:divBdr>
      <w:divsChild>
        <w:div w:id="514073287">
          <w:marLeft w:val="0"/>
          <w:marRight w:val="0"/>
          <w:marTop w:val="0"/>
          <w:marBottom w:val="0"/>
          <w:divBdr>
            <w:top w:val="none" w:sz="0" w:space="0" w:color="auto"/>
            <w:left w:val="none" w:sz="0" w:space="0" w:color="auto"/>
            <w:bottom w:val="none" w:sz="0" w:space="0" w:color="auto"/>
            <w:right w:val="none" w:sz="0" w:space="0" w:color="auto"/>
          </w:divBdr>
        </w:div>
        <w:div w:id="855578174">
          <w:marLeft w:val="0"/>
          <w:marRight w:val="0"/>
          <w:marTop w:val="0"/>
          <w:marBottom w:val="0"/>
          <w:divBdr>
            <w:top w:val="none" w:sz="0" w:space="0" w:color="auto"/>
            <w:left w:val="none" w:sz="0" w:space="0" w:color="auto"/>
            <w:bottom w:val="none" w:sz="0" w:space="0" w:color="auto"/>
            <w:right w:val="none" w:sz="0" w:space="0" w:color="auto"/>
          </w:divBdr>
          <w:divsChild>
            <w:div w:id="475805678">
              <w:marLeft w:val="0"/>
              <w:marRight w:val="0"/>
              <w:marTop w:val="0"/>
              <w:marBottom w:val="0"/>
              <w:divBdr>
                <w:top w:val="none" w:sz="0" w:space="0" w:color="auto"/>
                <w:left w:val="none" w:sz="0" w:space="0" w:color="auto"/>
                <w:bottom w:val="none" w:sz="0" w:space="0" w:color="auto"/>
                <w:right w:val="none" w:sz="0" w:space="0" w:color="auto"/>
              </w:divBdr>
              <w:divsChild>
                <w:div w:id="4751236">
                  <w:marLeft w:val="0"/>
                  <w:marRight w:val="0"/>
                  <w:marTop w:val="0"/>
                  <w:marBottom w:val="0"/>
                  <w:divBdr>
                    <w:top w:val="single" w:sz="8" w:space="0" w:color="D5DADD"/>
                    <w:left w:val="single" w:sz="8" w:space="0" w:color="D5DADD"/>
                    <w:bottom w:val="single" w:sz="8" w:space="0" w:color="D5DADD"/>
                    <w:right w:val="single" w:sz="8" w:space="0" w:color="D5DADD"/>
                  </w:divBdr>
                  <w:divsChild>
                    <w:div w:id="1252620960">
                      <w:marLeft w:val="0"/>
                      <w:marRight w:val="0"/>
                      <w:marTop w:val="0"/>
                      <w:marBottom w:val="0"/>
                      <w:divBdr>
                        <w:top w:val="none" w:sz="0" w:space="0" w:color="auto"/>
                        <w:left w:val="none" w:sz="0" w:space="0" w:color="auto"/>
                        <w:bottom w:val="none" w:sz="0" w:space="0" w:color="auto"/>
                        <w:right w:val="none" w:sz="0" w:space="0" w:color="auto"/>
                      </w:divBdr>
                      <w:divsChild>
                        <w:div w:id="660961314">
                          <w:marLeft w:val="0"/>
                          <w:marRight w:val="0"/>
                          <w:marTop w:val="0"/>
                          <w:marBottom w:val="0"/>
                          <w:divBdr>
                            <w:top w:val="none" w:sz="0" w:space="0" w:color="auto"/>
                            <w:left w:val="none" w:sz="0" w:space="0" w:color="auto"/>
                            <w:bottom w:val="none" w:sz="0" w:space="0" w:color="auto"/>
                            <w:right w:val="none" w:sz="0" w:space="0" w:color="auto"/>
                          </w:divBdr>
                          <w:divsChild>
                            <w:div w:id="6080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717101">
          <w:marLeft w:val="0"/>
          <w:marRight w:val="0"/>
          <w:marTop w:val="0"/>
          <w:marBottom w:val="0"/>
          <w:divBdr>
            <w:top w:val="none" w:sz="0" w:space="0" w:color="auto"/>
            <w:left w:val="none" w:sz="0" w:space="0" w:color="auto"/>
            <w:bottom w:val="none" w:sz="0" w:space="0" w:color="auto"/>
            <w:right w:val="none" w:sz="0" w:space="0" w:color="auto"/>
          </w:divBdr>
          <w:divsChild>
            <w:div w:id="1831478036">
              <w:marLeft w:val="0"/>
              <w:marRight w:val="0"/>
              <w:marTop w:val="0"/>
              <w:marBottom w:val="0"/>
              <w:divBdr>
                <w:top w:val="none" w:sz="0" w:space="0" w:color="auto"/>
                <w:left w:val="none" w:sz="0" w:space="0" w:color="auto"/>
                <w:bottom w:val="none" w:sz="0" w:space="0" w:color="auto"/>
                <w:right w:val="none" w:sz="0" w:space="0" w:color="auto"/>
              </w:divBdr>
              <w:divsChild>
                <w:div w:id="63527325">
                  <w:marLeft w:val="0"/>
                  <w:marRight w:val="0"/>
                  <w:marTop w:val="0"/>
                  <w:marBottom w:val="0"/>
                  <w:divBdr>
                    <w:top w:val="single" w:sz="8" w:space="0" w:color="D5DADD"/>
                    <w:left w:val="single" w:sz="8" w:space="0" w:color="D5DADD"/>
                    <w:bottom w:val="single" w:sz="8" w:space="0" w:color="D5DADD"/>
                    <w:right w:val="single" w:sz="8" w:space="0" w:color="D5DADD"/>
                  </w:divBdr>
                  <w:divsChild>
                    <w:div w:id="2139250955">
                      <w:marLeft w:val="0"/>
                      <w:marRight w:val="0"/>
                      <w:marTop w:val="0"/>
                      <w:marBottom w:val="0"/>
                      <w:divBdr>
                        <w:top w:val="none" w:sz="0" w:space="0" w:color="auto"/>
                        <w:left w:val="none" w:sz="0" w:space="0" w:color="auto"/>
                        <w:bottom w:val="none" w:sz="0" w:space="0" w:color="auto"/>
                        <w:right w:val="none" w:sz="0" w:space="0" w:color="auto"/>
                      </w:divBdr>
                      <w:divsChild>
                        <w:div w:id="206601525">
                          <w:marLeft w:val="0"/>
                          <w:marRight w:val="0"/>
                          <w:marTop w:val="0"/>
                          <w:marBottom w:val="0"/>
                          <w:divBdr>
                            <w:top w:val="none" w:sz="0" w:space="0" w:color="auto"/>
                            <w:left w:val="none" w:sz="0" w:space="0" w:color="auto"/>
                            <w:bottom w:val="none" w:sz="0" w:space="0" w:color="auto"/>
                            <w:right w:val="none" w:sz="0" w:space="0" w:color="auto"/>
                          </w:divBdr>
                          <w:divsChild>
                            <w:div w:id="15012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7083">
      <w:bodyDiv w:val="1"/>
      <w:marLeft w:val="0"/>
      <w:marRight w:val="0"/>
      <w:marTop w:val="0"/>
      <w:marBottom w:val="0"/>
      <w:divBdr>
        <w:top w:val="none" w:sz="0" w:space="0" w:color="auto"/>
        <w:left w:val="none" w:sz="0" w:space="0" w:color="auto"/>
        <w:bottom w:val="none" w:sz="0" w:space="0" w:color="auto"/>
        <w:right w:val="none" w:sz="0" w:space="0" w:color="auto"/>
      </w:divBdr>
    </w:div>
    <w:div w:id="1273441331">
      <w:bodyDiv w:val="1"/>
      <w:marLeft w:val="0"/>
      <w:marRight w:val="0"/>
      <w:marTop w:val="0"/>
      <w:marBottom w:val="0"/>
      <w:divBdr>
        <w:top w:val="none" w:sz="0" w:space="0" w:color="auto"/>
        <w:left w:val="none" w:sz="0" w:space="0" w:color="auto"/>
        <w:bottom w:val="none" w:sz="0" w:space="0" w:color="auto"/>
        <w:right w:val="none" w:sz="0" w:space="0" w:color="auto"/>
      </w:divBdr>
    </w:div>
    <w:div w:id="1275793467">
      <w:bodyDiv w:val="1"/>
      <w:marLeft w:val="0"/>
      <w:marRight w:val="0"/>
      <w:marTop w:val="0"/>
      <w:marBottom w:val="0"/>
      <w:divBdr>
        <w:top w:val="none" w:sz="0" w:space="0" w:color="auto"/>
        <w:left w:val="none" w:sz="0" w:space="0" w:color="auto"/>
        <w:bottom w:val="none" w:sz="0" w:space="0" w:color="auto"/>
        <w:right w:val="none" w:sz="0" w:space="0" w:color="auto"/>
      </w:divBdr>
    </w:div>
    <w:div w:id="1276988601">
      <w:bodyDiv w:val="1"/>
      <w:marLeft w:val="0"/>
      <w:marRight w:val="0"/>
      <w:marTop w:val="0"/>
      <w:marBottom w:val="0"/>
      <w:divBdr>
        <w:top w:val="none" w:sz="0" w:space="0" w:color="auto"/>
        <w:left w:val="none" w:sz="0" w:space="0" w:color="auto"/>
        <w:bottom w:val="none" w:sz="0" w:space="0" w:color="auto"/>
        <w:right w:val="none" w:sz="0" w:space="0" w:color="auto"/>
      </w:divBdr>
      <w:divsChild>
        <w:div w:id="614140873">
          <w:marLeft w:val="1267"/>
          <w:marRight w:val="0"/>
          <w:marTop w:val="0"/>
          <w:marBottom w:val="0"/>
          <w:divBdr>
            <w:top w:val="none" w:sz="0" w:space="0" w:color="auto"/>
            <w:left w:val="none" w:sz="0" w:space="0" w:color="auto"/>
            <w:bottom w:val="none" w:sz="0" w:space="0" w:color="auto"/>
            <w:right w:val="none" w:sz="0" w:space="0" w:color="auto"/>
          </w:divBdr>
        </w:div>
        <w:div w:id="979649569">
          <w:marLeft w:val="1267"/>
          <w:marRight w:val="0"/>
          <w:marTop w:val="0"/>
          <w:marBottom w:val="0"/>
          <w:divBdr>
            <w:top w:val="none" w:sz="0" w:space="0" w:color="auto"/>
            <w:left w:val="none" w:sz="0" w:space="0" w:color="auto"/>
            <w:bottom w:val="none" w:sz="0" w:space="0" w:color="auto"/>
            <w:right w:val="none" w:sz="0" w:space="0" w:color="auto"/>
          </w:divBdr>
        </w:div>
        <w:div w:id="1181090059">
          <w:marLeft w:val="1267"/>
          <w:marRight w:val="0"/>
          <w:marTop w:val="0"/>
          <w:marBottom w:val="0"/>
          <w:divBdr>
            <w:top w:val="none" w:sz="0" w:space="0" w:color="auto"/>
            <w:left w:val="none" w:sz="0" w:space="0" w:color="auto"/>
            <w:bottom w:val="none" w:sz="0" w:space="0" w:color="auto"/>
            <w:right w:val="none" w:sz="0" w:space="0" w:color="auto"/>
          </w:divBdr>
        </w:div>
        <w:div w:id="2000186058">
          <w:marLeft w:val="1267"/>
          <w:marRight w:val="0"/>
          <w:marTop w:val="0"/>
          <w:marBottom w:val="0"/>
          <w:divBdr>
            <w:top w:val="none" w:sz="0" w:space="0" w:color="auto"/>
            <w:left w:val="none" w:sz="0" w:space="0" w:color="auto"/>
            <w:bottom w:val="none" w:sz="0" w:space="0" w:color="auto"/>
            <w:right w:val="none" w:sz="0" w:space="0" w:color="auto"/>
          </w:divBdr>
        </w:div>
      </w:divsChild>
    </w:div>
    <w:div w:id="1279021024">
      <w:bodyDiv w:val="1"/>
      <w:marLeft w:val="0"/>
      <w:marRight w:val="0"/>
      <w:marTop w:val="0"/>
      <w:marBottom w:val="0"/>
      <w:divBdr>
        <w:top w:val="none" w:sz="0" w:space="0" w:color="auto"/>
        <w:left w:val="none" w:sz="0" w:space="0" w:color="auto"/>
        <w:bottom w:val="none" w:sz="0" w:space="0" w:color="auto"/>
        <w:right w:val="none" w:sz="0" w:space="0" w:color="auto"/>
      </w:divBdr>
    </w:div>
    <w:div w:id="1279334621">
      <w:bodyDiv w:val="1"/>
      <w:marLeft w:val="0"/>
      <w:marRight w:val="0"/>
      <w:marTop w:val="0"/>
      <w:marBottom w:val="0"/>
      <w:divBdr>
        <w:top w:val="none" w:sz="0" w:space="0" w:color="auto"/>
        <w:left w:val="none" w:sz="0" w:space="0" w:color="auto"/>
        <w:bottom w:val="none" w:sz="0" w:space="0" w:color="auto"/>
        <w:right w:val="none" w:sz="0" w:space="0" w:color="auto"/>
      </w:divBdr>
      <w:divsChild>
        <w:div w:id="899826428">
          <w:marLeft w:val="0"/>
          <w:marRight w:val="0"/>
          <w:marTop w:val="0"/>
          <w:marBottom w:val="0"/>
          <w:divBdr>
            <w:top w:val="none" w:sz="0" w:space="0" w:color="auto"/>
            <w:left w:val="none" w:sz="0" w:space="0" w:color="auto"/>
            <w:bottom w:val="none" w:sz="0" w:space="0" w:color="auto"/>
            <w:right w:val="none" w:sz="0" w:space="0" w:color="auto"/>
          </w:divBdr>
        </w:div>
      </w:divsChild>
    </w:div>
    <w:div w:id="1281448346">
      <w:bodyDiv w:val="1"/>
      <w:marLeft w:val="0"/>
      <w:marRight w:val="0"/>
      <w:marTop w:val="0"/>
      <w:marBottom w:val="0"/>
      <w:divBdr>
        <w:top w:val="none" w:sz="0" w:space="0" w:color="auto"/>
        <w:left w:val="none" w:sz="0" w:space="0" w:color="auto"/>
        <w:bottom w:val="none" w:sz="0" w:space="0" w:color="auto"/>
        <w:right w:val="none" w:sz="0" w:space="0" w:color="auto"/>
      </w:divBdr>
    </w:div>
    <w:div w:id="1284389315">
      <w:bodyDiv w:val="1"/>
      <w:marLeft w:val="0"/>
      <w:marRight w:val="0"/>
      <w:marTop w:val="0"/>
      <w:marBottom w:val="0"/>
      <w:divBdr>
        <w:top w:val="none" w:sz="0" w:space="0" w:color="auto"/>
        <w:left w:val="none" w:sz="0" w:space="0" w:color="auto"/>
        <w:bottom w:val="none" w:sz="0" w:space="0" w:color="auto"/>
        <w:right w:val="none" w:sz="0" w:space="0" w:color="auto"/>
      </w:divBdr>
    </w:div>
    <w:div w:id="1284922421">
      <w:bodyDiv w:val="1"/>
      <w:marLeft w:val="0"/>
      <w:marRight w:val="0"/>
      <w:marTop w:val="0"/>
      <w:marBottom w:val="0"/>
      <w:divBdr>
        <w:top w:val="none" w:sz="0" w:space="0" w:color="auto"/>
        <w:left w:val="none" w:sz="0" w:space="0" w:color="auto"/>
        <w:bottom w:val="none" w:sz="0" w:space="0" w:color="auto"/>
        <w:right w:val="none" w:sz="0" w:space="0" w:color="auto"/>
      </w:divBdr>
      <w:divsChild>
        <w:div w:id="1622179597">
          <w:marLeft w:val="0"/>
          <w:marRight w:val="0"/>
          <w:marTop w:val="0"/>
          <w:marBottom w:val="0"/>
          <w:divBdr>
            <w:top w:val="none" w:sz="0" w:space="0" w:color="auto"/>
            <w:left w:val="none" w:sz="0" w:space="0" w:color="auto"/>
            <w:bottom w:val="none" w:sz="0" w:space="0" w:color="auto"/>
            <w:right w:val="none" w:sz="0" w:space="0" w:color="auto"/>
          </w:divBdr>
        </w:div>
      </w:divsChild>
    </w:div>
    <w:div w:id="1286303960">
      <w:bodyDiv w:val="1"/>
      <w:marLeft w:val="0"/>
      <w:marRight w:val="0"/>
      <w:marTop w:val="0"/>
      <w:marBottom w:val="0"/>
      <w:divBdr>
        <w:top w:val="none" w:sz="0" w:space="0" w:color="auto"/>
        <w:left w:val="none" w:sz="0" w:space="0" w:color="auto"/>
        <w:bottom w:val="none" w:sz="0" w:space="0" w:color="auto"/>
        <w:right w:val="none" w:sz="0" w:space="0" w:color="auto"/>
      </w:divBdr>
    </w:div>
    <w:div w:id="1288050170">
      <w:bodyDiv w:val="1"/>
      <w:marLeft w:val="0"/>
      <w:marRight w:val="0"/>
      <w:marTop w:val="0"/>
      <w:marBottom w:val="0"/>
      <w:divBdr>
        <w:top w:val="none" w:sz="0" w:space="0" w:color="auto"/>
        <w:left w:val="none" w:sz="0" w:space="0" w:color="auto"/>
        <w:bottom w:val="none" w:sz="0" w:space="0" w:color="auto"/>
        <w:right w:val="none" w:sz="0" w:space="0" w:color="auto"/>
      </w:divBdr>
    </w:div>
    <w:div w:id="1288509096">
      <w:bodyDiv w:val="1"/>
      <w:marLeft w:val="0"/>
      <w:marRight w:val="0"/>
      <w:marTop w:val="0"/>
      <w:marBottom w:val="0"/>
      <w:divBdr>
        <w:top w:val="none" w:sz="0" w:space="0" w:color="auto"/>
        <w:left w:val="none" w:sz="0" w:space="0" w:color="auto"/>
        <w:bottom w:val="none" w:sz="0" w:space="0" w:color="auto"/>
        <w:right w:val="none" w:sz="0" w:space="0" w:color="auto"/>
      </w:divBdr>
    </w:div>
    <w:div w:id="1288850347">
      <w:bodyDiv w:val="1"/>
      <w:marLeft w:val="0"/>
      <w:marRight w:val="0"/>
      <w:marTop w:val="0"/>
      <w:marBottom w:val="0"/>
      <w:divBdr>
        <w:top w:val="none" w:sz="0" w:space="0" w:color="auto"/>
        <w:left w:val="none" w:sz="0" w:space="0" w:color="auto"/>
        <w:bottom w:val="none" w:sz="0" w:space="0" w:color="auto"/>
        <w:right w:val="none" w:sz="0" w:space="0" w:color="auto"/>
      </w:divBdr>
    </w:div>
    <w:div w:id="1290624191">
      <w:bodyDiv w:val="1"/>
      <w:marLeft w:val="0"/>
      <w:marRight w:val="0"/>
      <w:marTop w:val="0"/>
      <w:marBottom w:val="0"/>
      <w:divBdr>
        <w:top w:val="none" w:sz="0" w:space="0" w:color="auto"/>
        <w:left w:val="none" w:sz="0" w:space="0" w:color="auto"/>
        <w:bottom w:val="none" w:sz="0" w:space="0" w:color="auto"/>
        <w:right w:val="none" w:sz="0" w:space="0" w:color="auto"/>
      </w:divBdr>
    </w:div>
    <w:div w:id="1292437811">
      <w:bodyDiv w:val="1"/>
      <w:marLeft w:val="0"/>
      <w:marRight w:val="0"/>
      <w:marTop w:val="0"/>
      <w:marBottom w:val="0"/>
      <w:divBdr>
        <w:top w:val="none" w:sz="0" w:space="0" w:color="auto"/>
        <w:left w:val="none" w:sz="0" w:space="0" w:color="auto"/>
        <w:bottom w:val="none" w:sz="0" w:space="0" w:color="auto"/>
        <w:right w:val="none" w:sz="0" w:space="0" w:color="auto"/>
      </w:divBdr>
    </w:div>
    <w:div w:id="1292594766">
      <w:bodyDiv w:val="1"/>
      <w:marLeft w:val="0"/>
      <w:marRight w:val="0"/>
      <w:marTop w:val="0"/>
      <w:marBottom w:val="0"/>
      <w:divBdr>
        <w:top w:val="none" w:sz="0" w:space="0" w:color="auto"/>
        <w:left w:val="none" w:sz="0" w:space="0" w:color="auto"/>
        <w:bottom w:val="none" w:sz="0" w:space="0" w:color="auto"/>
        <w:right w:val="none" w:sz="0" w:space="0" w:color="auto"/>
      </w:divBdr>
    </w:div>
    <w:div w:id="1294368354">
      <w:bodyDiv w:val="1"/>
      <w:marLeft w:val="0"/>
      <w:marRight w:val="0"/>
      <w:marTop w:val="0"/>
      <w:marBottom w:val="0"/>
      <w:divBdr>
        <w:top w:val="none" w:sz="0" w:space="0" w:color="auto"/>
        <w:left w:val="none" w:sz="0" w:space="0" w:color="auto"/>
        <w:bottom w:val="none" w:sz="0" w:space="0" w:color="auto"/>
        <w:right w:val="none" w:sz="0" w:space="0" w:color="auto"/>
      </w:divBdr>
    </w:div>
    <w:div w:id="1294484297">
      <w:bodyDiv w:val="1"/>
      <w:marLeft w:val="0"/>
      <w:marRight w:val="0"/>
      <w:marTop w:val="0"/>
      <w:marBottom w:val="0"/>
      <w:divBdr>
        <w:top w:val="none" w:sz="0" w:space="0" w:color="auto"/>
        <w:left w:val="none" w:sz="0" w:space="0" w:color="auto"/>
        <w:bottom w:val="none" w:sz="0" w:space="0" w:color="auto"/>
        <w:right w:val="none" w:sz="0" w:space="0" w:color="auto"/>
      </w:divBdr>
    </w:div>
    <w:div w:id="1294823032">
      <w:bodyDiv w:val="1"/>
      <w:marLeft w:val="0"/>
      <w:marRight w:val="0"/>
      <w:marTop w:val="0"/>
      <w:marBottom w:val="0"/>
      <w:divBdr>
        <w:top w:val="none" w:sz="0" w:space="0" w:color="auto"/>
        <w:left w:val="none" w:sz="0" w:space="0" w:color="auto"/>
        <w:bottom w:val="none" w:sz="0" w:space="0" w:color="auto"/>
        <w:right w:val="none" w:sz="0" w:space="0" w:color="auto"/>
      </w:divBdr>
    </w:div>
    <w:div w:id="1295409797">
      <w:bodyDiv w:val="1"/>
      <w:marLeft w:val="0"/>
      <w:marRight w:val="0"/>
      <w:marTop w:val="0"/>
      <w:marBottom w:val="0"/>
      <w:divBdr>
        <w:top w:val="none" w:sz="0" w:space="0" w:color="auto"/>
        <w:left w:val="none" w:sz="0" w:space="0" w:color="auto"/>
        <w:bottom w:val="none" w:sz="0" w:space="0" w:color="auto"/>
        <w:right w:val="none" w:sz="0" w:space="0" w:color="auto"/>
      </w:divBdr>
    </w:div>
    <w:div w:id="1295523817">
      <w:bodyDiv w:val="1"/>
      <w:marLeft w:val="0"/>
      <w:marRight w:val="0"/>
      <w:marTop w:val="0"/>
      <w:marBottom w:val="0"/>
      <w:divBdr>
        <w:top w:val="none" w:sz="0" w:space="0" w:color="auto"/>
        <w:left w:val="none" w:sz="0" w:space="0" w:color="auto"/>
        <w:bottom w:val="none" w:sz="0" w:space="0" w:color="auto"/>
        <w:right w:val="none" w:sz="0" w:space="0" w:color="auto"/>
      </w:divBdr>
    </w:div>
    <w:div w:id="1295718476">
      <w:bodyDiv w:val="1"/>
      <w:marLeft w:val="0"/>
      <w:marRight w:val="0"/>
      <w:marTop w:val="0"/>
      <w:marBottom w:val="0"/>
      <w:divBdr>
        <w:top w:val="none" w:sz="0" w:space="0" w:color="auto"/>
        <w:left w:val="none" w:sz="0" w:space="0" w:color="auto"/>
        <w:bottom w:val="none" w:sz="0" w:space="0" w:color="auto"/>
        <w:right w:val="none" w:sz="0" w:space="0" w:color="auto"/>
      </w:divBdr>
    </w:div>
    <w:div w:id="1296988700">
      <w:bodyDiv w:val="1"/>
      <w:marLeft w:val="0"/>
      <w:marRight w:val="0"/>
      <w:marTop w:val="0"/>
      <w:marBottom w:val="0"/>
      <w:divBdr>
        <w:top w:val="none" w:sz="0" w:space="0" w:color="auto"/>
        <w:left w:val="none" w:sz="0" w:space="0" w:color="auto"/>
        <w:bottom w:val="none" w:sz="0" w:space="0" w:color="auto"/>
        <w:right w:val="none" w:sz="0" w:space="0" w:color="auto"/>
      </w:divBdr>
    </w:div>
    <w:div w:id="1297030995">
      <w:bodyDiv w:val="1"/>
      <w:marLeft w:val="0"/>
      <w:marRight w:val="0"/>
      <w:marTop w:val="0"/>
      <w:marBottom w:val="0"/>
      <w:divBdr>
        <w:top w:val="none" w:sz="0" w:space="0" w:color="auto"/>
        <w:left w:val="none" w:sz="0" w:space="0" w:color="auto"/>
        <w:bottom w:val="none" w:sz="0" w:space="0" w:color="auto"/>
        <w:right w:val="none" w:sz="0" w:space="0" w:color="auto"/>
      </w:divBdr>
    </w:div>
    <w:div w:id="1297182524">
      <w:bodyDiv w:val="1"/>
      <w:marLeft w:val="0"/>
      <w:marRight w:val="0"/>
      <w:marTop w:val="0"/>
      <w:marBottom w:val="0"/>
      <w:divBdr>
        <w:top w:val="none" w:sz="0" w:space="0" w:color="auto"/>
        <w:left w:val="none" w:sz="0" w:space="0" w:color="auto"/>
        <w:bottom w:val="none" w:sz="0" w:space="0" w:color="auto"/>
        <w:right w:val="none" w:sz="0" w:space="0" w:color="auto"/>
      </w:divBdr>
    </w:div>
    <w:div w:id="1297755118">
      <w:bodyDiv w:val="1"/>
      <w:marLeft w:val="0"/>
      <w:marRight w:val="0"/>
      <w:marTop w:val="0"/>
      <w:marBottom w:val="0"/>
      <w:divBdr>
        <w:top w:val="none" w:sz="0" w:space="0" w:color="auto"/>
        <w:left w:val="none" w:sz="0" w:space="0" w:color="auto"/>
        <w:bottom w:val="none" w:sz="0" w:space="0" w:color="auto"/>
        <w:right w:val="none" w:sz="0" w:space="0" w:color="auto"/>
      </w:divBdr>
    </w:div>
    <w:div w:id="1298684262">
      <w:bodyDiv w:val="1"/>
      <w:marLeft w:val="0"/>
      <w:marRight w:val="0"/>
      <w:marTop w:val="0"/>
      <w:marBottom w:val="0"/>
      <w:divBdr>
        <w:top w:val="none" w:sz="0" w:space="0" w:color="auto"/>
        <w:left w:val="none" w:sz="0" w:space="0" w:color="auto"/>
        <w:bottom w:val="none" w:sz="0" w:space="0" w:color="auto"/>
        <w:right w:val="none" w:sz="0" w:space="0" w:color="auto"/>
      </w:divBdr>
    </w:div>
    <w:div w:id="1299383968">
      <w:bodyDiv w:val="1"/>
      <w:marLeft w:val="0"/>
      <w:marRight w:val="0"/>
      <w:marTop w:val="0"/>
      <w:marBottom w:val="0"/>
      <w:divBdr>
        <w:top w:val="none" w:sz="0" w:space="0" w:color="auto"/>
        <w:left w:val="none" w:sz="0" w:space="0" w:color="auto"/>
        <w:bottom w:val="none" w:sz="0" w:space="0" w:color="auto"/>
        <w:right w:val="none" w:sz="0" w:space="0" w:color="auto"/>
      </w:divBdr>
      <w:divsChild>
        <w:div w:id="1621035682">
          <w:marLeft w:val="0"/>
          <w:marRight w:val="0"/>
          <w:marTop w:val="0"/>
          <w:marBottom w:val="0"/>
          <w:divBdr>
            <w:top w:val="none" w:sz="0" w:space="0" w:color="auto"/>
            <w:left w:val="none" w:sz="0" w:space="0" w:color="auto"/>
            <w:bottom w:val="none" w:sz="0" w:space="0" w:color="auto"/>
            <w:right w:val="none" w:sz="0" w:space="0" w:color="auto"/>
          </w:divBdr>
        </w:div>
        <w:div w:id="2026443682">
          <w:marLeft w:val="0"/>
          <w:marRight w:val="0"/>
          <w:marTop w:val="0"/>
          <w:marBottom w:val="0"/>
          <w:divBdr>
            <w:top w:val="none" w:sz="0" w:space="0" w:color="auto"/>
            <w:left w:val="none" w:sz="0" w:space="0" w:color="auto"/>
            <w:bottom w:val="none" w:sz="0" w:space="0" w:color="auto"/>
            <w:right w:val="none" w:sz="0" w:space="0" w:color="auto"/>
          </w:divBdr>
          <w:divsChild>
            <w:div w:id="485899146">
              <w:marLeft w:val="0"/>
              <w:marRight w:val="0"/>
              <w:marTop w:val="0"/>
              <w:marBottom w:val="0"/>
              <w:divBdr>
                <w:top w:val="single" w:sz="6" w:space="0" w:color="EAECEE"/>
                <w:left w:val="single" w:sz="6" w:space="0" w:color="EAECEE"/>
                <w:bottom w:val="single" w:sz="18" w:space="0" w:color="EAECEE"/>
                <w:right w:val="single" w:sz="6" w:space="0" w:color="EAECEE"/>
              </w:divBdr>
              <w:divsChild>
                <w:div w:id="2034572431">
                  <w:marLeft w:val="0"/>
                  <w:marRight w:val="0"/>
                  <w:marTop w:val="0"/>
                  <w:marBottom w:val="0"/>
                  <w:divBdr>
                    <w:top w:val="none" w:sz="0" w:space="0" w:color="auto"/>
                    <w:left w:val="none" w:sz="0" w:space="0" w:color="auto"/>
                    <w:bottom w:val="none" w:sz="0" w:space="0" w:color="auto"/>
                    <w:right w:val="none" w:sz="0" w:space="0" w:color="auto"/>
                  </w:divBdr>
                  <w:divsChild>
                    <w:div w:id="16377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0076">
              <w:marLeft w:val="0"/>
              <w:marRight w:val="0"/>
              <w:marTop w:val="0"/>
              <w:marBottom w:val="0"/>
              <w:divBdr>
                <w:top w:val="none" w:sz="0" w:space="0" w:color="auto"/>
                <w:left w:val="none" w:sz="0" w:space="0" w:color="auto"/>
                <w:bottom w:val="none" w:sz="0" w:space="0" w:color="auto"/>
                <w:right w:val="none" w:sz="0" w:space="0" w:color="auto"/>
              </w:divBdr>
              <w:divsChild>
                <w:div w:id="1005548523">
                  <w:marLeft w:val="0"/>
                  <w:marRight w:val="0"/>
                  <w:marTop w:val="0"/>
                  <w:marBottom w:val="0"/>
                  <w:divBdr>
                    <w:top w:val="none" w:sz="0" w:space="0" w:color="auto"/>
                    <w:left w:val="none" w:sz="0" w:space="0" w:color="auto"/>
                    <w:bottom w:val="none" w:sz="0" w:space="0" w:color="auto"/>
                    <w:right w:val="none" w:sz="0" w:space="0" w:color="auto"/>
                  </w:divBdr>
                </w:div>
                <w:div w:id="1563636345">
                  <w:marLeft w:val="0"/>
                  <w:marRight w:val="0"/>
                  <w:marTop w:val="0"/>
                  <w:marBottom w:val="0"/>
                  <w:divBdr>
                    <w:top w:val="none" w:sz="0" w:space="0" w:color="auto"/>
                    <w:left w:val="none" w:sz="0" w:space="0" w:color="auto"/>
                    <w:bottom w:val="none" w:sz="0" w:space="0" w:color="auto"/>
                    <w:right w:val="none" w:sz="0" w:space="0" w:color="auto"/>
                  </w:divBdr>
                  <w:divsChild>
                    <w:div w:id="1338343104">
                      <w:marLeft w:val="0"/>
                      <w:marRight w:val="0"/>
                      <w:marTop w:val="0"/>
                      <w:marBottom w:val="0"/>
                      <w:divBdr>
                        <w:top w:val="none" w:sz="0" w:space="0" w:color="auto"/>
                        <w:left w:val="none" w:sz="0" w:space="0" w:color="auto"/>
                        <w:bottom w:val="none" w:sz="0" w:space="0" w:color="auto"/>
                        <w:right w:val="none" w:sz="0" w:space="0" w:color="auto"/>
                      </w:divBdr>
                      <w:divsChild>
                        <w:div w:id="1856185639">
                          <w:marLeft w:val="0"/>
                          <w:marRight w:val="0"/>
                          <w:marTop w:val="0"/>
                          <w:marBottom w:val="0"/>
                          <w:divBdr>
                            <w:top w:val="none" w:sz="0" w:space="0" w:color="auto"/>
                            <w:left w:val="none" w:sz="0" w:space="0" w:color="auto"/>
                            <w:bottom w:val="none" w:sz="0" w:space="0" w:color="auto"/>
                            <w:right w:val="none" w:sz="0" w:space="0" w:color="auto"/>
                          </w:divBdr>
                          <w:divsChild>
                            <w:div w:id="446236481">
                              <w:marLeft w:val="0"/>
                              <w:marRight w:val="0"/>
                              <w:marTop w:val="0"/>
                              <w:marBottom w:val="0"/>
                              <w:divBdr>
                                <w:top w:val="none" w:sz="0" w:space="0" w:color="auto"/>
                                <w:left w:val="none" w:sz="0" w:space="0" w:color="auto"/>
                                <w:bottom w:val="none" w:sz="0" w:space="0" w:color="auto"/>
                                <w:right w:val="none" w:sz="0" w:space="0" w:color="auto"/>
                              </w:divBdr>
                            </w:div>
                            <w:div w:id="1524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3700">
                      <w:marLeft w:val="0"/>
                      <w:marRight w:val="0"/>
                      <w:marTop w:val="0"/>
                      <w:marBottom w:val="0"/>
                      <w:divBdr>
                        <w:top w:val="none" w:sz="0" w:space="0" w:color="auto"/>
                        <w:left w:val="none" w:sz="0" w:space="0" w:color="auto"/>
                        <w:bottom w:val="none" w:sz="0" w:space="0" w:color="auto"/>
                        <w:right w:val="none" w:sz="0" w:space="0" w:color="auto"/>
                      </w:divBdr>
                      <w:divsChild>
                        <w:div w:id="411315833">
                          <w:marLeft w:val="0"/>
                          <w:marRight w:val="0"/>
                          <w:marTop w:val="0"/>
                          <w:marBottom w:val="0"/>
                          <w:divBdr>
                            <w:top w:val="none" w:sz="0" w:space="0" w:color="auto"/>
                            <w:left w:val="none" w:sz="0" w:space="0" w:color="auto"/>
                            <w:bottom w:val="none" w:sz="0" w:space="0" w:color="auto"/>
                            <w:right w:val="none" w:sz="0" w:space="0" w:color="auto"/>
                          </w:divBdr>
                          <w:divsChild>
                            <w:div w:id="727262745">
                              <w:marLeft w:val="0"/>
                              <w:marRight w:val="0"/>
                              <w:marTop w:val="0"/>
                              <w:marBottom w:val="0"/>
                              <w:divBdr>
                                <w:top w:val="none" w:sz="0" w:space="0" w:color="auto"/>
                                <w:left w:val="none" w:sz="0" w:space="0" w:color="auto"/>
                                <w:bottom w:val="none" w:sz="0" w:space="0" w:color="auto"/>
                                <w:right w:val="none" w:sz="0" w:space="0" w:color="auto"/>
                              </w:divBdr>
                            </w:div>
                            <w:div w:id="8168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83021">
      <w:bodyDiv w:val="1"/>
      <w:marLeft w:val="0"/>
      <w:marRight w:val="0"/>
      <w:marTop w:val="0"/>
      <w:marBottom w:val="0"/>
      <w:divBdr>
        <w:top w:val="none" w:sz="0" w:space="0" w:color="auto"/>
        <w:left w:val="none" w:sz="0" w:space="0" w:color="auto"/>
        <w:bottom w:val="none" w:sz="0" w:space="0" w:color="auto"/>
        <w:right w:val="none" w:sz="0" w:space="0" w:color="auto"/>
      </w:divBdr>
    </w:div>
    <w:div w:id="1302035646">
      <w:bodyDiv w:val="1"/>
      <w:marLeft w:val="0"/>
      <w:marRight w:val="0"/>
      <w:marTop w:val="0"/>
      <w:marBottom w:val="0"/>
      <w:divBdr>
        <w:top w:val="none" w:sz="0" w:space="0" w:color="auto"/>
        <w:left w:val="none" w:sz="0" w:space="0" w:color="auto"/>
        <w:bottom w:val="none" w:sz="0" w:space="0" w:color="auto"/>
        <w:right w:val="none" w:sz="0" w:space="0" w:color="auto"/>
      </w:divBdr>
    </w:div>
    <w:div w:id="1303003118">
      <w:bodyDiv w:val="1"/>
      <w:marLeft w:val="0"/>
      <w:marRight w:val="0"/>
      <w:marTop w:val="0"/>
      <w:marBottom w:val="0"/>
      <w:divBdr>
        <w:top w:val="none" w:sz="0" w:space="0" w:color="auto"/>
        <w:left w:val="none" w:sz="0" w:space="0" w:color="auto"/>
        <w:bottom w:val="none" w:sz="0" w:space="0" w:color="auto"/>
        <w:right w:val="none" w:sz="0" w:space="0" w:color="auto"/>
      </w:divBdr>
    </w:div>
    <w:div w:id="1303851984">
      <w:bodyDiv w:val="1"/>
      <w:marLeft w:val="0"/>
      <w:marRight w:val="0"/>
      <w:marTop w:val="0"/>
      <w:marBottom w:val="0"/>
      <w:divBdr>
        <w:top w:val="none" w:sz="0" w:space="0" w:color="auto"/>
        <w:left w:val="none" w:sz="0" w:space="0" w:color="auto"/>
        <w:bottom w:val="none" w:sz="0" w:space="0" w:color="auto"/>
        <w:right w:val="none" w:sz="0" w:space="0" w:color="auto"/>
      </w:divBdr>
    </w:div>
    <w:div w:id="1304046448">
      <w:bodyDiv w:val="1"/>
      <w:marLeft w:val="0"/>
      <w:marRight w:val="0"/>
      <w:marTop w:val="0"/>
      <w:marBottom w:val="0"/>
      <w:divBdr>
        <w:top w:val="none" w:sz="0" w:space="0" w:color="auto"/>
        <w:left w:val="none" w:sz="0" w:space="0" w:color="auto"/>
        <w:bottom w:val="none" w:sz="0" w:space="0" w:color="auto"/>
        <w:right w:val="none" w:sz="0" w:space="0" w:color="auto"/>
      </w:divBdr>
    </w:div>
    <w:div w:id="1305156848">
      <w:bodyDiv w:val="1"/>
      <w:marLeft w:val="0"/>
      <w:marRight w:val="0"/>
      <w:marTop w:val="0"/>
      <w:marBottom w:val="0"/>
      <w:divBdr>
        <w:top w:val="none" w:sz="0" w:space="0" w:color="auto"/>
        <w:left w:val="none" w:sz="0" w:space="0" w:color="auto"/>
        <w:bottom w:val="none" w:sz="0" w:space="0" w:color="auto"/>
        <w:right w:val="none" w:sz="0" w:space="0" w:color="auto"/>
      </w:divBdr>
    </w:div>
    <w:div w:id="1308587909">
      <w:bodyDiv w:val="1"/>
      <w:marLeft w:val="0"/>
      <w:marRight w:val="0"/>
      <w:marTop w:val="0"/>
      <w:marBottom w:val="0"/>
      <w:divBdr>
        <w:top w:val="none" w:sz="0" w:space="0" w:color="auto"/>
        <w:left w:val="none" w:sz="0" w:space="0" w:color="auto"/>
        <w:bottom w:val="none" w:sz="0" w:space="0" w:color="auto"/>
        <w:right w:val="none" w:sz="0" w:space="0" w:color="auto"/>
      </w:divBdr>
    </w:div>
    <w:div w:id="1308977676">
      <w:bodyDiv w:val="1"/>
      <w:marLeft w:val="0"/>
      <w:marRight w:val="0"/>
      <w:marTop w:val="0"/>
      <w:marBottom w:val="0"/>
      <w:divBdr>
        <w:top w:val="none" w:sz="0" w:space="0" w:color="auto"/>
        <w:left w:val="none" w:sz="0" w:space="0" w:color="auto"/>
        <w:bottom w:val="none" w:sz="0" w:space="0" w:color="auto"/>
        <w:right w:val="none" w:sz="0" w:space="0" w:color="auto"/>
      </w:divBdr>
    </w:div>
    <w:div w:id="1309748886">
      <w:bodyDiv w:val="1"/>
      <w:marLeft w:val="0"/>
      <w:marRight w:val="0"/>
      <w:marTop w:val="0"/>
      <w:marBottom w:val="0"/>
      <w:divBdr>
        <w:top w:val="none" w:sz="0" w:space="0" w:color="auto"/>
        <w:left w:val="none" w:sz="0" w:space="0" w:color="auto"/>
        <w:bottom w:val="none" w:sz="0" w:space="0" w:color="auto"/>
        <w:right w:val="none" w:sz="0" w:space="0" w:color="auto"/>
      </w:divBdr>
    </w:div>
    <w:div w:id="1311397432">
      <w:bodyDiv w:val="1"/>
      <w:marLeft w:val="0"/>
      <w:marRight w:val="0"/>
      <w:marTop w:val="0"/>
      <w:marBottom w:val="0"/>
      <w:divBdr>
        <w:top w:val="none" w:sz="0" w:space="0" w:color="auto"/>
        <w:left w:val="none" w:sz="0" w:space="0" w:color="auto"/>
        <w:bottom w:val="none" w:sz="0" w:space="0" w:color="auto"/>
        <w:right w:val="none" w:sz="0" w:space="0" w:color="auto"/>
      </w:divBdr>
    </w:div>
    <w:div w:id="1311865391">
      <w:bodyDiv w:val="1"/>
      <w:marLeft w:val="0"/>
      <w:marRight w:val="0"/>
      <w:marTop w:val="0"/>
      <w:marBottom w:val="0"/>
      <w:divBdr>
        <w:top w:val="none" w:sz="0" w:space="0" w:color="auto"/>
        <w:left w:val="none" w:sz="0" w:space="0" w:color="auto"/>
        <w:bottom w:val="none" w:sz="0" w:space="0" w:color="auto"/>
        <w:right w:val="none" w:sz="0" w:space="0" w:color="auto"/>
      </w:divBdr>
    </w:div>
    <w:div w:id="1312253926">
      <w:bodyDiv w:val="1"/>
      <w:marLeft w:val="0"/>
      <w:marRight w:val="0"/>
      <w:marTop w:val="0"/>
      <w:marBottom w:val="0"/>
      <w:divBdr>
        <w:top w:val="none" w:sz="0" w:space="0" w:color="auto"/>
        <w:left w:val="none" w:sz="0" w:space="0" w:color="auto"/>
        <w:bottom w:val="none" w:sz="0" w:space="0" w:color="auto"/>
        <w:right w:val="none" w:sz="0" w:space="0" w:color="auto"/>
      </w:divBdr>
    </w:div>
    <w:div w:id="1313489760">
      <w:bodyDiv w:val="1"/>
      <w:marLeft w:val="0"/>
      <w:marRight w:val="0"/>
      <w:marTop w:val="0"/>
      <w:marBottom w:val="0"/>
      <w:divBdr>
        <w:top w:val="none" w:sz="0" w:space="0" w:color="auto"/>
        <w:left w:val="none" w:sz="0" w:space="0" w:color="auto"/>
        <w:bottom w:val="none" w:sz="0" w:space="0" w:color="auto"/>
        <w:right w:val="none" w:sz="0" w:space="0" w:color="auto"/>
      </w:divBdr>
    </w:div>
    <w:div w:id="1313563995">
      <w:bodyDiv w:val="1"/>
      <w:marLeft w:val="0"/>
      <w:marRight w:val="0"/>
      <w:marTop w:val="0"/>
      <w:marBottom w:val="0"/>
      <w:divBdr>
        <w:top w:val="none" w:sz="0" w:space="0" w:color="auto"/>
        <w:left w:val="none" w:sz="0" w:space="0" w:color="auto"/>
        <w:bottom w:val="none" w:sz="0" w:space="0" w:color="auto"/>
        <w:right w:val="none" w:sz="0" w:space="0" w:color="auto"/>
      </w:divBdr>
    </w:div>
    <w:div w:id="1314018128">
      <w:bodyDiv w:val="1"/>
      <w:marLeft w:val="0"/>
      <w:marRight w:val="0"/>
      <w:marTop w:val="0"/>
      <w:marBottom w:val="0"/>
      <w:divBdr>
        <w:top w:val="none" w:sz="0" w:space="0" w:color="auto"/>
        <w:left w:val="none" w:sz="0" w:space="0" w:color="auto"/>
        <w:bottom w:val="none" w:sz="0" w:space="0" w:color="auto"/>
        <w:right w:val="none" w:sz="0" w:space="0" w:color="auto"/>
      </w:divBdr>
    </w:div>
    <w:div w:id="1316102106">
      <w:bodyDiv w:val="1"/>
      <w:marLeft w:val="0"/>
      <w:marRight w:val="0"/>
      <w:marTop w:val="0"/>
      <w:marBottom w:val="0"/>
      <w:divBdr>
        <w:top w:val="none" w:sz="0" w:space="0" w:color="auto"/>
        <w:left w:val="none" w:sz="0" w:space="0" w:color="auto"/>
        <w:bottom w:val="none" w:sz="0" w:space="0" w:color="auto"/>
        <w:right w:val="none" w:sz="0" w:space="0" w:color="auto"/>
      </w:divBdr>
    </w:div>
    <w:div w:id="1316446899">
      <w:bodyDiv w:val="1"/>
      <w:marLeft w:val="0"/>
      <w:marRight w:val="0"/>
      <w:marTop w:val="0"/>
      <w:marBottom w:val="0"/>
      <w:divBdr>
        <w:top w:val="none" w:sz="0" w:space="0" w:color="auto"/>
        <w:left w:val="none" w:sz="0" w:space="0" w:color="auto"/>
        <w:bottom w:val="none" w:sz="0" w:space="0" w:color="auto"/>
        <w:right w:val="none" w:sz="0" w:space="0" w:color="auto"/>
      </w:divBdr>
    </w:div>
    <w:div w:id="1316564252">
      <w:bodyDiv w:val="1"/>
      <w:marLeft w:val="0"/>
      <w:marRight w:val="0"/>
      <w:marTop w:val="0"/>
      <w:marBottom w:val="0"/>
      <w:divBdr>
        <w:top w:val="none" w:sz="0" w:space="0" w:color="auto"/>
        <w:left w:val="none" w:sz="0" w:space="0" w:color="auto"/>
        <w:bottom w:val="none" w:sz="0" w:space="0" w:color="auto"/>
        <w:right w:val="none" w:sz="0" w:space="0" w:color="auto"/>
      </w:divBdr>
      <w:divsChild>
        <w:div w:id="571547145">
          <w:marLeft w:val="0"/>
          <w:marRight w:val="0"/>
          <w:marTop w:val="0"/>
          <w:marBottom w:val="0"/>
          <w:divBdr>
            <w:top w:val="none" w:sz="0" w:space="0" w:color="auto"/>
            <w:left w:val="none" w:sz="0" w:space="0" w:color="auto"/>
            <w:bottom w:val="none" w:sz="0" w:space="0" w:color="auto"/>
            <w:right w:val="none" w:sz="0" w:space="0" w:color="auto"/>
          </w:divBdr>
        </w:div>
      </w:divsChild>
    </w:div>
    <w:div w:id="1316840513">
      <w:bodyDiv w:val="1"/>
      <w:marLeft w:val="0"/>
      <w:marRight w:val="0"/>
      <w:marTop w:val="0"/>
      <w:marBottom w:val="0"/>
      <w:divBdr>
        <w:top w:val="none" w:sz="0" w:space="0" w:color="auto"/>
        <w:left w:val="none" w:sz="0" w:space="0" w:color="auto"/>
        <w:bottom w:val="none" w:sz="0" w:space="0" w:color="auto"/>
        <w:right w:val="none" w:sz="0" w:space="0" w:color="auto"/>
      </w:divBdr>
    </w:div>
    <w:div w:id="1317298817">
      <w:bodyDiv w:val="1"/>
      <w:marLeft w:val="0"/>
      <w:marRight w:val="0"/>
      <w:marTop w:val="0"/>
      <w:marBottom w:val="0"/>
      <w:divBdr>
        <w:top w:val="none" w:sz="0" w:space="0" w:color="auto"/>
        <w:left w:val="none" w:sz="0" w:space="0" w:color="auto"/>
        <w:bottom w:val="none" w:sz="0" w:space="0" w:color="auto"/>
        <w:right w:val="none" w:sz="0" w:space="0" w:color="auto"/>
      </w:divBdr>
    </w:div>
    <w:div w:id="1318458282">
      <w:bodyDiv w:val="1"/>
      <w:marLeft w:val="0"/>
      <w:marRight w:val="0"/>
      <w:marTop w:val="0"/>
      <w:marBottom w:val="0"/>
      <w:divBdr>
        <w:top w:val="none" w:sz="0" w:space="0" w:color="auto"/>
        <w:left w:val="none" w:sz="0" w:space="0" w:color="auto"/>
        <w:bottom w:val="none" w:sz="0" w:space="0" w:color="auto"/>
        <w:right w:val="none" w:sz="0" w:space="0" w:color="auto"/>
      </w:divBdr>
    </w:div>
    <w:div w:id="1320423909">
      <w:bodyDiv w:val="1"/>
      <w:marLeft w:val="0"/>
      <w:marRight w:val="0"/>
      <w:marTop w:val="0"/>
      <w:marBottom w:val="0"/>
      <w:divBdr>
        <w:top w:val="none" w:sz="0" w:space="0" w:color="auto"/>
        <w:left w:val="none" w:sz="0" w:space="0" w:color="auto"/>
        <w:bottom w:val="none" w:sz="0" w:space="0" w:color="auto"/>
        <w:right w:val="none" w:sz="0" w:space="0" w:color="auto"/>
      </w:divBdr>
    </w:div>
    <w:div w:id="1321157832">
      <w:bodyDiv w:val="1"/>
      <w:marLeft w:val="0"/>
      <w:marRight w:val="0"/>
      <w:marTop w:val="0"/>
      <w:marBottom w:val="0"/>
      <w:divBdr>
        <w:top w:val="none" w:sz="0" w:space="0" w:color="auto"/>
        <w:left w:val="none" w:sz="0" w:space="0" w:color="auto"/>
        <w:bottom w:val="none" w:sz="0" w:space="0" w:color="auto"/>
        <w:right w:val="none" w:sz="0" w:space="0" w:color="auto"/>
      </w:divBdr>
      <w:divsChild>
        <w:div w:id="575939604">
          <w:marLeft w:val="0"/>
          <w:marRight w:val="0"/>
          <w:marTop w:val="0"/>
          <w:marBottom w:val="0"/>
          <w:divBdr>
            <w:top w:val="none" w:sz="0" w:space="0" w:color="auto"/>
            <w:left w:val="none" w:sz="0" w:space="0" w:color="auto"/>
            <w:bottom w:val="none" w:sz="0" w:space="0" w:color="auto"/>
            <w:right w:val="none" w:sz="0" w:space="0" w:color="auto"/>
          </w:divBdr>
        </w:div>
      </w:divsChild>
    </w:div>
    <w:div w:id="1321696195">
      <w:bodyDiv w:val="1"/>
      <w:marLeft w:val="0"/>
      <w:marRight w:val="0"/>
      <w:marTop w:val="0"/>
      <w:marBottom w:val="0"/>
      <w:divBdr>
        <w:top w:val="none" w:sz="0" w:space="0" w:color="auto"/>
        <w:left w:val="none" w:sz="0" w:space="0" w:color="auto"/>
        <w:bottom w:val="none" w:sz="0" w:space="0" w:color="auto"/>
        <w:right w:val="none" w:sz="0" w:space="0" w:color="auto"/>
      </w:divBdr>
    </w:div>
    <w:div w:id="1324777243">
      <w:bodyDiv w:val="1"/>
      <w:marLeft w:val="0"/>
      <w:marRight w:val="0"/>
      <w:marTop w:val="0"/>
      <w:marBottom w:val="0"/>
      <w:divBdr>
        <w:top w:val="none" w:sz="0" w:space="0" w:color="auto"/>
        <w:left w:val="none" w:sz="0" w:space="0" w:color="auto"/>
        <w:bottom w:val="none" w:sz="0" w:space="0" w:color="auto"/>
        <w:right w:val="none" w:sz="0" w:space="0" w:color="auto"/>
      </w:divBdr>
    </w:div>
    <w:div w:id="1324820183">
      <w:bodyDiv w:val="1"/>
      <w:marLeft w:val="0"/>
      <w:marRight w:val="0"/>
      <w:marTop w:val="0"/>
      <w:marBottom w:val="0"/>
      <w:divBdr>
        <w:top w:val="none" w:sz="0" w:space="0" w:color="auto"/>
        <w:left w:val="none" w:sz="0" w:space="0" w:color="auto"/>
        <w:bottom w:val="none" w:sz="0" w:space="0" w:color="auto"/>
        <w:right w:val="none" w:sz="0" w:space="0" w:color="auto"/>
      </w:divBdr>
    </w:div>
    <w:div w:id="1325352347">
      <w:bodyDiv w:val="1"/>
      <w:marLeft w:val="0"/>
      <w:marRight w:val="0"/>
      <w:marTop w:val="0"/>
      <w:marBottom w:val="0"/>
      <w:divBdr>
        <w:top w:val="none" w:sz="0" w:space="0" w:color="auto"/>
        <w:left w:val="none" w:sz="0" w:space="0" w:color="auto"/>
        <w:bottom w:val="none" w:sz="0" w:space="0" w:color="auto"/>
        <w:right w:val="none" w:sz="0" w:space="0" w:color="auto"/>
      </w:divBdr>
    </w:div>
    <w:div w:id="1327242124">
      <w:bodyDiv w:val="1"/>
      <w:marLeft w:val="0"/>
      <w:marRight w:val="0"/>
      <w:marTop w:val="0"/>
      <w:marBottom w:val="0"/>
      <w:divBdr>
        <w:top w:val="none" w:sz="0" w:space="0" w:color="auto"/>
        <w:left w:val="none" w:sz="0" w:space="0" w:color="auto"/>
        <w:bottom w:val="none" w:sz="0" w:space="0" w:color="auto"/>
        <w:right w:val="none" w:sz="0" w:space="0" w:color="auto"/>
      </w:divBdr>
    </w:div>
    <w:div w:id="1328557233">
      <w:bodyDiv w:val="1"/>
      <w:marLeft w:val="0"/>
      <w:marRight w:val="0"/>
      <w:marTop w:val="0"/>
      <w:marBottom w:val="0"/>
      <w:divBdr>
        <w:top w:val="none" w:sz="0" w:space="0" w:color="auto"/>
        <w:left w:val="none" w:sz="0" w:space="0" w:color="auto"/>
        <w:bottom w:val="none" w:sz="0" w:space="0" w:color="auto"/>
        <w:right w:val="none" w:sz="0" w:space="0" w:color="auto"/>
      </w:divBdr>
    </w:div>
    <w:div w:id="1330137594">
      <w:bodyDiv w:val="1"/>
      <w:marLeft w:val="0"/>
      <w:marRight w:val="0"/>
      <w:marTop w:val="0"/>
      <w:marBottom w:val="0"/>
      <w:divBdr>
        <w:top w:val="none" w:sz="0" w:space="0" w:color="auto"/>
        <w:left w:val="none" w:sz="0" w:space="0" w:color="auto"/>
        <w:bottom w:val="none" w:sz="0" w:space="0" w:color="auto"/>
        <w:right w:val="none" w:sz="0" w:space="0" w:color="auto"/>
      </w:divBdr>
    </w:div>
    <w:div w:id="1330601120">
      <w:bodyDiv w:val="1"/>
      <w:marLeft w:val="0"/>
      <w:marRight w:val="0"/>
      <w:marTop w:val="0"/>
      <w:marBottom w:val="0"/>
      <w:divBdr>
        <w:top w:val="none" w:sz="0" w:space="0" w:color="auto"/>
        <w:left w:val="none" w:sz="0" w:space="0" w:color="auto"/>
        <w:bottom w:val="none" w:sz="0" w:space="0" w:color="auto"/>
        <w:right w:val="none" w:sz="0" w:space="0" w:color="auto"/>
      </w:divBdr>
    </w:div>
    <w:div w:id="1332104789">
      <w:bodyDiv w:val="1"/>
      <w:marLeft w:val="0"/>
      <w:marRight w:val="0"/>
      <w:marTop w:val="0"/>
      <w:marBottom w:val="0"/>
      <w:divBdr>
        <w:top w:val="none" w:sz="0" w:space="0" w:color="auto"/>
        <w:left w:val="none" w:sz="0" w:space="0" w:color="auto"/>
        <w:bottom w:val="none" w:sz="0" w:space="0" w:color="auto"/>
        <w:right w:val="none" w:sz="0" w:space="0" w:color="auto"/>
      </w:divBdr>
    </w:div>
    <w:div w:id="1335261829">
      <w:bodyDiv w:val="1"/>
      <w:marLeft w:val="0"/>
      <w:marRight w:val="0"/>
      <w:marTop w:val="0"/>
      <w:marBottom w:val="0"/>
      <w:divBdr>
        <w:top w:val="none" w:sz="0" w:space="0" w:color="auto"/>
        <w:left w:val="none" w:sz="0" w:space="0" w:color="auto"/>
        <w:bottom w:val="none" w:sz="0" w:space="0" w:color="auto"/>
        <w:right w:val="none" w:sz="0" w:space="0" w:color="auto"/>
      </w:divBdr>
    </w:div>
    <w:div w:id="1340112157">
      <w:bodyDiv w:val="1"/>
      <w:marLeft w:val="0"/>
      <w:marRight w:val="0"/>
      <w:marTop w:val="0"/>
      <w:marBottom w:val="0"/>
      <w:divBdr>
        <w:top w:val="none" w:sz="0" w:space="0" w:color="auto"/>
        <w:left w:val="none" w:sz="0" w:space="0" w:color="auto"/>
        <w:bottom w:val="none" w:sz="0" w:space="0" w:color="auto"/>
        <w:right w:val="none" w:sz="0" w:space="0" w:color="auto"/>
      </w:divBdr>
    </w:div>
    <w:div w:id="1341078540">
      <w:bodyDiv w:val="1"/>
      <w:marLeft w:val="0"/>
      <w:marRight w:val="0"/>
      <w:marTop w:val="0"/>
      <w:marBottom w:val="0"/>
      <w:divBdr>
        <w:top w:val="none" w:sz="0" w:space="0" w:color="auto"/>
        <w:left w:val="none" w:sz="0" w:space="0" w:color="auto"/>
        <w:bottom w:val="none" w:sz="0" w:space="0" w:color="auto"/>
        <w:right w:val="none" w:sz="0" w:space="0" w:color="auto"/>
      </w:divBdr>
    </w:div>
    <w:div w:id="1342195322">
      <w:bodyDiv w:val="1"/>
      <w:marLeft w:val="0"/>
      <w:marRight w:val="0"/>
      <w:marTop w:val="0"/>
      <w:marBottom w:val="0"/>
      <w:divBdr>
        <w:top w:val="none" w:sz="0" w:space="0" w:color="auto"/>
        <w:left w:val="none" w:sz="0" w:space="0" w:color="auto"/>
        <w:bottom w:val="none" w:sz="0" w:space="0" w:color="auto"/>
        <w:right w:val="none" w:sz="0" w:space="0" w:color="auto"/>
      </w:divBdr>
    </w:div>
    <w:div w:id="1342581385">
      <w:bodyDiv w:val="1"/>
      <w:marLeft w:val="0"/>
      <w:marRight w:val="0"/>
      <w:marTop w:val="0"/>
      <w:marBottom w:val="0"/>
      <w:divBdr>
        <w:top w:val="none" w:sz="0" w:space="0" w:color="auto"/>
        <w:left w:val="none" w:sz="0" w:space="0" w:color="auto"/>
        <w:bottom w:val="none" w:sz="0" w:space="0" w:color="auto"/>
        <w:right w:val="none" w:sz="0" w:space="0" w:color="auto"/>
      </w:divBdr>
    </w:div>
    <w:div w:id="1343707225">
      <w:bodyDiv w:val="1"/>
      <w:marLeft w:val="0"/>
      <w:marRight w:val="0"/>
      <w:marTop w:val="0"/>
      <w:marBottom w:val="0"/>
      <w:divBdr>
        <w:top w:val="none" w:sz="0" w:space="0" w:color="auto"/>
        <w:left w:val="none" w:sz="0" w:space="0" w:color="auto"/>
        <w:bottom w:val="none" w:sz="0" w:space="0" w:color="auto"/>
        <w:right w:val="none" w:sz="0" w:space="0" w:color="auto"/>
      </w:divBdr>
    </w:div>
    <w:div w:id="1343820251">
      <w:bodyDiv w:val="1"/>
      <w:marLeft w:val="0"/>
      <w:marRight w:val="0"/>
      <w:marTop w:val="0"/>
      <w:marBottom w:val="0"/>
      <w:divBdr>
        <w:top w:val="none" w:sz="0" w:space="0" w:color="auto"/>
        <w:left w:val="none" w:sz="0" w:space="0" w:color="auto"/>
        <w:bottom w:val="none" w:sz="0" w:space="0" w:color="auto"/>
        <w:right w:val="none" w:sz="0" w:space="0" w:color="auto"/>
      </w:divBdr>
    </w:div>
    <w:div w:id="1344667743">
      <w:bodyDiv w:val="1"/>
      <w:marLeft w:val="0"/>
      <w:marRight w:val="0"/>
      <w:marTop w:val="0"/>
      <w:marBottom w:val="0"/>
      <w:divBdr>
        <w:top w:val="none" w:sz="0" w:space="0" w:color="auto"/>
        <w:left w:val="none" w:sz="0" w:space="0" w:color="auto"/>
        <w:bottom w:val="none" w:sz="0" w:space="0" w:color="auto"/>
        <w:right w:val="none" w:sz="0" w:space="0" w:color="auto"/>
      </w:divBdr>
    </w:div>
    <w:div w:id="1345018208">
      <w:bodyDiv w:val="1"/>
      <w:marLeft w:val="0"/>
      <w:marRight w:val="0"/>
      <w:marTop w:val="0"/>
      <w:marBottom w:val="0"/>
      <w:divBdr>
        <w:top w:val="none" w:sz="0" w:space="0" w:color="auto"/>
        <w:left w:val="none" w:sz="0" w:space="0" w:color="auto"/>
        <w:bottom w:val="none" w:sz="0" w:space="0" w:color="auto"/>
        <w:right w:val="none" w:sz="0" w:space="0" w:color="auto"/>
      </w:divBdr>
    </w:div>
    <w:div w:id="1345207553">
      <w:bodyDiv w:val="1"/>
      <w:marLeft w:val="0"/>
      <w:marRight w:val="0"/>
      <w:marTop w:val="0"/>
      <w:marBottom w:val="0"/>
      <w:divBdr>
        <w:top w:val="none" w:sz="0" w:space="0" w:color="auto"/>
        <w:left w:val="none" w:sz="0" w:space="0" w:color="auto"/>
        <w:bottom w:val="none" w:sz="0" w:space="0" w:color="auto"/>
        <w:right w:val="none" w:sz="0" w:space="0" w:color="auto"/>
      </w:divBdr>
    </w:div>
    <w:div w:id="1346638744">
      <w:bodyDiv w:val="1"/>
      <w:marLeft w:val="0"/>
      <w:marRight w:val="0"/>
      <w:marTop w:val="0"/>
      <w:marBottom w:val="0"/>
      <w:divBdr>
        <w:top w:val="none" w:sz="0" w:space="0" w:color="auto"/>
        <w:left w:val="none" w:sz="0" w:space="0" w:color="auto"/>
        <w:bottom w:val="none" w:sz="0" w:space="0" w:color="auto"/>
        <w:right w:val="none" w:sz="0" w:space="0" w:color="auto"/>
      </w:divBdr>
    </w:div>
    <w:div w:id="1349261462">
      <w:bodyDiv w:val="1"/>
      <w:marLeft w:val="0"/>
      <w:marRight w:val="0"/>
      <w:marTop w:val="0"/>
      <w:marBottom w:val="0"/>
      <w:divBdr>
        <w:top w:val="none" w:sz="0" w:space="0" w:color="auto"/>
        <w:left w:val="none" w:sz="0" w:space="0" w:color="auto"/>
        <w:bottom w:val="none" w:sz="0" w:space="0" w:color="auto"/>
        <w:right w:val="none" w:sz="0" w:space="0" w:color="auto"/>
      </w:divBdr>
    </w:div>
    <w:div w:id="1349911803">
      <w:bodyDiv w:val="1"/>
      <w:marLeft w:val="0"/>
      <w:marRight w:val="0"/>
      <w:marTop w:val="0"/>
      <w:marBottom w:val="0"/>
      <w:divBdr>
        <w:top w:val="none" w:sz="0" w:space="0" w:color="auto"/>
        <w:left w:val="none" w:sz="0" w:space="0" w:color="auto"/>
        <w:bottom w:val="none" w:sz="0" w:space="0" w:color="auto"/>
        <w:right w:val="none" w:sz="0" w:space="0" w:color="auto"/>
      </w:divBdr>
    </w:div>
    <w:div w:id="1350986476">
      <w:bodyDiv w:val="1"/>
      <w:marLeft w:val="0"/>
      <w:marRight w:val="0"/>
      <w:marTop w:val="0"/>
      <w:marBottom w:val="0"/>
      <w:divBdr>
        <w:top w:val="none" w:sz="0" w:space="0" w:color="auto"/>
        <w:left w:val="none" w:sz="0" w:space="0" w:color="auto"/>
        <w:bottom w:val="none" w:sz="0" w:space="0" w:color="auto"/>
        <w:right w:val="none" w:sz="0" w:space="0" w:color="auto"/>
      </w:divBdr>
    </w:div>
    <w:div w:id="1351370044">
      <w:bodyDiv w:val="1"/>
      <w:marLeft w:val="0"/>
      <w:marRight w:val="0"/>
      <w:marTop w:val="0"/>
      <w:marBottom w:val="0"/>
      <w:divBdr>
        <w:top w:val="none" w:sz="0" w:space="0" w:color="auto"/>
        <w:left w:val="none" w:sz="0" w:space="0" w:color="auto"/>
        <w:bottom w:val="none" w:sz="0" w:space="0" w:color="auto"/>
        <w:right w:val="none" w:sz="0" w:space="0" w:color="auto"/>
      </w:divBdr>
    </w:div>
    <w:div w:id="1352103804">
      <w:bodyDiv w:val="1"/>
      <w:marLeft w:val="0"/>
      <w:marRight w:val="0"/>
      <w:marTop w:val="0"/>
      <w:marBottom w:val="0"/>
      <w:divBdr>
        <w:top w:val="none" w:sz="0" w:space="0" w:color="auto"/>
        <w:left w:val="none" w:sz="0" w:space="0" w:color="auto"/>
        <w:bottom w:val="none" w:sz="0" w:space="0" w:color="auto"/>
        <w:right w:val="none" w:sz="0" w:space="0" w:color="auto"/>
      </w:divBdr>
    </w:div>
    <w:div w:id="1353144387">
      <w:bodyDiv w:val="1"/>
      <w:marLeft w:val="0"/>
      <w:marRight w:val="0"/>
      <w:marTop w:val="0"/>
      <w:marBottom w:val="0"/>
      <w:divBdr>
        <w:top w:val="none" w:sz="0" w:space="0" w:color="auto"/>
        <w:left w:val="none" w:sz="0" w:space="0" w:color="auto"/>
        <w:bottom w:val="none" w:sz="0" w:space="0" w:color="auto"/>
        <w:right w:val="none" w:sz="0" w:space="0" w:color="auto"/>
      </w:divBdr>
    </w:div>
    <w:div w:id="1353534738">
      <w:bodyDiv w:val="1"/>
      <w:marLeft w:val="0"/>
      <w:marRight w:val="0"/>
      <w:marTop w:val="0"/>
      <w:marBottom w:val="0"/>
      <w:divBdr>
        <w:top w:val="none" w:sz="0" w:space="0" w:color="auto"/>
        <w:left w:val="none" w:sz="0" w:space="0" w:color="auto"/>
        <w:bottom w:val="none" w:sz="0" w:space="0" w:color="auto"/>
        <w:right w:val="none" w:sz="0" w:space="0" w:color="auto"/>
      </w:divBdr>
      <w:divsChild>
        <w:div w:id="37635449">
          <w:marLeft w:val="0"/>
          <w:marRight w:val="0"/>
          <w:marTop w:val="0"/>
          <w:marBottom w:val="0"/>
          <w:divBdr>
            <w:top w:val="none" w:sz="0" w:space="0" w:color="auto"/>
            <w:left w:val="none" w:sz="0" w:space="0" w:color="auto"/>
            <w:bottom w:val="none" w:sz="0" w:space="0" w:color="auto"/>
            <w:right w:val="none" w:sz="0" w:space="0" w:color="auto"/>
          </w:divBdr>
          <w:divsChild>
            <w:div w:id="481122297">
              <w:marLeft w:val="0"/>
              <w:marRight w:val="0"/>
              <w:marTop w:val="0"/>
              <w:marBottom w:val="0"/>
              <w:divBdr>
                <w:top w:val="none" w:sz="0" w:space="0" w:color="auto"/>
                <w:left w:val="none" w:sz="0" w:space="0" w:color="auto"/>
                <w:bottom w:val="none" w:sz="0" w:space="0" w:color="auto"/>
                <w:right w:val="none" w:sz="0" w:space="0" w:color="auto"/>
              </w:divBdr>
              <w:divsChild>
                <w:div w:id="1014920538">
                  <w:marLeft w:val="0"/>
                  <w:marRight w:val="0"/>
                  <w:marTop w:val="0"/>
                  <w:marBottom w:val="0"/>
                  <w:divBdr>
                    <w:top w:val="none" w:sz="0" w:space="0" w:color="auto"/>
                    <w:left w:val="none" w:sz="0" w:space="0" w:color="auto"/>
                    <w:bottom w:val="none" w:sz="0" w:space="0" w:color="auto"/>
                    <w:right w:val="none" w:sz="0" w:space="0" w:color="auto"/>
                  </w:divBdr>
                  <w:divsChild>
                    <w:div w:id="62266178">
                      <w:marLeft w:val="0"/>
                      <w:marRight w:val="0"/>
                      <w:marTop w:val="0"/>
                      <w:marBottom w:val="0"/>
                      <w:divBdr>
                        <w:top w:val="none" w:sz="0" w:space="0" w:color="auto"/>
                        <w:left w:val="none" w:sz="0" w:space="0" w:color="auto"/>
                        <w:bottom w:val="none" w:sz="0" w:space="0" w:color="auto"/>
                        <w:right w:val="none" w:sz="0" w:space="0" w:color="auto"/>
                      </w:divBdr>
                      <w:divsChild>
                        <w:div w:id="801118053">
                          <w:marLeft w:val="0"/>
                          <w:marRight w:val="0"/>
                          <w:marTop w:val="0"/>
                          <w:marBottom w:val="0"/>
                          <w:divBdr>
                            <w:top w:val="single" w:sz="2" w:space="0" w:color="EFEFEF"/>
                            <w:left w:val="none" w:sz="0" w:space="0" w:color="auto"/>
                            <w:bottom w:val="none" w:sz="0" w:space="0" w:color="auto"/>
                            <w:right w:val="none" w:sz="0" w:space="0" w:color="auto"/>
                          </w:divBdr>
                          <w:divsChild>
                            <w:div w:id="1854490050">
                              <w:marLeft w:val="0"/>
                              <w:marRight w:val="0"/>
                              <w:marTop w:val="0"/>
                              <w:marBottom w:val="0"/>
                              <w:divBdr>
                                <w:top w:val="none" w:sz="0" w:space="0" w:color="auto"/>
                                <w:left w:val="none" w:sz="0" w:space="0" w:color="auto"/>
                                <w:bottom w:val="none" w:sz="0" w:space="0" w:color="auto"/>
                                <w:right w:val="none" w:sz="0" w:space="0" w:color="auto"/>
                              </w:divBdr>
                              <w:divsChild>
                                <w:div w:id="430473081">
                                  <w:marLeft w:val="0"/>
                                  <w:marRight w:val="0"/>
                                  <w:marTop w:val="0"/>
                                  <w:marBottom w:val="0"/>
                                  <w:divBdr>
                                    <w:top w:val="none" w:sz="0" w:space="0" w:color="auto"/>
                                    <w:left w:val="none" w:sz="0" w:space="0" w:color="auto"/>
                                    <w:bottom w:val="none" w:sz="0" w:space="0" w:color="auto"/>
                                    <w:right w:val="none" w:sz="0" w:space="0" w:color="auto"/>
                                  </w:divBdr>
                                  <w:divsChild>
                                    <w:div w:id="1531842168">
                                      <w:marLeft w:val="0"/>
                                      <w:marRight w:val="0"/>
                                      <w:marTop w:val="0"/>
                                      <w:marBottom w:val="0"/>
                                      <w:divBdr>
                                        <w:top w:val="none" w:sz="0" w:space="0" w:color="auto"/>
                                        <w:left w:val="none" w:sz="0" w:space="0" w:color="auto"/>
                                        <w:bottom w:val="none" w:sz="0" w:space="0" w:color="auto"/>
                                        <w:right w:val="none" w:sz="0" w:space="0" w:color="auto"/>
                                      </w:divBdr>
                                      <w:divsChild>
                                        <w:div w:id="750270323">
                                          <w:marLeft w:val="0"/>
                                          <w:marRight w:val="0"/>
                                          <w:marTop w:val="0"/>
                                          <w:marBottom w:val="0"/>
                                          <w:divBdr>
                                            <w:top w:val="none" w:sz="0" w:space="0" w:color="auto"/>
                                            <w:left w:val="none" w:sz="0" w:space="0" w:color="auto"/>
                                            <w:bottom w:val="none" w:sz="0" w:space="0" w:color="auto"/>
                                            <w:right w:val="none" w:sz="0" w:space="0" w:color="auto"/>
                                          </w:divBdr>
                                          <w:divsChild>
                                            <w:div w:id="2050492765">
                                              <w:marLeft w:val="0"/>
                                              <w:marRight w:val="0"/>
                                              <w:marTop w:val="0"/>
                                              <w:marBottom w:val="0"/>
                                              <w:divBdr>
                                                <w:top w:val="none" w:sz="0" w:space="0" w:color="auto"/>
                                                <w:left w:val="none" w:sz="0" w:space="0" w:color="auto"/>
                                                <w:bottom w:val="none" w:sz="0" w:space="0" w:color="auto"/>
                                                <w:right w:val="none" w:sz="0" w:space="0" w:color="auto"/>
                                              </w:divBdr>
                                              <w:divsChild>
                                                <w:div w:id="387799983">
                                                  <w:marLeft w:val="0"/>
                                                  <w:marRight w:val="0"/>
                                                  <w:marTop w:val="0"/>
                                                  <w:marBottom w:val="0"/>
                                                  <w:divBdr>
                                                    <w:top w:val="none" w:sz="0" w:space="0" w:color="auto"/>
                                                    <w:left w:val="none" w:sz="0" w:space="0" w:color="auto"/>
                                                    <w:bottom w:val="none" w:sz="0" w:space="0" w:color="auto"/>
                                                    <w:right w:val="none" w:sz="0" w:space="0" w:color="auto"/>
                                                  </w:divBdr>
                                                </w:div>
                                              </w:divsChild>
                                            </w:div>
                                            <w:div w:id="2135058884">
                                              <w:marLeft w:val="0"/>
                                              <w:marRight w:val="0"/>
                                              <w:marTop w:val="0"/>
                                              <w:marBottom w:val="0"/>
                                              <w:divBdr>
                                                <w:top w:val="none" w:sz="0" w:space="0" w:color="auto"/>
                                                <w:left w:val="none" w:sz="0" w:space="0" w:color="auto"/>
                                                <w:bottom w:val="none" w:sz="0" w:space="0" w:color="auto"/>
                                                <w:right w:val="none" w:sz="0" w:space="0" w:color="auto"/>
                                              </w:divBdr>
                                              <w:divsChild>
                                                <w:div w:id="703555456">
                                                  <w:marLeft w:val="0"/>
                                                  <w:marRight w:val="0"/>
                                                  <w:marTop w:val="0"/>
                                                  <w:marBottom w:val="0"/>
                                                  <w:divBdr>
                                                    <w:top w:val="none" w:sz="0" w:space="0" w:color="auto"/>
                                                    <w:left w:val="none" w:sz="0" w:space="0" w:color="auto"/>
                                                    <w:bottom w:val="none" w:sz="0" w:space="0" w:color="auto"/>
                                                    <w:right w:val="none" w:sz="0" w:space="0" w:color="auto"/>
                                                  </w:divBdr>
                                                  <w:divsChild>
                                                    <w:div w:id="372392142">
                                                      <w:marLeft w:val="0"/>
                                                      <w:marRight w:val="0"/>
                                                      <w:marTop w:val="0"/>
                                                      <w:marBottom w:val="0"/>
                                                      <w:divBdr>
                                                        <w:top w:val="none" w:sz="0" w:space="0" w:color="auto"/>
                                                        <w:left w:val="none" w:sz="0" w:space="0" w:color="auto"/>
                                                        <w:bottom w:val="none" w:sz="0" w:space="0" w:color="auto"/>
                                                        <w:right w:val="none" w:sz="0" w:space="0" w:color="auto"/>
                                                      </w:divBdr>
                                                    </w:div>
                                                    <w:div w:id="500122020">
                                                      <w:marLeft w:val="300"/>
                                                      <w:marRight w:val="0"/>
                                                      <w:marTop w:val="0"/>
                                                      <w:marBottom w:val="0"/>
                                                      <w:divBdr>
                                                        <w:top w:val="none" w:sz="0" w:space="0" w:color="auto"/>
                                                        <w:left w:val="none" w:sz="0" w:space="0" w:color="auto"/>
                                                        <w:bottom w:val="none" w:sz="0" w:space="0" w:color="auto"/>
                                                        <w:right w:val="none" w:sz="0" w:space="0" w:color="auto"/>
                                                      </w:divBdr>
                                                    </w:div>
                                                    <w:div w:id="1156998079">
                                                      <w:marLeft w:val="60"/>
                                                      <w:marRight w:val="0"/>
                                                      <w:marTop w:val="0"/>
                                                      <w:marBottom w:val="0"/>
                                                      <w:divBdr>
                                                        <w:top w:val="none" w:sz="0" w:space="0" w:color="auto"/>
                                                        <w:left w:val="none" w:sz="0" w:space="0" w:color="auto"/>
                                                        <w:bottom w:val="none" w:sz="0" w:space="0" w:color="auto"/>
                                                        <w:right w:val="none" w:sz="0" w:space="0" w:color="auto"/>
                                                      </w:divBdr>
                                                    </w:div>
                                                    <w:div w:id="1229997925">
                                                      <w:marLeft w:val="300"/>
                                                      <w:marRight w:val="0"/>
                                                      <w:marTop w:val="0"/>
                                                      <w:marBottom w:val="0"/>
                                                      <w:divBdr>
                                                        <w:top w:val="none" w:sz="0" w:space="0" w:color="auto"/>
                                                        <w:left w:val="none" w:sz="0" w:space="0" w:color="auto"/>
                                                        <w:bottom w:val="none" w:sz="0" w:space="0" w:color="auto"/>
                                                        <w:right w:val="none" w:sz="0" w:space="0" w:color="auto"/>
                                                      </w:divBdr>
                                                    </w:div>
                                                    <w:div w:id="1684473003">
                                                      <w:marLeft w:val="0"/>
                                                      <w:marRight w:val="0"/>
                                                      <w:marTop w:val="0"/>
                                                      <w:marBottom w:val="0"/>
                                                      <w:divBdr>
                                                        <w:top w:val="none" w:sz="0" w:space="0" w:color="auto"/>
                                                        <w:left w:val="none" w:sz="0" w:space="0" w:color="auto"/>
                                                        <w:bottom w:val="none" w:sz="0" w:space="0" w:color="auto"/>
                                                        <w:right w:val="none" w:sz="0" w:space="0" w:color="auto"/>
                                                      </w:divBdr>
                                                    </w:div>
                                                  </w:divsChild>
                                                </w:div>
                                                <w:div w:id="1999075316">
                                                  <w:marLeft w:val="0"/>
                                                  <w:marRight w:val="0"/>
                                                  <w:marTop w:val="0"/>
                                                  <w:marBottom w:val="0"/>
                                                  <w:divBdr>
                                                    <w:top w:val="none" w:sz="0" w:space="0" w:color="auto"/>
                                                    <w:left w:val="none" w:sz="0" w:space="0" w:color="auto"/>
                                                    <w:bottom w:val="none" w:sz="0" w:space="0" w:color="auto"/>
                                                    <w:right w:val="none" w:sz="0" w:space="0" w:color="auto"/>
                                                  </w:divBdr>
                                                  <w:divsChild>
                                                    <w:div w:id="1355424990">
                                                      <w:marLeft w:val="0"/>
                                                      <w:marRight w:val="0"/>
                                                      <w:marTop w:val="120"/>
                                                      <w:marBottom w:val="0"/>
                                                      <w:divBdr>
                                                        <w:top w:val="none" w:sz="0" w:space="0" w:color="auto"/>
                                                        <w:left w:val="none" w:sz="0" w:space="0" w:color="auto"/>
                                                        <w:bottom w:val="none" w:sz="0" w:space="0" w:color="auto"/>
                                                        <w:right w:val="none" w:sz="0" w:space="0" w:color="auto"/>
                                                      </w:divBdr>
                                                      <w:divsChild>
                                                        <w:div w:id="522208042">
                                                          <w:marLeft w:val="0"/>
                                                          <w:marRight w:val="0"/>
                                                          <w:marTop w:val="0"/>
                                                          <w:marBottom w:val="0"/>
                                                          <w:divBdr>
                                                            <w:top w:val="none" w:sz="0" w:space="0" w:color="auto"/>
                                                            <w:left w:val="none" w:sz="0" w:space="0" w:color="auto"/>
                                                            <w:bottom w:val="none" w:sz="0" w:space="0" w:color="auto"/>
                                                            <w:right w:val="none" w:sz="0" w:space="0" w:color="auto"/>
                                                          </w:divBdr>
                                                          <w:divsChild>
                                                            <w:div w:id="1380547320">
                                                              <w:marLeft w:val="0"/>
                                                              <w:marRight w:val="0"/>
                                                              <w:marTop w:val="0"/>
                                                              <w:marBottom w:val="0"/>
                                                              <w:divBdr>
                                                                <w:top w:val="none" w:sz="0" w:space="0" w:color="auto"/>
                                                                <w:left w:val="none" w:sz="0" w:space="0" w:color="auto"/>
                                                                <w:bottom w:val="none" w:sz="0" w:space="0" w:color="auto"/>
                                                                <w:right w:val="none" w:sz="0" w:space="0" w:color="auto"/>
                                                              </w:divBdr>
                                                              <w:divsChild>
                                                                <w:div w:id="4706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332227">
          <w:marLeft w:val="0"/>
          <w:marRight w:val="0"/>
          <w:marTop w:val="0"/>
          <w:marBottom w:val="0"/>
          <w:divBdr>
            <w:top w:val="none" w:sz="0" w:space="0" w:color="auto"/>
            <w:left w:val="none" w:sz="0" w:space="0" w:color="auto"/>
            <w:bottom w:val="none" w:sz="0" w:space="0" w:color="auto"/>
            <w:right w:val="none" w:sz="0" w:space="0" w:color="auto"/>
          </w:divBdr>
          <w:divsChild>
            <w:div w:id="1816217376">
              <w:marLeft w:val="0"/>
              <w:marRight w:val="0"/>
              <w:marTop w:val="0"/>
              <w:marBottom w:val="0"/>
              <w:divBdr>
                <w:top w:val="none" w:sz="0" w:space="0" w:color="auto"/>
                <w:left w:val="none" w:sz="0" w:space="0" w:color="auto"/>
                <w:bottom w:val="none" w:sz="0" w:space="0" w:color="auto"/>
                <w:right w:val="none" w:sz="0" w:space="0" w:color="auto"/>
              </w:divBdr>
              <w:divsChild>
                <w:div w:id="127475934">
                  <w:marLeft w:val="0"/>
                  <w:marRight w:val="0"/>
                  <w:marTop w:val="0"/>
                  <w:marBottom w:val="0"/>
                  <w:divBdr>
                    <w:top w:val="none" w:sz="0" w:space="0" w:color="auto"/>
                    <w:left w:val="none" w:sz="0" w:space="0" w:color="auto"/>
                    <w:bottom w:val="none" w:sz="0" w:space="0" w:color="auto"/>
                    <w:right w:val="none" w:sz="0" w:space="0" w:color="auto"/>
                  </w:divBdr>
                  <w:divsChild>
                    <w:div w:id="1869560832">
                      <w:marLeft w:val="-60"/>
                      <w:marRight w:val="-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46263">
      <w:bodyDiv w:val="1"/>
      <w:marLeft w:val="0"/>
      <w:marRight w:val="0"/>
      <w:marTop w:val="0"/>
      <w:marBottom w:val="0"/>
      <w:divBdr>
        <w:top w:val="none" w:sz="0" w:space="0" w:color="auto"/>
        <w:left w:val="none" w:sz="0" w:space="0" w:color="auto"/>
        <w:bottom w:val="none" w:sz="0" w:space="0" w:color="auto"/>
        <w:right w:val="none" w:sz="0" w:space="0" w:color="auto"/>
      </w:divBdr>
    </w:div>
    <w:div w:id="1354309494">
      <w:bodyDiv w:val="1"/>
      <w:marLeft w:val="0"/>
      <w:marRight w:val="0"/>
      <w:marTop w:val="0"/>
      <w:marBottom w:val="0"/>
      <w:divBdr>
        <w:top w:val="none" w:sz="0" w:space="0" w:color="auto"/>
        <w:left w:val="none" w:sz="0" w:space="0" w:color="auto"/>
        <w:bottom w:val="none" w:sz="0" w:space="0" w:color="auto"/>
        <w:right w:val="none" w:sz="0" w:space="0" w:color="auto"/>
      </w:divBdr>
    </w:div>
    <w:div w:id="1355306255">
      <w:bodyDiv w:val="1"/>
      <w:marLeft w:val="0"/>
      <w:marRight w:val="0"/>
      <w:marTop w:val="0"/>
      <w:marBottom w:val="0"/>
      <w:divBdr>
        <w:top w:val="none" w:sz="0" w:space="0" w:color="auto"/>
        <w:left w:val="none" w:sz="0" w:space="0" w:color="auto"/>
        <w:bottom w:val="none" w:sz="0" w:space="0" w:color="auto"/>
        <w:right w:val="none" w:sz="0" w:space="0" w:color="auto"/>
      </w:divBdr>
    </w:div>
    <w:div w:id="1358191657">
      <w:bodyDiv w:val="1"/>
      <w:marLeft w:val="0"/>
      <w:marRight w:val="0"/>
      <w:marTop w:val="0"/>
      <w:marBottom w:val="0"/>
      <w:divBdr>
        <w:top w:val="none" w:sz="0" w:space="0" w:color="auto"/>
        <w:left w:val="none" w:sz="0" w:space="0" w:color="auto"/>
        <w:bottom w:val="none" w:sz="0" w:space="0" w:color="auto"/>
        <w:right w:val="none" w:sz="0" w:space="0" w:color="auto"/>
      </w:divBdr>
    </w:div>
    <w:div w:id="1360548155">
      <w:bodyDiv w:val="1"/>
      <w:marLeft w:val="0"/>
      <w:marRight w:val="0"/>
      <w:marTop w:val="0"/>
      <w:marBottom w:val="0"/>
      <w:divBdr>
        <w:top w:val="none" w:sz="0" w:space="0" w:color="auto"/>
        <w:left w:val="none" w:sz="0" w:space="0" w:color="auto"/>
        <w:bottom w:val="none" w:sz="0" w:space="0" w:color="auto"/>
        <w:right w:val="none" w:sz="0" w:space="0" w:color="auto"/>
      </w:divBdr>
      <w:divsChild>
        <w:div w:id="124592350">
          <w:marLeft w:val="547"/>
          <w:marRight w:val="0"/>
          <w:marTop w:val="0"/>
          <w:marBottom w:val="0"/>
          <w:divBdr>
            <w:top w:val="none" w:sz="0" w:space="0" w:color="auto"/>
            <w:left w:val="none" w:sz="0" w:space="0" w:color="auto"/>
            <w:bottom w:val="none" w:sz="0" w:space="0" w:color="auto"/>
            <w:right w:val="none" w:sz="0" w:space="0" w:color="auto"/>
          </w:divBdr>
        </w:div>
        <w:div w:id="1541555353">
          <w:marLeft w:val="547"/>
          <w:marRight w:val="0"/>
          <w:marTop w:val="0"/>
          <w:marBottom w:val="0"/>
          <w:divBdr>
            <w:top w:val="none" w:sz="0" w:space="0" w:color="auto"/>
            <w:left w:val="none" w:sz="0" w:space="0" w:color="auto"/>
            <w:bottom w:val="none" w:sz="0" w:space="0" w:color="auto"/>
            <w:right w:val="none" w:sz="0" w:space="0" w:color="auto"/>
          </w:divBdr>
        </w:div>
      </w:divsChild>
    </w:div>
    <w:div w:id="1360887068">
      <w:bodyDiv w:val="1"/>
      <w:marLeft w:val="0"/>
      <w:marRight w:val="0"/>
      <w:marTop w:val="0"/>
      <w:marBottom w:val="0"/>
      <w:divBdr>
        <w:top w:val="none" w:sz="0" w:space="0" w:color="auto"/>
        <w:left w:val="none" w:sz="0" w:space="0" w:color="auto"/>
        <w:bottom w:val="none" w:sz="0" w:space="0" w:color="auto"/>
        <w:right w:val="none" w:sz="0" w:space="0" w:color="auto"/>
      </w:divBdr>
    </w:div>
    <w:div w:id="1361008270">
      <w:bodyDiv w:val="1"/>
      <w:marLeft w:val="0"/>
      <w:marRight w:val="0"/>
      <w:marTop w:val="0"/>
      <w:marBottom w:val="0"/>
      <w:divBdr>
        <w:top w:val="none" w:sz="0" w:space="0" w:color="auto"/>
        <w:left w:val="none" w:sz="0" w:space="0" w:color="auto"/>
        <w:bottom w:val="none" w:sz="0" w:space="0" w:color="auto"/>
        <w:right w:val="none" w:sz="0" w:space="0" w:color="auto"/>
      </w:divBdr>
    </w:div>
    <w:div w:id="1365210306">
      <w:bodyDiv w:val="1"/>
      <w:marLeft w:val="0"/>
      <w:marRight w:val="0"/>
      <w:marTop w:val="0"/>
      <w:marBottom w:val="0"/>
      <w:divBdr>
        <w:top w:val="none" w:sz="0" w:space="0" w:color="auto"/>
        <w:left w:val="none" w:sz="0" w:space="0" w:color="auto"/>
        <w:bottom w:val="none" w:sz="0" w:space="0" w:color="auto"/>
        <w:right w:val="none" w:sz="0" w:space="0" w:color="auto"/>
      </w:divBdr>
    </w:div>
    <w:div w:id="1365405988">
      <w:bodyDiv w:val="1"/>
      <w:marLeft w:val="0"/>
      <w:marRight w:val="0"/>
      <w:marTop w:val="0"/>
      <w:marBottom w:val="0"/>
      <w:divBdr>
        <w:top w:val="none" w:sz="0" w:space="0" w:color="auto"/>
        <w:left w:val="none" w:sz="0" w:space="0" w:color="auto"/>
        <w:bottom w:val="none" w:sz="0" w:space="0" w:color="auto"/>
        <w:right w:val="none" w:sz="0" w:space="0" w:color="auto"/>
      </w:divBdr>
    </w:div>
    <w:div w:id="1365860301">
      <w:bodyDiv w:val="1"/>
      <w:marLeft w:val="0"/>
      <w:marRight w:val="0"/>
      <w:marTop w:val="0"/>
      <w:marBottom w:val="0"/>
      <w:divBdr>
        <w:top w:val="none" w:sz="0" w:space="0" w:color="auto"/>
        <w:left w:val="none" w:sz="0" w:space="0" w:color="auto"/>
        <w:bottom w:val="none" w:sz="0" w:space="0" w:color="auto"/>
        <w:right w:val="none" w:sz="0" w:space="0" w:color="auto"/>
      </w:divBdr>
    </w:div>
    <w:div w:id="1367675639">
      <w:bodyDiv w:val="1"/>
      <w:marLeft w:val="0"/>
      <w:marRight w:val="0"/>
      <w:marTop w:val="0"/>
      <w:marBottom w:val="0"/>
      <w:divBdr>
        <w:top w:val="none" w:sz="0" w:space="0" w:color="auto"/>
        <w:left w:val="none" w:sz="0" w:space="0" w:color="auto"/>
        <w:bottom w:val="none" w:sz="0" w:space="0" w:color="auto"/>
        <w:right w:val="none" w:sz="0" w:space="0" w:color="auto"/>
      </w:divBdr>
    </w:div>
    <w:div w:id="1368532785">
      <w:bodyDiv w:val="1"/>
      <w:marLeft w:val="0"/>
      <w:marRight w:val="0"/>
      <w:marTop w:val="0"/>
      <w:marBottom w:val="0"/>
      <w:divBdr>
        <w:top w:val="none" w:sz="0" w:space="0" w:color="auto"/>
        <w:left w:val="none" w:sz="0" w:space="0" w:color="auto"/>
        <w:bottom w:val="none" w:sz="0" w:space="0" w:color="auto"/>
        <w:right w:val="none" w:sz="0" w:space="0" w:color="auto"/>
      </w:divBdr>
    </w:div>
    <w:div w:id="1373992676">
      <w:bodyDiv w:val="1"/>
      <w:marLeft w:val="0"/>
      <w:marRight w:val="0"/>
      <w:marTop w:val="0"/>
      <w:marBottom w:val="0"/>
      <w:divBdr>
        <w:top w:val="none" w:sz="0" w:space="0" w:color="auto"/>
        <w:left w:val="none" w:sz="0" w:space="0" w:color="auto"/>
        <w:bottom w:val="none" w:sz="0" w:space="0" w:color="auto"/>
        <w:right w:val="none" w:sz="0" w:space="0" w:color="auto"/>
      </w:divBdr>
    </w:div>
    <w:div w:id="1375422309">
      <w:bodyDiv w:val="1"/>
      <w:marLeft w:val="0"/>
      <w:marRight w:val="0"/>
      <w:marTop w:val="0"/>
      <w:marBottom w:val="0"/>
      <w:divBdr>
        <w:top w:val="none" w:sz="0" w:space="0" w:color="auto"/>
        <w:left w:val="none" w:sz="0" w:space="0" w:color="auto"/>
        <w:bottom w:val="none" w:sz="0" w:space="0" w:color="auto"/>
        <w:right w:val="none" w:sz="0" w:space="0" w:color="auto"/>
      </w:divBdr>
    </w:div>
    <w:div w:id="1375621356">
      <w:bodyDiv w:val="1"/>
      <w:marLeft w:val="0"/>
      <w:marRight w:val="0"/>
      <w:marTop w:val="0"/>
      <w:marBottom w:val="0"/>
      <w:divBdr>
        <w:top w:val="none" w:sz="0" w:space="0" w:color="auto"/>
        <w:left w:val="none" w:sz="0" w:space="0" w:color="auto"/>
        <w:bottom w:val="none" w:sz="0" w:space="0" w:color="auto"/>
        <w:right w:val="none" w:sz="0" w:space="0" w:color="auto"/>
      </w:divBdr>
    </w:div>
    <w:div w:id="1379475473">
      <w:bodyDiv w:val="1"/>
      <w:marLeft w:val="0"/>
      <w:marRight w:val="0"/>
      <w:marTop w:val="0"/>
      <w:marBottom w:val="0"/>
      <w:divBdr>
        <w:top w:val="none" w:sz="0" w:space="0" w:color="auto"/>
        <w:left w:val="none" w:sz="0" w:space="0" w:color="auto"/>
        <w:bottom w:val="none" w:sz="0" w:space="0" w:color="auto"/>
        <w:right w:val="none" w:sz="0" w:space="0" w:color="auto"/>
      </w:divBdr>
    </w:div>
    <w:div w:id="1380477054">
      <w:bodyDiv w:val="1"/>
      <w:marLeft w:val="0"/>
      <w:marRight w:val="0"/>
      <w:marTop w:val="0"/>
      <w:marBottom w:val="0"/>
      <w:divBdr>
        <w:top w:val="none" w:sz="0" w:space="0" w:color="auto"/>
        <w:left w:val="none" w:sz="0" w:space="0" w:color="auto"/>
        <w:bottom w:val="none" w:sz="0" w:space="0" w:color="auto"/>
        <w:right w:val="none" w:sz="0" w:space="0" w:color="auto"/>
      </w:divBdr>
    </w:div>
    <w:div w:id="1381784135">
      <w:bodyDiv w:val="1"/>
      <w:marLeft w:val="0"/>
      <w:marRight w:val="0"/>
      <w:marTop w:val="0"/>
      <w:marBottom w:val="0"/>
      <w:divBdr>
        <w:top w:val="none" w:sz="0" w:space="0" w:color="auto"/>
        <w:left w:val="none" w:sz="0" w:space="0" w:color="auto"/>
        <w:bottom w:val="none" w:sz="0" w:space="0" w:color="auto"/>
        <w:right w:val="none" w:sz="0" w:space="0" w:color="auto"/>
      </w:divBdr>
    </w:div>
    <w:div w:id="1382436580">
      <w:bodyDiv w:val="1"/>
      <w:marLeft w:val="0"/>
      <w:marRight w:val="0"/>
      <w:marTop w:val="0"/>
      <w:marBottom w:val="0"/>
      <w:divBdr>
        <w:top w:val="none" w:sz="0" w:space="0" w:color="auto"/>
        <w:left w:val="none" w:sz="0" w:space="0" w:color="auto"/>
        <w:bottom w:val="none" w:sz="0" w:space="0" w:color="auto"/>
        <w:right w:val="none" w:sz="0" w:space="0" w:color="auto"/>
      </w:divBdr>
    </w:div>
    <w:div w:id="1382484566">
      <w:bodyDiv w:val="1"/>
      <w:marLeft w:val="0"/>
      <w:marRight w:val="0"/>
      <w:marTop w:val="0"/>
      <w:marBottom w:val="0"/>
      <w:divBdr>
        <w:top w:val="none" w:sz="0" w:space="0" w:color="auto"/>
        <w:left w:val="none" w:sz="0" w:space="0" w:color="auto"/>
        <w:bottom w:val="none" w:sz="0" w:space="0" w:color="auto"/>
        <w:right w:val="none" w:sz="0" w:space="0" w:color="auto"/>
      </w:divBdr>
    </w:div>
    <w:div w:id="1387290237">
      <w:bodyDiv w:val="1"/>
      <w:marLeft w:val="0"/>
      <w:marRight w:val="0"/>
      <w:marTop w:val="0"/>
      <w:marBottom w:val="0"/>
      <w:divBdr>
        <w:top w:val="none" w:sz="0" w:space="0" w:color="auto"/>
        <w:left w:val="none" w:sz="0" w:space="0" w:color="auto"/>
        <w:bottom w:val="none" w:sz="0" w:space="0" w:color="auto"/>
        <w:right w:val="none" w:sz="0" w:space="0" w:color="auto"/>
      </w:divBdr>
    </w:div>
    <w:div w:id="1387413864">
      <w:bodyDiv w:val="1"/>
      <w:marLeft w:val="0"/>
      <w:marRight w:val="0"/>
      <w:marTop w:val="0"/>
      <w:marBottom w:val="0"/>
      <w:divBdr>
        <w:top w:val="none" w:sz="0" w:space="0" w:color="auto"/>
        <w:left w:val="none" w:sz="0" w:space="0" w:color="auto"/>
        <w:bottom w:val="none" w:sz="0" w:space="0" w:color="auto"/>
        <w:right w:val="none" w:sz="0" w:space="0" w:color="auto"/>
      </w:divBdr>
    </w:div>
    <w:div w:id="1388265080">
      <w:bodyDiv w:val="1"/>
      <w:marLeft w:val="0"/>
      <w:marRight w:val="0"/>
      <w:marTop w:val="0"/>
      <w:marBottom w:val="0"/>
      <w:divBdr>
        <w:top w:val="none" w:sz="0" w:space="0" w:color="auto"/>
        <w:left w:val="none" w:sz="0" w:space="0" w:color="auto"/>
        <w:bottom w:val="none" w:sz="0" w:space="0" w:color="auto"/>
        <w:right w:val="none" w:sz="0" w:space="0" w:color="auto"/>
      </w:divBdr>
    </w:div>
    <w:div w:id="1388721446">
      <w:bodyDiv w:val="1"/>
      <w:marLeft w:val="0"/>
      <w:marRight w:val="0"/>
      <w:marTop w:val="0"/>
      <w:marBottom w:val="0"/>
      <w:divBdr>
        <w:top w:val="none" w:sz="0" w:space="0" w:color="auto"/>
        <w:left w:val="none" w:sz="0" w:space="0" w:color="auto"/>
        <w:bottom w:val="none" w:sz="0" w:space="0" w:color="auto"/>
        <w:right w:val="none" w:sz="0" w:space="0" w:color="auto"/>
      </w:divBdr>
    </w:div>
    <w:div w:id="1389300956">
      <w:bodyDiv w:val="1"/>
      <w:marLeft w:val="0"/>
      <w:marRight w:val="0"/>
      <w:marTop w:val="0"/>
      <w:marBottom w:val="0"/>
      <w:divBdr>
        <w:top w:val="none" w:sz="0" w:space="0" w:color="auto"/>
        <w:left w:val="none" w:sz="0" w:space="0" w:color="auto"/>
        <w:bottom w:val="none" w:sz="0" w:space="0" w:color="auto"/>
        <w:right w:val="none" w:sz="0" w:space="0" w:color="auto"/>
      </w:divBdr>
    </w:div>
    <w:div w:id="1392654341">
      <w:bodyDiv w:val="1"/>
      <w:marLeft w:val="0"/>
      <w:marRight w:val="0"/>
      <w:marTop w:val="0"/>
      <w:marBottom w:val="0"/>
      <w:divBdr>
        <w:top w:val="none" w:sz="0" w:space="0" w:color="auto"/>
        <w:left w:val="none" w:sz="0" w:space="0" w:color="auto"/>
        <w:bottom w:val="none" w:sz="0" w:space="0" w:color="auto"/>
        <w:right w:val="none" w:sz="0" w:space="0" w:color="auto"/>
      </w:divBdr>
    </w:div>
    <w:div w:id="1394113863">
      <w:bodyDiv w:val="1"/>
      <w:marLeft w:val="0"/>
      <w:marRight w:val="0"/>
      <w:marTop w:val="0"/>
      <w:marBottom w:val="0"/>
      <w:divBdr>
        <w:top w:val="none" w:sz="0" w:space="0" w:color="auto"/>
        <w:left w:val="none" w:sz="0" w:space="0" w:color="auto"/>
        <w:bottom w:val="none" w:sz="0" w:space="0" w:color="auto"/>
        <w:right w:val="none" w:sz="0" w:space="0" w:color="auto"/>
      </w:divBdr>
    </w:div>
    <w:div w:id="1394548842">
      <w:bodyDiv w:val="1"/>
      <w:marLeft w:val="0"/>
      <w:marRight w:val="0"/>
      <w:marTop w:val="0"/>
      <w:marBottom w:val="0"/>
      <w:divBdr>
        <w:top w:val="none" w:sz="0" w:space="0" w:color="auto"/>
        <w:left w:val="none" w:sz="0" w:space="0" w:color="auto"/>
        <w:bottom w:val="none" w:sz="0" w:space="0" w:color="auto"/>
        <w:right w:val="none" w:sz="0" w:space="0" w:color="auto"/>
      </w:divBdr>
    </w:div>
    <w:div w:id="1394887969">
      <w:bodyDiv w:val="1"/>
      <w:marLeft w:val="0"/>
      <w:marRight w:val="0"/>
      <w:marTop w:val="0"/>
      <w:marBottom w:val="0"/>
      <w:divBdr>
        <w:top w:val="none" w:sz="0" w:space="0" w:color="auto"/>
        <w:left w:val="none" w:sz="0" w:space="0" w:color="auto"/>
        <w:bottom w:val="none" w:sz="0" w:space="0" w:color="auto"/>
        <w:right w:val="none" w:sz="0" w:space="0" w:color="auto"/>
      </w:divBdr>
    </w:div>
    <w:div w:id="1395003332">
      <w:bodyDiv w:val="1"/>
      <w:marLeft w:val="0"/>
      <w:marRight w:val="0"/>
      <w:marTop w:val="0"/>
      <w:marBottom w:val="0"/>
      <w:divBdr>
        <w:top w:val="none" w:sz="0" w:space="0" w:color="auto"/>
        <w:left w:val="none" w:sz="0" w:space="0" w:color="auto"/>
        <w:bottom w:val="none" w:sz="0" w:space="0" w:color="auto"/>
        <w:right w:val="none" w:sz="0" w:space="0" w:color="auto"/>
      </w:divBdr>
    </w:div>
    <w:div w:id="1395811865">
      <w:bodyDiv w:val="1"/>
      <w:marLeft w:val="0"/>
      <w:marRight w:val="0"/>
      <w:marTop w:val="0"/>
      <w:marBottom w:val="0"/>
      <w:divBdr>
        <w:top w:val="none" w:sz="0" w:space="0" w:color="auto"/>
        <w:left w:val="none" w:sz="0" w:space="0" w:color="auto"/>
        <w:bottom w:val="none" w:sz="0" w:space="0" w:color="auto"/>
        <w:right w:val="none" w:sz="0" w:space="0" w:color="auto"/>
      </w:divBdr>
    </w:div>
    <w:div w:id="1397825243">
      <w:bodyDiv w:val="1"/>
      <w:marLeft w:val="0"/>
      <w:marRight w:val="0"/>
      <w:marTop w:val="0"/>
      <w:marBottom w:val="0"/>
      <w:divBdr>
        <w:top w:val="none" w:sz="0" w:space="0" w:color="auto"/>
        <w:left w:val="none" w:sz="0" w:space="0" w:color="auto"/>
        <w:bottom w:val="none" w:sz="0" w:space="0" w:color="auto"/>
        <w:right w:val="none" w:sz="0" w:space="0" w:color="auto"/>
      </w:divBdr>
    </w:div>
    <w:div w:id="1398555885">
      <w:bodyDiv w:val="1"/>
      <w:marLeft w:val="0"/>
      <w:marRight w:val="0"/>
      <w:marTop w:val="0"/>
      <w:marBottom w:val="0"/>
      <w:divBdr>
        <w:top w:val="none" w:sz="0" w:space="0" w:color="auto"/>
        <w:left w:val="none" w:sz="0" w:space="0" w:color="auto"/>
        <w:bottom w:val="none" w:sz="0" w:space="0" w:color="auto"/>
        <w:right w:val="none" w:sz="0" w:space="0" w:color="auto"/>
      </w:divBdr>
    </w:div>
    <w:div w:id="1399523009">
      <w:bodyDiv w:val="1"/>
      <w:marLeft w:val="0"/>
      <w:marRight w:val="0"/>
      <w:marTop w:val="0"/>
      <w:marBottom w:val="0"/>
      <w:divBdr>
        <w:top w:val="none" w:sz="0" w:space="0" w:color="auto"/>
        <w:left w:val="none" w:sz="0" w:space="0" w:color="auto"/>
        <w:bottom w:val="none" w:sz="0" w:space="0" w:color="auto"/>
        <w:right w:val="none" w:sz="0" w:space="0" w:color="auto"/>
      </w:divBdr>
    </w:div>
    <w:div w:id="1400325751">
      <w:bodyDiv w:val="1"/>
      <w:marLeft w:val="0"/>
      <w:marRight w:val="0"/>
      <w:marTop w:val="0"/>
      <w:marBottom w:val="0"/>
      <w:divBdr>
        <w:top w:val="none" w:sz="0" w:space="0" w:color="auto"/>
        <w:left w:val="none" w:sz="0" w:space="0" w:color="auto"/>
        <w:bottom w:val="none" w:sz="0" w:space="0" w:color="auto"/>
        <w:right w:val="none" w:sz="0" w:space="0" w:color="auto"/>
      </w:divBdr>
    </w:div>
    <w:div w:id="1402173032">
      <w:bodyDiv w:val="1"/>
      <w:marLeft w:val="0"/>
      <w:marRight w:val="0"/>
      <w:marTop w:val="0"/>
      <w:marBottom w:val="0"/>
      <w:divBdr>
        <w:top w:val="none" w:sz="0" w:space="0" w:color="auto"/>
        <w:left w:val="none" w:sz="0" w:space="0" w:color="auto"/>
        <w:bottom w:val="none" w:sz="0" w:space="0" w:color="auto"/>
        <w:right w:val="none" w:sz="0" w:space="0" w:color="auto"/>
      </w:divBdr>
    </w:div>
    <w:div w:id="1403143717">
      <w:bodyDiv w:val="1"/>
      <w:marLeft w:val="0"/>
      <w:marRight w:val="0"/>
      <w:marTop w:val="0"/>
      <w:marBottom w:val="0"/>
      <w:divBdr>
        <w:top w:val="none" w:sz="0" w:space="0" w:color="auto"/>
        <w:left w:val="none" w:sz="0" w:space="0" w:color="auto"/>
        <w:bottom w:val="none" w:sz="0" w:space="0" w:color="auto"/>
        <w:right w:val="none" w:sz="0" w:space="0" w:color="auto"/>
      </w:divBdr>
    </w:div>
    <w:div w:id="1405104203">
      <w:bodyDiv w:val="1"/>
      <w:marLeft w:val="0"/>
      <w:marRight w:val="0"/>
      <w:marTop w:val="0"/>
      <w:marBottom w:val="0"/>
      <w:divBdr>
        <w:top w:val="none" w:sz="0" w:space="0" w:color="auto"/>
        <w:left w:val="none" w:sz="0" w:space="0" w:color="auto"/>
        <w:bottom w:val="none" w:sz="0" w:space="0" w:color="auto"/>
        <w:right w:val="none" w:sz="0" w:space="0" w:color="auto"/>
      </w:divBdr>
    </w:div>
    <w:div w:id="1406535495">
      <w:bodyDiv w:val="1"/>
      <w:marLeft w:val="0"/>
      <w:marRight w:val="0"/>
      <w:marTop w:val="0"/>
      <w:marBottom w:val="0"/>
      <w:divBdr>
        <w:top w:val="none" w:sz="0" w:space="0" w:color="auto"/>
        <w:left w:val="none" w:sz="0" w:space="0" w:color="auto"/>
        <w:bottom w:val="none" w:sz="0" w:space="0" w:color="auto"/>
        <w:right w:val="none" w:sz="0" w:space="0" w:color="auto"/>
      </w:divBdr>
    </w:div>
    <w:div w:id="1406607826">
      <w:bodyDiv w:val="1"/>
      <w:marLeft w:val="0"/>
      <w:marRight w:val="0"/>
      <w:marTop w:val="0"/>
      <w:marBottom w:val="0"/>
      <w:divBdr>
        <w:top w:val="none" w:sz="0" w:space="0" w:color="auto"/>
        <w:left w:val="none" w:sz="0" w:space="0" w:color="auto"/>
        <w:bottom w:val="none" w:sz="0" w:space="0" w:color="auto"/>
        <w:right w:val="none" w:sz="0" w:space="0" w:color="auto"/>
      </w:divBdr>
    </w:div>
    <w:div w:id="1407802531">
      <w:bodyDiv w:val="1"/>
      <w:marLeft w:val="0"/>
      <w:marRight w:val="0"/>
      <w:marTop w:val="0"/>
      <w:marBottom w:val="0"/>
      <w:divBdr>
        <w:top w:val="none" w:sz="0" w:space="0" w:color="auto"/>
        <w:left w:val="none" w:sz="0" w:space="0" w:color="auto"/>
        <w:bottom w:val="none" w:sz="0" w:space="0" w:color="auto"/>
        <w:right w:val="none" w:sz="0" w:space="0" w:color="auto"/>
      </w:divBdr>
    </w:div>
    <w:div w:id="1408065885">
      <w:bodyDiv w:val="1"/>
      <w:marLeft w:val="0"/>
      <w:marRight w:val="0"/>
      <w:marTop w:val="0"/>
      <w:marBottom w:val="0"/>
      <w:divBdr>
        <w:top w:val="none" w:sz="0" w:space="0" w:color="auto"/>
        <w:left w:val="none" w:sz="0" w:space="0" w:color="auto"/>
        <w:bottom w:val="none" w:sz="0" w:space="0" w:color="auto"/>
        <w:right w:val="none" w:sz="0" w:space="0" w:color="auto"/>
      </w:divBdr>
      <w:divsChild>
        <w:div w:id="410395152">
          <w:marLeft w:val="0"/>
          <w:marRight w:val="0"/>
          <w:marTop w:val="0"/>
          <w:marBottom w:val="0"/>
          <w:divBdr>
            <w:top w:val="none" w:sz="0" w:space="0" w:color="auto"/>
            <w:left w:val="none" w:sz="0" w:space="0" w:color="auto"/>
            <w:bottom w:val="none" w:sz="0" w:space="0" w:color="auto"/>
            <w:right w:val="none" w:sz="0" w:space="0" w:color="auto"/>
          </w:divBdr>
          <w:divsChild>
            <w:div w:id="875969240">
              <w:marLeft w:val="0"/>
              <w:marRight w:val="0"/>
              <w:marTop w:val="0"/>
              <w:marBottom w:val="0"/>
              <w:divBdr>
                <w:top w:val="none" w:sz="0" w:space="0" w:color="auto"/>
                <w:left w:val="none" w:sz="0" w:space="0" w:color="auto"/>
                <w:bottom w:val="none" w:sz="0" w:space="0" w:color="auto"/>
                <w:right w:val="none" w:sz="0" w:space="0" w:color="auto"/>
              </w:divBdr>
              <w:divsChild>
                <w:div w:id="623193139">
                  <w:marLeft w:val="0"/>
                  <w:marRight w:val="0"/>
                  <w:marTop w:val="0"/>
                  <w:marBottom w:val="0"/>
                  <w:divBdr>
                    <w:top w:val="single" w:sz="8" w:space="0" w:color="D5DADD"/>
                    <w:left w:val="single" w:sz="8" w:space="0" w:color="D5DADD"/>
                    <w:bottom w:val="single" w:sz="8" w:space="0" w:color="D5DADD"/>
                    <w:right w:val="single" w:sz="8" w:space="0" w:color="D5DADD"/>
                  </w:divBdr>
                  <w:divsChild>
                    <w:div w:id="1261910404">
                      <w:marLeft w:val="0"/>
                      <w:marRight w:val="0"/>
                      <w:marTop w:val="0"/>
                      <w:marBottom w:val="0"/>
                      <w:divBdr>
                        <w:top w:val="none" w:sz="0" w:space="0" w:color="auto"/>
                        <w:left w:val="none" w:sz="0" w:space="0" w:color="auto"/>
                        <w:bottom w:val="none" w:sz="0" w:space="0" w:color="auto"/>
                        <w:right w:val="none" w:sz="0" w:space="0" w:color="auto"/>
                      </w:divBdr>
                      <w:divsChild>
                        <w:div w:id="800415726">
                          <w:marLeft w:val="0"/>
                          <w:marRight w:val="0"/>
                          <w:marTop w:val="0"/>
                          <w:marBottom w:val="0"/>
                          <w:divBdr>
                            <w:top w:val="none" w:sz="0" w:space="0" w:color="auto"/>
                            <w:left w:val="none" w:sz="0" w:space="0" w:color="auto"/>
                            <w:bottom w:val="none" w:sz="0" w:space="0" w:color="auto"/>
                            <w:right w:val="none" w:sz="0" w:space="0" w:color="auto"/>
                          </w:divBdr>
                          <w:divsChild>
                            <w:div w:id="14721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14955">
          <w:marLeft w:val="0"/>
          <w:marRight w:val="0"/>
          <w:marTop w:val="0"/>
          <w:marBottom w:val="0"/>
          <w:divBdr>
            <w:top w:val="none" w:sz="0" w:space="0" w:color="auto"/>
            <w:left w:val="none" w:sz="0" w:space="0" w:color="auto"/>
            <w:bottom w:val="none" w:sz="0" w:space="0" w:color="auto"/>
            <w:right w:val="none" w:sz="0" w:space="0" w:color="auto"/>
          </w:divBdr>
        </w:div>
      </w:divsChild>
    </w:div>
    <w:div w:id="1408305496">
      <w:bodyDiv w:val="1"/>
      <w:marLeft w:val="0"/>
      <w:marRight w:val="0"/>
      <w:marTop w:val="0"/>
      <w:marBottom w:val="0"/>
      <w:divBdr>
        <w:top w:val="none" w:sz="0" w:space="0" w:color="auto"/>
        <w:left w:val="none" w:sz="0" w:space="0" w:color="auto"/>
        <w:bottom w:val="none" w:sz="0" w:space="0" w:color="auto"/>
        <w:right w:val="none" w:sz="0" w:space="0" w:color="auto"/>
      </w:divBdr>
    </w:div>
    <w:div w:id="1408653090">
      <w:bodyDiv w:val="1"/>
      <w:marLeft w:val="0"/>
      <w:marRight w:val="0"/>
      <w:marTop w:val="0"/>
      <w:marBottom w:val="0"/>
      <w:divBdr>
        <w:top w:val="none" w:sz="0" w:space="0" w:color="auto"/>
        <w:left w:val="none" w:sz="0" w:space="0" w:color="auto"/>
        <w:bottom w:val="none" w:sz="0" w:space="0" w:color="auto"/>
        <w:right w:val="none" w:sz="0" w:space="0" w:color="auto"/>
      </w:divBdr>
    </w:div>
    <w:div w:id="1409032912">
      <w:bodyDiv w:val="1"/>
      <w:marLeft w:val="0"/>
      <w:marRight w:val="0"/>
      <w:marTop w:val="0"/>
      <w:marBottom w:val="0"/>
      <w:divBdr>
        <w:top w:val="none" w:sz="0" w:space="0" w:color="auto"/>
        <w:left w:val="none" w:sz="0" w:space="0" w:color="auto"/>
        <w:bottom w:val="none" w:sz="0" w:space="0" w:color="auto"/>
        <w:right w:val="none" w:sz="0" w:space="0" w:color="auto"/>
      </w:divBdr>
    </w:div>
    <w:div w:id="1412193871">
      <w:bodyDiv w:val="1"/>
      <w:marLeft w:val="0"/>
      <w:marRight w:val="0"/>
      <w:marTop w:val="0"/>
      <w:marBottom w:val="0"/>
      <w:divBdr>
        <w:top w:val="none" w:sz="0" w:space="0" w:color="auto"/>
        <w:left w:val="none" w:sz="0" w:space="0" w:color="auto"/>
        <w:bottom w:val="none" w:sz="0" w:space="0" w:color="auto"/>
        <w:right w:val="none" w:sz="0" w:space="0" w:color="auto"/>
      </w:divBdr>
    </w:div>
    <w:div w:id="1412237815">
      <w:bodyDiv w:val="1"/>
      <w:marLeft w:val="0"/>
      <w:marRight w:val="0"/>
      <w:marTop w:val="0"/>
      <w:marBottom w:val="0"/>
      <w:divBdr>
        <w:top w:val="none" w:sz="0" w:space="0" w:color="auto"/>
        <w:left w:val="none" w:sz="0" w:space="0" w:color="auto"/>
        <w:bottom w:val="none" w:sz="0" w:space="0" w:color="auto"/>
        <w:right w:val="none" w:sz="0" w:space="0" w:color="auto"/>
      </w:divBdr>
    </w:div>
    <w:div w:id="1413350803">
      <w:bodyDiv w:val="1"/>
      <w:marLeft w:val="0"/>
      <w:marRight w:val="0"/>
      <w:marTop w:val="0"/>
      <w:marBottom w:val="0"/>
      <w:divBdr>
        <w:top w:val="none" w:sz="0" w:space="0" w:color="auto"/>
        <w:left w:val="none" w:sz="0" w:space="0" w:color="auto"/>
        <w:bottom w:val="none" w:sz="0" w:space="0" w:color="auto"/>
        <w:right w:val="none" w:sz="0" w:space="0" w:color="auto"/>
      </w:divBdr>
    </w:div>
    <w:div w:id="1414430283">
      <w:bodyDiv w:val="1"/>
      <w:marLeft w:val="0"/>
      <w:marRight w:val="0"/>
      <w:marTop w:val="0"/>
      <w:marBottom w:val="0"/>
      <w:divBdr>
        <w:top w:val="none" w:sz="0" w:space="0" w:color="auto"/>
        <w:left w:val="none" w:sz="0" w:space="0" w:color="auto"/>
        <w:bottom w:val="none" w:sz="0" w:space="0" w:color="auto"/>
        <w:right w:val="none" w:sz="0" w:space="0" w:color="auto"/>
      </w:divBdr>
    </w:div>
    <w:div w:id="1414476407">
      <w:bodyDiv w:val="1"/>
      <w:marLeft w:val="0"/>
      <w:marRight w:val="0"/>
      <w:marTop w:val="0"/>
      <w:marBottom w:val="0"/>
      <w:divBdr>
        <w:top w:val="none" w:sz="0" w:space="0" w:color="auto"/>
        <w:left w:val="none" w:sz="0" w:space="0" w:color="auto"/>
        <w:bottom w:val="none" w:sz="0" w:space="0" w:color="auto"/>
        <w:right w:val="none" w:sz="0" w:space="0" w:color="auto"/>
      </w:divBdr>
    </w:div>
    <w:div w:id="1414888734">
      <w:bodyDiv w:val="1"/>
      <w:marLeft w:val="0"/>
      <w:marRight w:val="0"/>
      <w:marTop w:val="0"/>
      <w:marBottom w:val="0"/>
      <w:divBdr>
        <w:top w:val="none" w:sz="0" w:space="0" w:color="auto"/>
        <w:left w:val="none" w:sz="0" w:space="0" w:color="auto"/>
        <w:bottom w:val="none" w:sz="0" w:space="0" w:color="auto"/>
        <w:right w:val="none" w:sz="0" w:space="0" w:color="auto"/>
      </w:divBdr>
    </w:div>
    <w:div w:id="1416324942">
      <w:bodyDiv w:val="1"/>
      <w:marLeft w:val="0"/>
      <w:marRight w:val="0"/>
      <w:marTop w:val="0"/>
      <w:marBottom w:val="0"/>
      <w:divBdr>
        <w:top w:val="none" w:sz="0" w:space="0" w:color="auto"/>
        <w:left w:val="none" w:sz="0" w:space="0" w:color="auto"/>
        <w:bottom w:val="none" w:sz="0" w:space="0" w:color="auto"/>
        <w:right w:val="none" w:sz="0" w:space="0" w:color="auto"/>
      </w:divBdr>
    </w:div>
    <w:div w:id="1416829323">
      <w:bodyDiv w:val="1"/>
      <w:marLeft w:val="0"/>
      <w:marRight w:val="0"/>
      <w:marTop w:val="0"/>
      <w:marBottom w:val="0"/>
      <w:divBdr>
        <w:top w:val="none" w:sz="0" w:space="0" w:color="auto"/>
        <w:left w:val="none" w:sz="0" w:space="0" w:color="auto"/>
        <w:bottom w:val="none" w:sz="0" w:space="0" w:color="auto"/>
        <w:right w:val="none" w:sz="0" w:space="0" w:color="auto"/>
      </w:divBdr>
    </w:div>
    <w:div w:id="1418596440">
      <w:bodyDiv w:val="1"/>
      <w:marLeft w:val="0"/>
      <w:marRight w:val="0"/>
      <w:marTop w:val="0"/>
      <w:marBottom w:val="0"/>
      <w:divBdr>
        <w:top w:val="none" w:sz="0" w:space="0" w:color="auto"/>
        <w:left w:val="none" w:sz="0" w:space="0" w:color="auto"/>
        <w:bottom w:val="none" w:sz="0" w:space="0" w:color="auto"/>
        <w:right w:val="none" w:sz="0" w:space="0" w:color="auto"/>
      </w:divBdr>
      <w:divsChild>
        <w:div w:id="693070270">
          <w:marLeft w:val="0"/>
          <w:marRight w:val="0"/>
          <w:marTop w:val="0"/>
          <w:marBottom w:val="0"/>
          <w:divBdr>
            <w:top w:val="none" w:sz="0" w:space="0" w:color="auto"/>
            <w:left w:val="none" w:sz="0" w:space="0" w:color="auto"/>
            <w:bottom w:val="none" w:sz="0" w:space="0" w:color="auto"/>
            <w:right w:val="none" w:sz="0" w:space="0" w:color="auto"/>
          </w:divBdr>
          <w:divsChild>
            <w:div w:id="1237590450">
              <w:marLeft w:val="0"/>
              <w:marRight w:val="0"/>
              <w:marTop w:val="120"/>
              <w:marBottom w:val="0"/>
              <w:divBdr>
                <w:top w:val="none" w:sz="0" w:space="0" w:color="auto"/>
                <w:left w:val="none" w:sz="0" w:space="0" w:color="auto"/>
                <w:bottom w:val="none" w:sz="0" w:space="0" w:color="auto"/>
                <w:right w:val="none" w:sz="0" w:space="0" w:color="auto"/>
              </w:divBdr>
              <w:divsChild>
                <w:div w:id="209004835">
                  <w:marLeft w:val="0"/>
                  <w:marRight w:val="0"/>
                  <w:marTop w:val="0"/>
                  <w:marBottom w:val="0"/>
                  <w:divBdr>
                    <w:top w:val="none" w:sz="0" w:space="0" w:color="auto"/>
                    <w:left w:val="none" w:sz="0" w:space="0" w:color="auto"/>
                    <w:bottom w:val="none" w:sz="0" w:space="0" w:color="auto"/>
                    <w:right w:val="none" w:sz="0" w:space="0" w:color="auto"/>
                  </w:divBdr>
                  <w:divsChild>
                    <w:div w:id="1326400487">
                      <w:marLeft w:val="0"/>
                      <w:marRight w:val="0"/>
                      <w:marTop w:val="0"/>
                      <w:marBottom w:val="0"/>
                      <w:divBdr>
                        <w:top w:val="none" w:sz="0" w:space="0" w:color="auto"/>
                        <w:left w:val="none" w:sz="0" w:space="0" w:color="auto"/>
                        <w:bottom w:val="none" w:sz="0" w:space="0" w:color="auto"/>
                        <w:right w:val="none" w:sz="0" w:space="0" w:color="auto"/>
                      </w:divBdr>
                      <w:divsChild>
                        <w:div w:id="1370909602">
                          <w:marLeft w:val="0"/>
                          <w:marRight w:val="0"/>
                          <w:marTop w:val="0"/>
                          <w:marBottom w:val="0"/>
                          <w:divBdr>
                            <w:top w:val="none" w:sz="0" w:space="0" w:color="auto"/>
                            <w:left w:val="none" w:sz="0" w:space="0" w:color="auto"/>
                            <w:bottom w:val="none" w:sz="0" w:space="0" w:color="auto"/>
                            <w:right w:val="none" w:sz="0" w:space="0" w:color="auto"/>
                          </w:divBdr>
                          <w:divsChild>
                            <w:div w:id="1346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734992">
          <w:marLeft w:val="0"/>
          <w:marRight w:val="0"/>
          <w:marTop w:val="0"/>
          <w:marBottom w:val="0"/>
          <w:divBdr>
            <w:top w:val="none" w:sz="0" w:space="0" w:color="auto"/>
            <w:left w:val="none" w:sz="0" w:space="0" w:color="auto"/>
            <w:bottom w:val="none" w:sz="0" w:space="0" w:color="auto"/>
            <w:right w:val="none" w:sz="0" w:space="0" w:color="auto"/>
          </w:divBdr>
          <w:divsChild>
            <w:div w:id="352272499">
              <w:marLeft w:val="60"/>
              <w:marRight w:val="0"/>
              <w:marTop w:val="0"/>
              <w:marBottom w:val="0"/>
              <w:divBdr>
                <w:top w:val="none" w:sz="0" w:space="0" w:color="auto"/>
                <w:left w:val="none" w:sz="0" w:space="0" w:color="auto"/>
                <w:bottom w:val="none" w:sz="0" w:space="0" w:color="auto"/>
                <w:right w:val="none" w:sz="0" w:space="0" w:color="auto"/>
              </w:divBdr>
            </w:div>
            <w:div w:id="373622927">
              <w:marLeft w:val="300"/>
              <w:marRight w:val="0"/>
              <w:marTop w:val="0"/>
              <w:marBottom w:val="0"/>
              <w:divBdr>
                <w:top w:val="none" w:sz="0" w:space="0" w:color="auto"/>
                <w:left w:val="none" w:sz="0" w:space="0" w:color="auto"/>
                <w:bottom w:val="none" w:sz="0" w:space="0" w:color="auto"/>
                <w:right w:val="none" w:sz="0" w:space="0" w:color="auto"/>
              </w:divBdr>
            </w:div>
            <w:div w:id="445464167">
              <w:marLeft w:val="300"/>
              <w:marRight w:val="0"/>
              <w:marTop w:val="0"/>
              <w:marBottom w:val="0"/>
              <w:divBdr>
                <w:top w:val="none" w:sz="0" w:space="0" w:color="auto"/>
                <w:left w:val="none" w:sz="0" w:space="0" w:color="auto"/>
                <w:bottom w:val="none" w:sz="0" w:space="0" w:color="auto"/>
                <w:right w:val="none" w:sz="0" w:space="0" w:color="auto"/>
              </w:divBdr>
            </w:div>
            <w:div w:id="1028718986">
              <w:marLeft w:val="0"/>
              <w:marRight w:val="0"/>
              <w:marTop w:val="0"/>
              <w:marBottom w:val="0"/>
              <w:divBdr>
                <w:top w:val="none" w:sz="0" w:space="0" w:color="auto"/>
                <w:left w:val="none" w:sz="0" w:space="0" w:color="auto"/>
                <w:bottom w:val="none" w:sz="0" w:space="0" w:color="auto"/>
                <w:right w:val="none" w:sz="0" w:space="0" w:color="auto"/>
              </w:divBdr>
            </w:div>
            <w:div w:id="1717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8159">
      <w:bodyDiv w:val="1"/>
      <w:marLeft w:val="0"/>
      <w:marRight w:val="0"/>
      <w:marTop w:val="0"/>
      <w:marBottom w:val="0"/>
      <w:divBdr>
        <w:top w:val="none" w:sz="0" w:space="0" w:color="auto"/>
        <w:left w:val="none" w:sz="0" w:space="0" w:color="auto"/>
        <w:bottom w:val="none" w:sz="0" w:space="0" w:color="auto"/>
        <w:right w:val="none" w:sz="0" w:space="0" w:color="auto"/>
      </w:divBdr>
    </w:div>
    <w:div w:id="1419791609">
      <w:bodyDiv w:val="1"/>
      <w:marLeft w:val="0"/>
      <w:marRight w:val="0"/>
      <w:marTop w:val="0"/>
      <w:marBottom w:val="0"/>
      <w:divBdr>
        <w:top w:val="none" w:sz="0" w:space="0" w:color="auto"/>
        <w:left w:val="none" w:sz="0" w:space="0" w:color="auto"/>
        <w:bottom w:val="none" w:sz="0" w:space="0" w:color="auto"/>
        <w:right w:val="none" w:sz="0" w:space="0" w:color="auto"/>
      </w:divBdr>
    </w:div>
    <w:div w:id="1421869449">
      <w:bodyDiv w:val="1"/>
      <w:marLeft w:val="0"/>
      <w:marRight w:val="0"/>
      <w:marTop w:val="0"/>
      <w:marBottom w:val="0"/>
      <w:divBdr>
        <w:top w:val="none" w:sz="0" w:space="0" w:color="auto"/>
        <w:left w:val="none" w:sz="0" w:space="0" w:color="auto"/>
        <w:bottom w:val="none" w:sz="0" w:space="0" w:color="auto"/>
        <w:right w:val="none" w:sz="0" w:space="0" w:color="auto"/>
      </w:divBdr>
    </w:div>
    <w:div w:id="1427657249">
      <w:bodyDiv w:val="1"/>
      <w:marLeft w:val="0"/>
      <w:marRight w:val="0"/>
      <w:marTop w:val="0"/>
      <w:marBottom w:val="0"/>
      <w:divBdr>
        <w:top w:val="none" w:sz="0" w:space="0" w:color="auto"/>
        <w:left w:val="none" w:sz="0" w:space="0" w:color="auto"/>
        <w:bottom w:val="none" w:sz="0" w:space="0" w:color="auto"/>
        <w:right w:val="none" w:sz="0" w:space="0" w:color="auto"/>
      </w:divBdr>
    </w:div>
    <w:div w:id="1429154730">
      <w:bodyDiv w:val="1"/>
      <w:marLeft w:val="0"/>
      <w:marRight w:val="0"/>
      <w:marTop w:val="0"/>
      <w:marBottom w:val="0"/>
      <w:divBdr>
        <w:top w:val="none" w:sz="0" w:space="0" w:color="auto"/>
        <w:left w:val="none" w:sz="0" w:space="0" w:color="auto"/>
        <w:bottom w:val="none" w:sz="0" w:space="0" w:color="auto"/>
        <w:right w:val="none" w:sz="0" w:space="0" w:color="auto"/>
      </w:divBdr>
    </w:div>
    <w:div w:id="1430588700">
      <w:bodyDiv w:val="1"/>
      <w:marLeft w:val="0"/>
      <w:marRight w:val="0"/>
      <w:marTop w:val="0"/>
      <w:marBottom w:val="0"/>
      <w:divBdr>
        <w:top w:val="none" w:sz="0" w:space="0" w:color="auto"/>
        <w:left w:val="none" w:sz="0" w:space="0" w:color="auto"/>
        <w:bottom w:val="none" w:sz="0" w:space="0" w:color="auto"/>
        <w:right w:val="none" w:sz="0" w:space="0" w:color="auto"/>
      </w:divBdr>
    </w:div>
    <w:div w:id="1431656810">
      <w:bodyDiv w:val="1"/>
      <w:marLeft w:val="0"/>
      <w:marRight w:val="0"/>
      <w:marTop w:val="0"/>
      <w:marBottom w:val="0"/>
      <w:divBdr>
        <w:top w:val="none" w:sz="0" w:space="0" w:color="auto"/>
        <w:left w:val="none" w:sz="0" w:space="0" w:color="auto"/>
        <w:bottom w:val="none" w:sz="0" w:space="0" w:color="auto"/>
        <w:right w:val="none" w:sz="0" w:space="0" w:color="auto"/>
      </w:divBdr>
    </w:div>
    <w:div w:id="1434478453">
      <w:bodyDiv w:val="1"/>
      <w:marLeft w:val="0"/>
      <w:marRight w:val="0"/>
      <w:marTop w:val="0"/>
      <w:marBottom w:val="0"/>
      <w:divBdr>
        <w:top w:val="none" w:sz="0" w:space="0" w:color="auto"/>
        <w:left w:val="none" w:sz="0" w:space="0" w:color="auto"/>
        <w:bottom w:val="none" w:sz="0" w:space="0" w:color="auto"/>
        <w:right w:val="none" w:sz="0" w:space="0" w:color="auto"/>
      </w:divBdr>
    </w:div>
    <w:div w:id="1436709887">
      <w:bodyDiv w:val="1"/>
      <w:marLeft w:val="0"/>
      <w:marRight w:val="0"/>
      <w:marTop w:val="0"/>
      <w:marBottom w:val="0"/>
      <w:divBdr>
        <w:top w:val="none" w:sz="0" w:space="0" w:color="auto"/>
        <w:left w:val="none" w:sz="0" w:space="0" w:color="auto"/>
        <w:bottom w:val="none" w:sz="0" w:space="0" w:color="auto"/>
        <w:right w:val="none" w:sz="0" w:space="0" w:color="auto"/>
      </w:divBdr>
    </w:div>
    <w:div w:id="1437285344">
      <w:bodyDiv w:val="1"/>
      <w:marLeft w:val="0"/>
      <w:marRight w:val="0"/>
      <w:marTop w:val="0"/>
      <w:marBottom w:val="0"/>
      <w:divBdr>
        <w:top w:val="none" w:sz="0" w:space="0" w:color="auto"/>
        <w:left w:val="none" w:sz="0" w:space="0" w:color="auto"/>
        <w:bottom w:val="none" w:sz="0" w:space="0" w:color="auto"/>
        <w:right w:val="none" w:sz="0" w:space="0" w:color="auto"/>
      </w:divBdr>
    </w:div>
    <w:div w:id="1437824323">
      <w:bodyDiv w:val="1"/>
      <w:marLeft w:val="0"/>
      <w:marRight w:val="0"/>
      <w:marTop w:val="0"/>
      <w:marBottom w:val="0"/>
      <w:divBdr>
        <w:top w:val="none" w:sz="0" w:space="0" w:color="auto"/>
        <w:left w:val="none" w:sz="0" w:space="0" w:color="auto"/>
        <w:bottom w:val="none" w:sz="0" w:space="0" w:color="auto"/>
        <w:right w:val="none" w:sz="0" w:space="0" w:color="auto"/>
      </w:divBdr>
    </w:div>
    <w:div w:id="1439522133">
      <w:bodyDiv w:val="1"/>
      <w:marLeft w:val="0"/>
      <w:marRight w:val="0"/>
      <w:marTop w:val="0"/>
      <w:marBottom w:val="0"/>
      <w:divBdr>
        <w:top w:val="none" w:sz="0" w:space="0" w:color="auto"/>
        <w:left w:val="none" w:sz="0" w:space="0" w:color="auto"/>
        <w:bottom w:val="none" w:sz="0" w:space="0" w:color="auto"/>
        <w:right w:val="none" w:sz="0" w:space="0" w:color="auto"/>
      </w:divBdr>
    </w:div>
    <w:div w:id="1440375390">
      <w:bodyDiv w:val="1"/>
      <w:marLeft w:val="0"/>
      <w:marRight w:val="0"/>
      <w:marTop w:val="0"/>
      <w:marBottom w:val="0"/>
      <w:divBdr>
        <w:top w:val="none" w:sz="0" w:space="0" w:color="auto"/>
        <w:left w:val="none" w:sz="0" w:space="0" w:color="auto"/>
        <w:bottom w:val="none" w:sz="0" w:space="0" w:color="auto"/>
        <w:right w:val="none" w:sz="0" w:space="0" w:color="auto"/>
      </w:divBdr>
    </w:div>
    <w:div w:id="1440683845">
      <w:bodyDiv w:val="1"/>
      <w:marLeft w:val="0"/>
      <w:marRight w:val="0"/>
      <w:marTop w:val="0"/>
      <w:marBottom w:val="0"/>
      <w:divBdr>
        <w:top w:val="none" w:sz="0" w:space="0" w:color="auto"/>
        <w:left w:val="none" w:sz="0" w:space="0" w:color="auto"/>
        <w:bottom w:val="none" w:sz="0" w:space="0" w:color="auto"/>
        <w:right w:val="none" w:sz="0" w:space="0" w:color="auto"/>
      </w:divBdr>
    </w:div>
    <w:div w:id="1440757426">
      <w:bodyDiv w:val="1"/>
      <w:marLeft w:val="0"/>
      <w:marRight w:val="0"/>
      <w:marTop w:val="0"/>
      <w:marBottom w:val="0"/>
      <w:divBdr>
        <w:top w:val="none" w:sz="0" w:space="0" w:color="auto"/>
        <w:left w:val="none" w:sz="0" w:space="0" w:color="auto"/>
        <w:bottom w:val="none" w:sz="0" w:space="0" w:color="auto"/>
        <w:right w:val="none" w:sz="0" w:space="0" w:color="auto"/>
      </w:divBdr>
    </w:div>
    <w:div w:id="1442148661">
      <w:bodyDiv w:val="1"/>
      <w:marLeft w:val="0"/>
      <w:marRight w:val="0"/>
      <w:marTop w:val="0"/>
      <w:marBottom w:val="0"/>
      <w:divBdr>
        <w:top w:val="none" w:sz="0" w:space="0" w:color="auto"/>
        <w:left w:val="none" w:sz="0" w:space="0" w:color="auto"/>
        <w:bottom w:val="none" w:sz="0" w:space="0" w:color="auto"/>
        <w:right w:val="none" w:sz="0" w:space="0" w:color="auto"/>
      </w:divBdr>
    </w:div>
    <w:div w:id="1444954939">
      <w:bodyDiv w:val="1"/>
      <w:marLeft w:val="0"/>
      <w:marRight w:val="0"/>
      <w:marTop w:val="0"/>
      <w:marBottom w:val="0"/>
      <w:divBdr>
        <w:top w:val="none" w:sz="0" w:space="0" w:color="auto"/>
        <w:left w:val="none" w:sz="0" w:space="0" w:color="auto"/>
        <w:bottom w:val="none" w:sz="0" w:space="0" w:color="auto"/>
        <w:right w:val="none" w:sz="0" w:space="0" w:color="auto"/>
      </w:divBdr>
    </w:div>
    <w:div w:id="1449079308">
      <w:bodyDiv w:val="1"/>
      <w:marLeft w:val="0"/>
      <w:marRight w:val="0"/>
      <w:marTop w:val="0"/>
      <w:marBottom w:val="0"/>
      <w:divBdr>
        <w:top w:val="none" w:sz="0" w:space="0" w:color="auto"/>
        <w:left w:val="none" w:sz="0" w:space="0" w:color="auto"/>
        <w:bottom w:val="none" w:sz="0" w:space="0" w:color="auto"/>
        <w:right w:val="none" w:sz="0" w:space="0" w:color="auto"/>
      </w:divBdr>
    </w:div>
    <w:div w:id="1451128958">
      <w:bodyDiv w:val="1"/>
      <w:marLeft w:val="0"/>
      <w:marRight w:val="0"/>
      <w:marTop w:val="0"/>
      <w:marBottom w:val="0"/>
      <w:divBdr>
        <w:top w:val="none" w:sz="0" w:space="0" w:color="auto"/>
        <w:left w:val="none" w:sz="0" w:space="0" w:color="auto"/>
        <w:bottom w:val="none" w:sz="0" w:space="0" w:color="auto"/>
        <w:right w:val="none" w:sz="0" w:space="0" w:color="auto"/>
      </w:divBdr>
    </w:div>
    <w:div w:id="1451163663">
      <w:bodyDiv w:val="1"/>
      <w:marLeft w:val="0"/>
      <w:marRight w:val="0"/>
      <w:marTop w:val="0"/>
      <w:marBottom w:val="0"/>
      <w:divBdr>
        <w:top w:val="none" w:sz="0" w:space="0" w:color="auto"/>
        <w:left w:val="none" w:sz="0" w:space="0" w:color="auto"/>
        <w:bottom w:val="none" w:sz="0" w:space="0" w:color="auto"/>
        <w:right w:val="none" w:sz="0" w:space="0" w:color="auto"/>
      </w:divBdr>
    </w:div>
    <w:div w:id="1453281200">
      <w:bodyDiv w:val="1"/>
      <w:marLeft w:val="0"/>
      <w:marRight w:val="0"/>
      <w:marTop w:val="0"/>
      <w:marBottom w:val="0"/>
      <w:divBdr>
        <w:top w:val="none" w:sz="0" w:space="0" w:color="auto"/>
        <w:left w:val="none" w:sz="0" w:space="0" w:color="auto"/>
        <w:bottom w:val="none" w:sz="0" w:space="0" w:color="auto"/>
        <w:right w:val="none" w:sz="0" w:space="0" w:color="auto"/>
      </w:divBdr>
    </w:div>
    <w:div w:id="1455370165">
      <w:bodyDiv w:val="1"/>
      <w:marLeft w:val="0"/>
      <w:marRight w:val="0"/>
      <w:marTop w:val="0"/>
      <w:marBottom w:val="0"/>
      <w:divBdr>
        <w:top w:val="none" w:sz="0" w:space="0" w:color="auto"/>
        <w:left w:val="none" w:sz="0" w:space="0" w:color="auto"/>
        <w:bottom w:val="none" w:sz="0" w:space="0" w:color="auto"/>
        <w:right w:val="none" w:sz="0" w:space="0" w:color="auto"/>
      </w:divBdr>
    </w:div>
    <w:div w:id="1456942008">
      <w:bodyDiv w:val="1"/>
      <w:marLeft w:val="0"/>
      <w:marRight w:val="0"/>
      <w:marTop w:val="0"/>
      <w:marBottom w:val="0"/>
      <w:divBdr>
        <w:top w:val="none" w:sz="0" w:space="0" w:color="auto"/>
        <w:left w:val="none" w:sz="0" w:space="0" w:color="auto"/>
        <w:bottom w:val="none" w:sz="0" w:space="0" w:color="auto"/>
        <w:right w:val="none" w:sz="0" w:space="0" w:color="auto"/>
      </w:divBdr>
    </w:div>
    <w:div w:id="1458178380">
      <w:bodyDiv w:val="1"/>
      <w:marLeft w:val="0"/>
      <w:marRight w:val="0"/>
      <w:marTop w:val="0"/>
      <w:marBottom w:val="0"/>
      <w:divBdr>
        <w:top w:val="none" w:sz="0" w:space="0" w:color="auto"/>
        <w:left w:val="none" w:sz="0" w:space="0" w:color="auto"/>
        <w:bottom w:val="none" w:sz="0" w:space="0" w:color="auto"/>
        <w:right w:val="none" w:sz="0" w:space="0" w:color="auto"/>
      </w:divBdr>
    </w:div>
    <w:div w:id="1459059422">
      <w:bodyDiv w:val="1"/>
      <w:marLeft w:val="0"/>
      <w:marRight w:val="0"/>
      <w:marTop w:val="0"/>
      <w:marBottom w:val="0"/>
      <w:divBdr>
        <w:top w:val="none" w:sz="0" w:space="0" w:color="auto"/>
        <w:left w:val="none" w:sz="0" w:space="0" w:color="auto"/>
        <w:bottom w:val="none" w:sz="0" w:space="0" w:color="auto"/>
        <w:right w:val="none" w:sz="0" w:space="0" w:color="auto"/>
      </w:divBdr>
    </w:div>
    <w:div w:id="1460143631">
      <w:bodyDiv w:val="1"/>
      <w:marLeft w:val="0"/>
      <w:marRight w:val="0"/>
      <w:marTop w:val="0"/>
      <w:marBottom w:val="0"/>
      <w:divBdr>
        <w:top w:val="none" w:sz="0" w:space="0" w:color="auto"/>
        <w:left w:val="none" w:sz="0" w:space="0" w:color="auto"/>
        <w:bottom w:val="none" w:sz="0" w:space="0" w:color="auto"/>
        <w:right w:val="none" w:sz="0" w:space="0" w:color="auto"/>
      </w:divBdr>
    </w:div>
    <w:div w:id="1460755850">
      <w:bodyDiv w:val="1"/>
      <w:marLeft w:val="0"/>
      <w:marRight w:val="0"/>
      <w:marTop w:val="0"/>
      <w:marBottom w:val="0"/>
      <w:divBdr>
        <w:top w:val="none" w:sz="0" w:space="0" w:color="auto"/>
        <w:left w:val="none" w:sz="0" w:space="0" w:color="auto"/>
        <w:bottom w:val="none" w:sz="0" w:space="0" w:color="auto"/>
        <w:right w:val="none" w:sz="0" w:space="0" w:color="auto"/>
      </w:divBdr>
    </w:div>
    <w:div w:id="1461455743">
      <w:bodyDiv w:val="1"/>
      <w:marLeft w:val="0"/>
      <w:marRight w:val="0"/>
      <w:marTop w:val="0"/>
      <w:marBottom w:val="0"/>
      <w:divBdr>
        <w:top w:val="none" w:sz="0" w:space="0" w:color="auto"/>
        <w:left w:val="none" w:sz="0" w:space="0" w:color="auto"/>
        <w:bottom w:val="none" w:sz="0" w:space="0" w:color="auto"/>
        <w:right w:val="none" w:sz="0" w:space="0" w:color="auto"/>
      </w:divBdr>
    </w:div>
    <w:div w:id="1461531094">
      <w:bodyDiv w:val="1"/>
      <w:marLeft w:val="0"/>
      <w:marRight w:val="0"/>
      <w:marTop w:val="0"/>
      <w:marBottom w:val="0"/>
      <w:divBdr>
        <w:top w:val="none" w:sz="0" w:space="0" w:color="auto"/>
        <w:left w:val="none" w:sz="0" w:space="0" w:color="auto"/>
        <w:bottom w:val="none" w:sz="0" w:space="0" w:color="auto"/>
        <w:right w:val="none" w:sz="0" w:space="0" w:color="auto"/>
      </w:divBdr>
    </w:div>
    <w:div w:id="1463772061">
      <w:bodyDiv w:val="1"/>
      <w:marLeft w:val="0"/>
      <w:marRight w:val="0"/>
      <w:marTop w:val="0"/>
      <w:marBottom w:val="0"/>
      <w:divBdr>
        <w:top w:val="none" w:sz="0" w:space="0" w:color="auto"/>
        <w:left w:val="none" w:sz="0" w:space="0" w:color="auto"/>
        <w:bottom w:val="none" w:sz="0" w:space="0" w:color="auto"/>
        <w:right w:val="none" w:sz="0" w:space="0" w:color="auto"/>
      </w:divBdr>
    </w:div>
    <w:div w:id="1467624760">
      <w:bodyDiv w:val="1"/>
      <w:marLeft w:val="0"/>
      <w:marRight w:val="0"/>
      <w:marTop w:val="0"/>
      <w:marBottom w:val="0"/>
      <w:divBdr>
        <w:top w:val="none" w:sz="0" w:space="0" w:color="auto"/>
        <w:left w:val="none" w:sz="0" w:space="0" w:color="auto"/>
        <w:bottom w:val="none" w:sz="0" w:space="0" w:color="auto"/>
        <w:right w:val="none" w:sz="0" w:space="0" w:color="auto"/>
      </w:divBdr>
    </w:div>
    <w:div w:id="1469205367">
      <w:bodyDiv w:val="1"/>
      <w:marLeft w:val="0"/>
      <w:marRight w:val="0"/>
      <w:marTop w:val="0"/>
      <w:marBottom w:val="0"/>
      <w:divBdr>
        <w:top w:val="none" w:sz="0" w:space="0" w:color="auto"/>
        <w:left w:val="none" w:sz="0" w:space="0" w:color="auto"/>
        <w:bottom w:val="none" w:sz="0" w:space="0" w:color="auto"/>
        <w:right w:val="none" w:sz="0" w:space="0" w:color="auto"/>
      </w:divBdr>
    </w:div>
    <w:div w:id="1470710097">
      <w:bodyDiv w:val="1"/>
      <w:marLeft w:val="0"/>
      <w:marRight w:val="0"/>
      <w:marTop w:val="0"/>
      <w:marBottom w:val="0"/>
      <w:divBdr>
        <w:top w:val="none" w:sz="0" w:space="0" w:color="auto"/>
        <w:left w:val="none" w:sz="0" w:space="0" w:color="auto"/>
        <w:bottom w:val="none" w:sz="0" w:space="0" w:color="auto"/>
        <w:right w:val="none" w:sz="0" w:space="0" w:color="auto"/>
      </w:divBdr>
    </w:div>
    <w:div w:id="1472405261">
      <w:bodyDiv w:val="1"/>
      <w:marLeft w:val="0"/>
      <w:marRight w:val="0"/>
      <w:marTop w:val="0"/>
      <w:marBottom w:val="0"/>
      <w:divBdr>
        <w:top w:val="none" w:sz="0" w:space="0" w:color="auto"/>
        <w:left w:val="none" w:sz="0" w:space="0" w:color="auto"/>
        <w:bottom w:val="none" w:sz="0" w:space="0" w:color="auto"/>
        <w:right w:val="none" w:sz="0" w:space="0" w:color="auto"/>
      </w:divBdr>
    </w:div>
    <w:div w:id="1473477767">
      <w:bodyDiv w:val="1"/>
      <w:marLeft w:val="0"/>
      <w:marRight w:val="0"/>
      <w:marTop w:val="0"/>
      <w:marBottom w:val="0"/>
      <w:divBdr>
        <w:top w:val="none" w:sz="0" w:space="0" w:color="auto"/>
        <w:left w:val="none" w:sz="0" w:space="0" w:color="auto"/>
        <w:bottom w:val="none" w:sz="0" w:space="0" w:color="auto"/>
        <w:right w:val="none" w:sz="0" w:space="0" w:color="auto"/>
      </w:divBdr>
    </w:div>
    <w:div w:id="1474450337">
      <w:bodyDiv w:val="1"/>
      <w:marLeft w:val="0"/>
      <w:marRight w:val="0"/>
      <w:marTop w:val="0"/>
      <w:marBottom w:val="0"/>
      <w:divBdr>
        <w:top w:val="none" w:sz="0" w:space="0" w:color="auto"/>
        <w:left w:val="none" w:sz="0" w:space="0" w:color="auto"/>
        <w:bottom w:val="none" w:sz="0" w:space="0" w:color="auto"/>
        <w:right w:val="none" w:sz="0" w:space="0" w:color="auto"/>
      </w:divBdr>
    </w:div>
    <w:div w:id="1476338747">
      <w:bodyDiv w:val="1"/>
      <w:marLeft w:val="0"/>
      <w:marRight w:val="0"/>
      <w:marTop w:val="0"/>
      <w:marBottom w:val="0"/>
      <w:divBdr>
        <w:top w:val="none" w:sz="0" w:space="0" w:color="auto"/>
        <w:left w:val="none" w:sz="0" w:space="0" w:color="auto"/>
        <w:bottom w:val="none" w:sz="0" w:space="0" w:color="auto"/>
        <w:right w:val="none" w:sz="0" w:space="0" w:color="auto"/>
      </w:divBdr>
      <w:divsChild>
        <w:div w:id="1187716924">
          <w:marLeft w:val="0"/>
          <w:marRight w:val="0"/>
          <w:marTop w:val="0"/>
          <w:marBottom w:val="0"/>
          <w:divBdr>
            <w:top w:val="none" w:sz="0" w:space="0" w:color="auto"/>
            <w:left w:val="none" w:sz="0" w:space="0" w:color="auto"/>
            <w:bottom w:val="none" w:sz="0" w:space="0" w:color="auto"/>
            <w:right w:val="none" w:sz="0" w:space="0" w:color="auto"/>
          </w:divBdr>
          <w:divsChild>
            <w:div w:id="1530223080">
              <w:marLeft w:val="0"/>
              <w:marRight w:val="0"/>
              <w:marTop w:val="0"/>
              <w:marBottom w:val="0"/>
              <w:divBdr>
                <w:top w:val="none" w:sz="0" w:space="0" w:color="auto"/>
                <w:left w:val="none" w:sz="0" w:space="0" w:color="auto"/>
                <w:bottom w:val="none" w:sz="0" w:space="0" w:color="auto"/>
                <w:right w:val="none" w:sz="0" w:space="0" w:color="auto"/>
              </w:divBdr>
              <w:divsChild>
                <w:div w:id="12881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583">
          <w:marLeft w:val="-15"/>
          <w:marRight w:val="-15"/>
          <w:marTop w:val="0"/>
          <w:marBottom w:val="0"/>
          <w:divBdr>
            <w:top w:val="none" w:sz="0" w:space="0" w:color="auto"/>
            <w:left w:val="none" w:sz="0" w:space="0" w:color="auto"/>
            <w:bottom w:val="none" w:sz="0" w:space="0" w:color="auto"/>
            <w:right w:val="none" w:sz="0" w:space="0" w:color="auto"/>
          </w:divBdr>
        </w:div>
      </w:divsChild>
    </w:div>
    <w:div w:id="1476869069">
      <w:bodyDiv w:val="1"/>
      <w:marLeft w:val="0"/>
      <w:marRight w:val="0"/>
      <w:marTop w:val="0"/>
      <w:marBottom w:val="0"/>
      <w:divBdr>
        <w:top w:val="none" w:sz="0" w:space="0" w:color="auto"/>
        <w:left w:val="none" w:sz="0" w:space="0" w:color="auto"/>
        <w:bottom w:val="none" w:sz="0" w:space="0" w:color="auto"/>
        <w:right w:val="none" w:sz="0" w:space="0" w:color="auto"/>
      </w:divBdr>
    </w:div>
    <w:div w:id="1476949292">
      <w:bodyDiv w:val="1"/>
      <w:marLeft w:val="0"/>
      <w:marRight w:val="0"/>
      <w:marTop w:val="0"/>
      <w:marBottom w:val="0"/>
      <w:divBdr>
        <w:top w:val="none" w:sz="0" w:space="0" w:color="auto"/>
        <w:left w:val="none" w:sz="0" w:space="0" w:color="auto"/>
        <w:bottom w:val="none" w:sz="0" w:space="0" w:color="auto"/>
        <w:right w:val="none" w:sz="0" w:space="0" w:color="auto"/>
      </w:divBdr>
    </w:div>
    <w:div w:id="1478454663">
      <w:bodyDiv w:val="1"/>
      <w:marLeft w:val="0"/>
      <w:marRight w:val="0"/>
      <w:marTop w:val="0"/>
      <w:marBottom w:val="0"/>
      <w:divBdr>
        <w:top w:val="none" w:sz="0" w:space="0" w:color="auto"/>
        <w:left w:val="none" w:sz="0" w:space="0" w:color="auto"/>
        <w:bottom w:val="none" w:sz="0" w:space="0" w:color="auto"/>
        <w:right w:val="none" w:sz="0" w:space="0" w:color="auto"/>
      </w:divBdr>
    </w:div>
    <w:div w:id="1480152863">
      <w:bodyDiv w:val="1"/>
      <w:marLeft w:val="0"/>
      <w:marRight w:val="0"/>
      <w:marTop w:val="0"/>
      <w:marBottom w:val="0"/>
      <w:divBdr>
        <w:top w:val="none" w:sz="0" w:space="0" w:color="auto"/>
        <w:left w:val="none" w:sz="0" w:space="0" w:color="auto"/>
        <w:bottom w:val="none" w:sz="0" w:space="0" w:color="auto"/>
        <w:right w:val="none" w:sz="0" w:space="0" w:color="auto"/>
      </w:divBdr>
    </w:div>
    <w:div w:id="1481388367">
      <w:bodyDiv w:val="1"/>
      <w:marLeft w:val="0"/>
      <w:marRight w:val="0"/>
      <w:marTop w:val="0"/>
      <w:marBottom w:val="0"/>
      <w:divBdr>
        <w:top w:val="none" w:sz="0" w:space="0" w:color="auto"/>
        <w:left w:val="none" w:sz="0" w:space="0" w:color="auto"/>
        <w:bottom w:val="none" w:sz="0" w:space="0" w:color="auto"/>
        <w:right w:val="none" w:sz="0" w:space="0" w:color="auto"/>
      </w:divBdr>
    </w:div>
    <w:div w:id="1483546779">
      <w:bodyDiv w:val="1"/>
      <w:marLeft w:val="0"/>
      <w:marRight w:val="0"/>
      <w:marTop w:val="0"/>
      <w:marBottom w:val="0"/>
      <w:divBdr>
        <w:top w:val="none" w:sz="0" w:space="0" w:color="auto"/>
        <w:left w:val="none" w:sz="0" w:space="0" w:color="auto"/>
        <w:bottom w:val="none" w:sz="0" w:space="0" w:color="auto"/>
        <w:right w:val="none" w:sz="0" w:space="0" w:color="auto"/>
      </w:divBdr>
    </w:div>
    <w:div w:id="1484466056">
      <w:bodyDiv w:val="1"/>
      <w:marLeft w:val="0"/>
      <w:marRight w:val="0"/>
      <w:marTop w:val="0"/>
      <w:marBottom w:val="0"/>
      <w:divBdr>
        <w:top w:val="none" w:sz="0" w:space="0" w:color="auto"/>
        <w:left w:val="none" w:sz="0" w:space="0" w:color="auto"/>
        <w:bottom w:val="none" w:sz="0" w:space="0" w:color="auto"/>
        <w:right w:val="none" w:sz="0" w:space="0" w:color="auto"/>
      </w:divBdr>
    </w:div>
    <w:div w:id="1485660934">
      <w:bodyDiv w:val="1"/>
      <w:marLeft w:val="0"/>
      <w:marRight w:val="0"/>
      <w:marTop w:val="0"/>
      <w:marBottom w:val="0"/>
      <w:divBdr>
        <w:top w:val="none" w:sz="0" w:space="0" w:color="auto"/>
        <w:left w:val="none" w:sz="0" w:space="0" w:color="auto"/>
        <w:bottom w:val="none" w:sz="0" w:space="0" w:color="auto"/>
        <w:right w:val="none" w:sz="0" w:space="0" w:color="auto"/>
      </w:divBdr>
    </w:div>
    <w:div w:id="1486165191">
      <w:bodyDiv w:val="1"/>
      <w:marLeft w:val="0"/>
      <w:marRight w:val="0"/>
      <w:marTop w:val="0"/>
      <w:marBottom w:val="0"/>
      <w:divBdr>
        <w:top w:val="none" w:sz="0" w:space="0" w:color="auto"/>
        <w:left w:val="none" w:sz="0" w:space="0" w:color="auto"/>
        <w:bottom w:val="none" w:sz="0" w:space="0" w:color="auto"/>
        <w:right w:val="none" w:sz="0" w:space="0" w:color="auto"/>
      </w:divBdr>
    </w:div>
    <w:div w:id="1487086797">
      <w:bodyDiv w:val="1"/>
      <w:marLeft w:val="0"/>
      <w:marRight w:val="0"/>
      <w:marTop w:val="0"/>
      <w:marBottom w:val="0"/>
      <w:divBdr>
        <w:top w:val="none" w:sz="0" w:space="0" w:color="auto"/>
        <w:left w:val="none" w:sz="0" w:space="0" w:color="auto"/>
        <w:bottom w:val="none" w:sz="0" w:space="0" w:color="auto"/>
        <w:right w:val="none" w:sz="0" w:space="0" w:color="auto"/>
      </w:divBdr>
    </w:div>
    <w:div w:id="1487437377">
      <w:bodyDiv w:val="1"/>
      <w:marLeft w:val="0"/>
      <w:marRight w:val="0"/>
      <w:marTop w:val="0"/>
      <w:marBottom w:val="0"/>
      <w:divBdr>
        <w:top w:val="none" w:sz="0" w:space="0" w:color="auto"/>
        <w:left w:val="none" w:sz="0" w:space="0" w:color="auto"/>
        <w:bottom w:val="none" w:sz="0" w:space="0" w:color="auto"/>
        <w:right w:val="none" w:sz="0" w:space="0" w:color="auto"/>
      </w:divBdr>
    </w:div>
    <w:div w:id="1488589250">
      <w:bodyDiv w:val="1"/>
      <w:marLeft w:val="0"/>
      <w:marRight w:val="0"/>
      <w:marTop w:val="0"/>
      <w:marBottom w:val="0"/>
      <w:divBdr>
        <w:top w:val="none" w:sz="0" w:space="0" w:color="auto"/>
        <w:left w:val="none" w:sz="0" w:space="0" w:color="auto"/>
        <w:bottom w:val="none" w:sz="0" w:space="0" w:color="auto"/>
        <w:right w:val="none" w:sz="0" w:space="0" w:color="auto"/>
      </w:divBdr>
      <w:divsChild>
        <w:div w:id="389622712">
          <w:marLeft w:val="0"/>
          <w:marRight w:val="0"/>
          <w:marTop w:val="0"/>
          <w:marBottom w:val="0"/>
          <w:divBdr>
            <w:top w:val="none" w:sz="0" w:space="0" w:color="auto"/>
            <w:left w:val="none" w:sz="0" w:space="0" w:color="auto"/>
            <w:bottom w:val="none" w:sz="0" w:space="0" w:color="auto"/>
            <w:right w:val="none" w:sz="0" w:space="0" w:color="auto"/>
          </w:divBdr>
        </w:div>
      </w:divsChild>
    </w:div>
    <w:div w:id="1492865794">
      <w:bodyDiv w:val="1"/>
      <w:marLeft w:val="0"/>
      <w:marRight w:val="0"/>
      <w:marTop w:val="0"/>
      <w:marBottom w:val="0"/>
      <w:divBdr>
        <w:top w:val="none" w:sz="0" w:space="0" w:color="auto"/>
        <w:left w:val="none" w:sz="0" w:space="0" w:color="auto"/>
        <w:bottom w:val="none" w:sz="0" w:space="0" w:color="auto"/>
        <w:right w:val="none" w:sz="0" w:space="0" w:color="auto"/>
      </w:divBdr>
    </w:div>
    <w:div w:id="1493839280">
      <w:bodyDiv w:val="1"/>
      <w:marLeft w:val="0"/>
      <w:marRight w:val="0"/>
      <w:marTop w:val="0"/>
      <w:marBottom w:val="0"/>
      <w:divBdr>
        <w:top w:val="none" w:sz="0" w:space="0" w:color="auto"/>
        <w:left w:val="none" w:sz="0" w:space="0" w:color="auto"/>
        <w:bottom w:val="none" w:sz="0" w:space="0" w:color="auto"/>
        <w:right w:val="none" w:sz="0" w:space="0" w:color="auto"/>
      </w:divBdr>
    </w:div>
    <w:div w:id="1494376300">
      <w:bodyDiv w:val="1"/>
      <w:marLeft w:val="0"/>
      <w:marRight w:val="0"/>
      <w:marTop w:val="0"/>
      <w:marBottom w:val="0"/>
      <w:divBdr>
        <w:top w:val="none" w:sz="0" w:space="0" w:color="auto"/>
        <w:left w:val="none" w:sz="0" w:space="0" w:color="auto"/>
        <w:bottom w:val="none" w:sz="0" w:space="0" w:color="auto"/>
        <w:right w:val="none" w:sz="0" w:space="0" w:color="auto"/>
      </w:divBdr>
    </w:div>
    <w:div w:id="1494567136">
      <w:bodyDiv w:val="1"/>
      <w:marLeft w:val="0"/>
      <w:marRight w:val="0"/>
      <w:marTop w:val="0"/>
      <w:marBottom w:val="0"/>
      <w:divBdr>
        <w:top w:val="none" w:sz="0" w:space="0" w:color="auto"/>
        <w:left w:val="none" w:sz="0" w:space="0" w:color="auto"/>
        <w:bottom w:val="none" w:sz="0" w:space="0" w:color="auto"/>
        <w:right w:val="none" w:sz="0" w:space="0" w:color="auto"/>
      </w:divBdr>
    </w:div>
    <w:div w:id="1494569600">
      <w:bodyDiv w:val="1"/>
      <w:marLeft w:val="0"/>
      <w:marRight w:val="0"/>
      <w:marTop w:val="0"/>
      <w:marBottom w:val="0"/>
      <w:divBdr>
        <w:top w:val="none" w:sz="0" w:space="0" w:color="auto"/>
        <w:left w:val="none" w:sz="0" w:space="0" w:color="auto"/>
        <w:bottom w:val="none" w:sz="0" w:space="0" w:color="auto"/>
        <w:right w:val="none" w:sz="0" w:space="0" w:color="auto"/>
      </w:divBdr>
    </w:div>
    <w:div w:id="1494832262">
      <w:bodyDiv w:val="1"/>
      <w:marLeft w:val="0"/>
      <w:marRight w:val="0"/>
      <w:marTop w:val="0"/>
      <w:marBottom w:val="0"/>
      <w:divBdr>
        <w:top w:val="none" w:sz="0" w:space="0" w:color="auto"/>
        <w:left w:val="none" w:sz="0" w:space="0" w:color="auto"/>
        <w:bottom w:val="none" w:sz="0" w:space="0" w:color="auto"/>
        <w:right w:val="none" w:sz="0" w:space="0" w:color="auto"/>
      </w:divBdr>
    </w:div>
    <w:div w:id="1496606761">
      <w:bodyDiv w:val="1"/>
      <w:marLeft w:val="0"/>
      <w:marRight w:val="0"/>
      <w:marTop w:val="0"/>
      <w:marBottom w:val="0"/>
      <w:divBdr>
        <w:top w:val="none" w:sz="0" w:space="0" w:color="auto"/>
        <w:left w:val="none" w:sz="0" w:space="0" w:color="auto"/>
        <w:bottom w:val="none" w:sz="0" w:space="0" w:color="auto"/>
        <w:right w:val="none" w:sz="0" w:space="0" w:color="auto"/>
      </w:divBdr>
    </w:div>
    <w:div w:id="1496799771">
      <w:bodyDiv w:val="1"/>
      <w:marLeft w:val="0"/>
      <w:marRight w:val="0"/>
      <w:marTop w:val="0"/>
      <w:marBottom w:val="0"/>
      <w:divBdr>
        <w:top w:val="none" w:sz="0" w:space="0" w:color="auto"/>
        <w:left w:val="none" w:sz="0" w:space="0" w:color="auto"/>
        <w:bottom w:val="none" w:sz="0" w:space="0" w:color="auto"/>
        <w:right w:val="none" w:sz="0" w:space="0" w:color="auto"/>
      </w:divBdr>
    </w:div>
    <w:div w:id="1497188239">
      <w:bodyDiv w:val="1"/>
      <w:marLeft w:val="0"/>
      <w:marRight w:val="0"/>
      <w:marTop w:val="0"/>
      <w:marBottom w:val="0"/>
      <w:divBdr>
        <w:top w:val="none" w:sz="0" w:space="0" w:color="auto"/>
        <w:left w:val="none" w:sz="0" w:space="0" w:color="auto"/>
        <w:bottom w:val="none" w:sz="0" w:space="0" w:color="auto"/>
        <w:right w:val="none" w:sz="0" w:space="0" w:color="auto"/>
      </w:divBdr>
    </w:div>
    <w:div w:id="1497375321">
      <w:bodyDiv w:val="1"/>
      <w:marLeft w:val="0"/>
      <w:marRight w:val="0"/>
      <w:marTop w:val="0"/>
      <w:marBottom w:val="0"/>
      <w:divBdr>
        <w:top w:val="none" w:sz="0" w:space="0" w:color="auto"/>
        <w:left w:val="none" w:sz="0" w:space="0" w:color="auto"/>
        <w:bottom w:val="none" w:sz="0" w:space="0" w:color="auto"/>
        <w:right w:val="none" w:sz="0" w:space="0" w:color="auto"/>
      </w:divBdr>
    </w:div>
    <w:div w:id="1497382647">
      <w:bodyDiv w:val="1"/>
      <w:marLeft w:val="0"/>
      <w:marRight w:val="0"/>
      <w:marTop w:val="0"/>
      <w:marBottom w:val="0"/>
      <w:divBdr>
        <w:top w:val="none" w:sz="0" w:space="0" w:color="auto"/>
        <w:left w:val="none" w:sz="0" w:space="0" w:color="auto"/>
        <w:bottom w:val="none" w:sz="0" w:space="0" w:color="auto"/>
        <w:right w:val="none" w:sz="0" w:space="0" w:color="auto"/>
      </w:divBdr>
      <w:divsChild>
        <w:div w:id="1696729011">
          <w:marLeft w:val="547"/>
          <w:marRight w:val="0"/>
          <w:marTop w:val="0"/>
          <w:marBottom w:val="0"/>
          <w:divBdr>
            <w:top w:val="none" w:sz="0" w:space="0" w:color="auto"/>
            <w:left w:val="none" w:sz="0" w:space="0" w:color="auto"/>
            <w:bottom w:val="none" w:sz="0" w:space="0" w:color="auto"/>
            <w:right w:val="none" w:sz="0" w:space="0" w:color="auto"/>
          </w:divBdr>
        </w:div>
      </w:divsChild>
    </w:div>
    <w:div w:id="1497694557">
      <w:bodyDiv w:val="1"/>
      <w:marLeft w:val="0"/>
      <w:marRight w:val="0"/>
      <w:marTop w:val="0"/>
      <w:marBottom w:val="0"/>
      <w:divBdr>
        <w:top w:val="none" w:sz="0" w:space="0" w:color="auto"/>
        <w:left w:val="none" w:sz="0" w:space="0" w:color="auto"/>
        <w:bottom w:val="none" w:sz="0" w:space="0" w:color="auto"/>
        <w:right w:val="none" w:sz="0" w:space="0" w:color="auto"/>
      </w:divBdr>
    </w:div>
    <w:div w:id="1498419608">
      <w:bodyDiv w:val="1"/>
      <w:marLeft w:val="0"/>
      <w:marRight w:val="0"/>
      <w:marTop w:val="0"/>
      <w:marBottom w:val="0"/>
      <w:divBdr>
        <w:top w:val="none" w:sz="0" w:space="0" w:color="auto"/>
        <w:left w:val="none" w:sz="0" w:space="0" w:color="auto"/>
        <w:bottom w:val="none" w:sz="0" w:space="0" w:color="auto"/>
        <w:right w:val="none" w:sz="0" w:space="0" w:color="auto"/>
      </w:divBdr>
      <w:divsChild>
        <w:div w:id="1379160712">
          <w:marLeft w:val="0"/>
          <w:marRight w:val="0"/>
          <w:marTop w:val="0"/>
          <w:marBottom w:val="0"/>
          <w:divBdr>
            <w:top w:val="none" w:sz="0" w:space="0" w:color="auto"/>
            <w:left w:val="none" w:sz="0" w:space="0" w:color="auto"/>
            <w:bottom w:val="none" w:sz="0" w:space="0" w:color="auto"/>
            <w:right w:val="none" w:sz="0" w:space="0" w:color="auto"/>
          </w:divBdr>
        </w:div>
      </w:divsChild>
    </w:div>
    <w:div w:id="1499080693">
      <w:bodyDiv w:val="1"/>
      <w:marLeft w:val="0"/>
      <w:marRight w:val="0"/>
      <w:marTop w:val="0"/>
      <w:marBottom w:val="0"/>
      <w:divBdr>
        <w:top w:val="none" w:sz="0" w:space="0" w:color="auto"/>
        <w:left w:val="none" w:sz="0" w:space="0" w:color="auto"/>
        <w:bottom w:val="none" w:sz="0" w:space="0" w:color="auto"/>
        <w:right w:val="none" w:sz="0" w:space="0" w:color="auto"/>
      </w:divBdr>
    </w:div>
    <w:div w:id="1499881247">
      <w:bodyDiv w:val="1"/>
      <w:marLeft w:val="0"/>
      <w:marRight w:val="0"/>
      <w:marTop w:val="0"/>
      <w:marBottom w:val="0"/>
      <w:divBdr>
        <w:top w:val="none" w:sz="0" w:space="0" w:color="auto"/>
        <w:left w:val="none" w:sz="0" w:space="0" w:color="auto"/>
        <w:bottom w:val="none" w:sz="0" w:space="0" w:color="auto"/>
        <w:right w:val="none" w:sz="0" w:space="0" w:color="auto"/>
      </w:divBdr>
    </w:div>
    <w:div w:id="1500464399">
      <w:bodyDiv w:val="1"/>
      <w:marLeft w:val="0"/>
      <w:marRight w:val="0"/>
      <w:marTop w:val="0"/>
      <w:marBottom w:val="0"/>
      <w:divBdr>
        <w:top w:val="none" w:sz="0" w:space="0" w:color="auto"/>
        <w:left w:val="none" w:sz="0" w:space="0" w:color="auto"/>
        <w:bottom w:val="none" w:sz="0" w:space="0" w:color="auto"/>
        <w:right w:val="none" w:sz="0" w:space="0" w:color="auto"/>
      </w:divBdr>
    </w:div>
    <w:div w:id="1502743517">
      <w:bodyDiv w:val="1"/>
      <w:marLeft w:val="0"/>
      <w:marRight w:val="0"/>
      <w:marTop w:val="0"/>
      <w:marBottom w:val="0"/>
      <w:divBdr>
        <w:top w:val="none" w:sz="0" w:space="0" w:color="auto"/>
        <w:left w:val="none" w:sz="0" w:space="0" w:color="auto"/>
        <w:bottom w:val="none" w:sz="0" w:space="0" w:color="auto"/>
        <w:right w:val="none" w:sz="0" w:space="0" w:color="auto"/>
      </w:divBdr>
    </w:div>
    <w:div w:id="1502820497">
      <w:bodyDiv w:val="1"/>
      <w:marLeft w:val="0"/>
      <w:marRight w:val="0"/>
      <w:marTop w:val="0"/>
      <w:marBottom w:val="0"/>
      <w:divBdr>
        <w:top w:val="none" w:sz="0" w:space="0" w:color="auto"/>
        <w:left w:val="none" w:sz="0" w:space="0" w:color="auto"/>
        <w:bottom w:val="none" w:sz="0" w:space="0" w:color="auto"/>
        <w:right w:val="none" w:sz="0" w:space="0" w:color="auto"/>
      </w:divBdr>
    </w:div>
    <w:div w:id="1505051008">
      <w:bodyDiv w:val="1"/>
      <w:marLeft w:val="0"/>
      <w:marRight w:val="0"/>
      <w:marTop w:val="0"/>
      <w:marBottom w:val="0"/>
      <w:divBdr>
        <w:top w:val="none" w:sz="0" w:space="0" w:color="auto"/>
        <w:left w:val="none" w:sz="0" w:space="0" w:color="auto"/>
        <w:bottom w:val="none" w:sz="0" w:space="0" w:color="auto"/>
        <w:right w:val="none" w:sz="0" w:space="0" w:color="auto"/>
      </w:divBdr>
    </w:div>
    <w:div w:id="1507136047">
      <w:bodyDiv w:val="1"/>
      <w:marLeft w:val="0"/>
      <w:marRight w:val="0"/>
      <w:marTop w:val="0"/>
      <w:marBottom w:val="0"/>
      <w:divBdr>
        <w:top w:val="none" w:sz="0" w:space="0" w:color="auto"/>
        <w:left w:val="none" w:sz="0" w:space="0" w:color="auto"/>
        <w:bottom w:val="none" w:sz="0" w:space="0" w:color="auto"/>
        <w:right w:val="none" w:sz="0" w:space="0" w:color="auto"/>
      </w:divBdr>
    </w:div>
    <w:div w:id="1508977114">
      <w:bodyDiv w:val="1"/>
      <w:marLeft w:val="0"/>
      <w:marRight w:val="0"/>
      <w:marTop w:val="0"/>
      <w:marBottom w:val="0"/>
      <w:divBdr>
        <w:top w:val="none" w:sz="0" w:space="0" w:color="auto"/>
        <w:left w:val="none" w:sz="0" w:space="0" w:color="auto"/>
        <w:bottom w:val="none" w:sz="0" w:space="0" w:color="auto"/>
        <w:right w:val="none" w:sz="0" w:space="0" w:color="auto"/>
      </w:divBdr>
    </w:div>
    <w:div w:id="1510176383">
      <w:bodyDiv w:val="1"/>
      <w:marLeft w:val="0"/>
      <w:marRight w:val="0"/>
      <w:marTop w:val="0"/>
      <w:marBottom w:val="0"/>
      <w:divBdr>
        <w:top w:val="none" w:sz="0" w:space="0" w:color="auto"/>
        <w:left w:val="none" w:sz="0" w:space="0" w:color="auto"/>
        <w:bottom w:val="none" w:sz="0" w:space="0" w:color="auto"/>
        <w:right w:val="none" w:sz="0" w:space="0" w:color="auto"/>
      </w:divBdr>
    </w:div>
    <w:div w:id="1511220532">
      <w:bodyDiv w:val="1"/>
      <w:marLeft w:val="0"/>
      <w:marRight w:val="0"/>
      <w:marTop w:val="0"/>
      <w:marBottom w:val="0"/>
      <w:divBdr>
        <w:top w:val="none" w:sz="0" w:space="0" w:color="auto"/>
        <w:left w:val="none" w:sz="0" w:space="0" w:color="auto"/>
        <w:bottom w:val="none" w:sz="0" w:space="0" w:color="auto"/>
        <w:right w:val="none" w:sz="0" w:space="0" w:color="auto"/>
      </w:divBdr>
    </w:div>
    <w:div w:id="1514033773">
      <w:bodyDiv w:val="1"/>
      <w:marLeft w:val="0"/>
      <w:marRight w:val="0"/>
      <w:marTop w:val="0"/>
      <w:marBottom w:val="0"/>
      <w:divBdr>
        <w:top w:val="none" w:sz="0" w:space="0" w:color="auto"/>
        <w:left w:val="none" w:sz="0" w:space="0" w:color="auto"/>
        <w:bottom w:val="none" w:sz="0" w:space="0" w:color="auto"/>
        <w:right w:val="none" w:sz="0" w:space="0" w:color="auto"/>
      </w:divBdr>
    </w:div>
    <w:div w:id="1514144878">
      <w:bodyDiv w:val="1"/>
      <w:marLeft w:val="0"/>
      <w:marRight w:val="0"/>
      <w:marTop w:val="0"/>
      <w:marBottom w:val="0"/>
      <w:divBdr>
        <w:top w:val="none" w:sz="0" w:space="0" w:color="auto"/>
        <w:left w:val="none" w:sz="0" w:space="0" w:color="auto"/>
        <w:bottom w:val="none" w:sz="0" w:space="0" w:color="auto"/>
        <w:right w:val="none" w:sz="0" w:space="0" w:color="auto"/>
      </w:divBdr>
    </w:div>
    <w:div w:id="1517116488">
      <w:bodyDiv w:val="1"/>
      <w:marLeft w:val="0"/>
      <w:marRight w:val="0"/>
      <w:marTop w:val="0"/>
      <w:marBottom w:val="0"/>
      <w:divBdr>
        <w:top w:val="none" w:sz="0" w:space="0" w:color="auto"/>
        <w:left w:val="none" w:sz="0" w:space="0" w:color="auto"/>
        <w:bottom w:val="none" w:sz="0" w:space="0" w:color="auto"/>
        <w:right w:val="none" w:sz="0" w:space="0" w:color="auto"/>
      </w:divBdr>
    </w:div>
    <w:div w:id="1517839585">
      <w:bodyDiv w:val="1"/>
      <w:marLeft w:val="0"/>
      <w:marRight w:val="0"/>
      <w:marTop w:val="0"/>
      <w:marBottom w:val="0"/>
      <w:divBdr>
        <w:top w:val="none" w:sz="0" w:space="0" w:color="auto"/>
        <w:left w:val="none" w:sz="0" w:space="0" w:color="auto"/>
        <w:bottom w:val="none" w:sz="0" w:space="0" w:color="auto"/>
        <w:right w:val="none" w:sz="0" w:space="0" w:color="auto"/>
      </w:divBdr>
    </w:div>
    <w:div w:id="1520317332">
      <w:bodyDiv w:val="1"/>
      <w:marLeft w:val="0"/>
      <w:marRight w:val="0"/>
      <w:marTop w:val="0"/>
      <w:marBottom w:val="0"/>
      <w:divBdr>
        <w:top w:val="none" w:sz="0" w:space="0" w:color="auto"/>
        <w:left w:val="none" w:sz="0" w:space="0" w:color="auto"/>
        <w:bottom w:val="none" w:sz="0" w:space="0" w:color="auto"/>
        <w:right w:val="none" w:sz="0" w:space="0" w:color="auto"/>
      </w:divBdr>
    </w:div>
    <w:div w:id="1520512202">
      <w:bodyDiv w:val="1"/>
      <w:marLeft w:val="0"/>
      <w:marRight w:val="0"/>
      <w:marTop w:val="0"/>
      <w:marBottom w:val="0"/>
      <w:divBdr>
        <w:top w:val="none" w:sz="0" w:space="0" w:color="auto"/>
        <w:left w:val="none" w:sz="0" w:space="0" w:color="auto"/>
        <w:bottom w:val="none" w:sz="0" w:space="0" w:color="auto"/>
        <w:right w:val="none" w:sz="0" w:space="0" w:color="auto"/>
      </w:divBdr>
    </w:div>
    <w:div w:id="1520659042">
      <w:bodyDiv w:val="1"/>
      <w:marLeft w:val="0"/>
      <w:marRight w:val="0"/>
      <w:marTop w:val="0"/>
      <w:marBottom w:val="0"/>
      <w:divBdr>
        <w:top w:val="none" w:sz="0" w:space="0" w:color="auto"/>
        <w:left w:val="none" w:sz="0" w:space="0" w:color="auto"/>
        <w:bottom w:val="none" w:sz="0" w:space="0" w:color="auto"/>
        <w:right w:val="none" w:sz="0" w:space="0" w:color="auto"/>
      </w:divBdr>
      <w:divsChild>
        <w:div w:id="941259433">
          <w:marLeft w:val="0"/>
          <w:marRight w:val="0"/>
          <w:marTop w:val="0"/>
          <w:marBottom w:val="0"/>
          <w:divBdr>
            <w:top w:val="none" w:sz="0" w:space="0" w:color="auto"/>
            <w:left w:val="none" w:sz="0" w:space="0" w:color="auto"/>
            <w:bottom w:val="none" w:sz="0" w:space="0" w:color="auto"/>
            <w:right w:val="none" w:sz="0" w:space="0" w:color="auto"/>
          </w:divBdr>
        </w:div>
      </w:divsChild>
    </w:div>
    <w:div w:id="1521116164">
      <w:bodyDiv w:val="1"/>
      <w:marLeft w:val="0"/>
      <w:marRight w:val="0"/>
      <w:marTop w:val="0"/>
      <w:marBottom w:val="0"/>
      <w:divBdr>
        <w:top w:val="none" w:sz="0" w:space="0" w:color="auto"/>
        <w:left w:val="none" w:sz="0" w:space="0" w:color="auto"/>
        <w:bottom w:val="none" w:sz="0" w:space="0" w:color="auto"/>
        <w:right w:val="none" w:sz="0" w:space="0" w:color="auto"/>
      </w:divBdr>
    </w:div>
    <w:div w:id="1522089880">
      <w:bodyDiv w:val="1"/>
      <w:marLeft w:val="0"/>
      <w:marRight w:val="0"/>
      <w:marTop w:val="0"/>
      <w:marBottom w:val="0"/>
      <w:divBdr>
        <w:top w:val="none" w:sz="0" w:space="0" w:color="auto"/>
        <w:left w:val="none" w:sz="0" w:space="0" w:color="auto"/>
        <w:bottom w:val="none" w:sz="0" w:space="0" w:color="auto"/>
        <w:right w:val="none" w:sz="0" w:space="0" w:color="auto"/>
      </w:divBdr>
    </w:div>
    <w:div w:id="1523397271">
      <w:bodyDiv w:val="1"/>
      <w:marLeft w:val="0"/>
      <w:marRight w:val="0"/>
      <w:marTop w:val="0"/>
      <w:marBottom w:val="0"/>
      <w:divBdr>
        <w:top w:val="none" w:sz="0" w:space="0" w:color="auto"/>
        <w:left w:val="none" w:sz="0" w:space="0" w:color="auto"/>
        <w:bottom w:val="none" w:sz="0" w:space="0" w:color="auto"/>
        <w:right w:val="none" w:sz="0" w:space="0" w:color="auto"/>
      </w:divBdr>
    </w:div>
    <w:div w:id="1525168327">
      <w:bodyDiv w:val="1"/>
      <w:marLeft w:val="0"/>
      <w:marRight w:val="0"/>
      <w:marTop w:val="0"/>
      <w:marBottom w:val="0"/>
      <w:divBdr>
        <w:top w:val="none" w:sz="0" w:space="0" w:color="auto"/>
        <w:left w:val="none" w:sz="0" w:space="0" w:color="auto"/>
        <w:bottom w:val="none" w:sz="0" w:space="0" w:color="auto"/>
        <w:right w:val="none" w:sz="0" w:space="0" w:color="auto"/>
      </w:divBdr>
    </w:div>
    <w:div w:id="1529484075">
      <w:bodyDiv w:val="1"/>
      <w:marLeft w:val="0"/>
      <w:marRight w:val="0"/>
      <w:marTop w:val="0"/>
      <w:marBottom w:val="0"/>
      <w:divBdr>
        <w:top w:val="none" w:sz="0" w:space="0" w:color="auto"/>
        <w:left w:val="none" w:sz="0" w:space="0" w:color="auto"/>
        <w:bottom w:val="none" w:sz="0" w:space="0" w:color="auto"/>
        <w:right w:val="none" w:sz="0" w:space="0" w:color="auto"/>
      </w:divBdr>
    </w:div>
    <w:div w:id="1533154777">
      <w:bodyDiv w:val="1"/>
      <w:marLeft w:val="0"/>
      <w:marRight w:val="0"/>
      <w:marTop w:val="0"/>
      <w:marBottom w:val="0"/>
      <w:divBdr>
        <w:top w:val="none" w:sz="0" w:space="0" w:color="auto"/>
        <w:left w:val="none" w:sz="0" w:space="0" w:color="auto"/>
        <w:bottom w:val="none" w:sz="0" w:space="0" w:color="auto"/>
        <w:right w:val="none" w:sz="0" w:space="0" w:color="auto"/>
      </w:divBdr>
    </w:div>
    <w:div w:id="1533690393">
      <w:bodyDiv w:val="1"/>
      <w:marLeft w:val="0"/>
      <w:marRight w:val="0"/>
      <w:marTop w:val="0"/>
      <w:marBottom w:val="0"/>
      <w:divBdr>
        <w:top w:val="none" w:sz="0" w:space="0" w:color="auto"/>
        <w:left w:val="none" w:sz="0" w:space="0" w:color="auto"/>
        <w:bottom w:val="none" w:sz="0" w:space="0" w:color="auto"/>
        <w:right w:val="none" w:sz="0" w:space="0" w:color="auto"/>
      </w:divBdr>
    </w:div>
    <w:div w:id="1534150291">
      <w:bodyDiv w:val="1"/>
      <w:marLeft w:val="0"/>
      <w:marRight w:val="0"/>
      <w:marTop w:val="0"/>
      <w:marBottom w:val="0"/>
      <w:divBdr>
        <w:top w:val="none" w:sz="0" w:space="0" w:color="auto"/>
        <w:left w:val="none" w:sz="0" w:space="0" w:color="auto"/>
        <w:bottom w:val="none" w:sz="0" w:space="0" w:color="auto"/>
        <w:right w:val="none" w:sz="0" w:space="0" w:color="auto"/>
      </w:divBdr>
    </w:div>
    <w:div w:id="1535341125">
      <w:bodyDiv w:val="1"/>
      <w:marLeft w:val="0"/>
      <w:marRight w:val="0"/>
      <w:marTop w:val="0"/>
      <w:marBottom w:val="0"/>
      <w:divBdr>
        <w:top w:val="none" w:sz="0" w:space="0" w:color="auto"/>
        <w:left w:val="none" w:sz="0" w:space="0" w:color="auto"/>
        <w:bottom w:val="none" w:sz="0" w:space="0" w:color="auto"/>
        <w:right w:val="none" w:sz="0" w:space="0" w:color="auto"/>
      </w:divBdr>
    </w:div>
    <w:div w:id="1535725773">
      <w:bodyDiv w:val="1"/>
      <w:marLeft w:val="0"/>
      <w:marRight w:val="0"/>
      <w:marTop w:val="0"/>
      <w:marBottom w:val="0"/>
      <w:divBdr>
        <w:top w:val="none" w:sz="0" w:space="0" w:color="auto"/>
        <w:left w:val="none" w:sz="0" w:space="0" w:color="auto"/>
        <w:bottom w:val="none" w:sz="0" w:space="0" w:color="auto"/>
        <w:right w:val="none" w:sz="0" w:space="0" w:color="auto"/>
      </w:divBdr>
    </w:div>
    <w:div w:id="1537695960">
      <w:bodyDiv w:val="1"/>
      <w:marLeft w:val="0"/>
      <w:marRight w:val="0"/>
      <w:marTop w:val="0"/>
      <w:marBottom w:val="0"/>
      <w:divBdr>
        <w:top w:val="none" w:sz="0" w:space="0" w:color="auto"/>
        <w:left w:val="none" w:sz="0" w:space="0" w:color="auto"/>
        <w:bottom w:val="none" w:sz="0" w:space="0" w:color="auto"/>
        <w:right w:val="none" w:sz="0" w:space="0" w:color="auto"/>
      </w:divBdr>
    </w:div>
    <w:div w:id="1538737246">
      <w:bodyDiv w:val="1"/>
      <w:marLeft w:val="0"/>
      <w:marRight w:val="0"/>
      <w:marTop w:val="0"/>
      <w:marBottom w:val="0"/>
      <w:divBdr>
        <w:top w:val="none" w:sz="0" w:space="0" w:color="auto"/>
        <w:left w:val="none" w:sz="0" w:space="0" w:color="auto"/>
        <w:bottom w:val="none" w:sz="0" w:space="0" w:color="auto"/>
        <w:right w:val="none" w:sz="0" w:space="0" w:color="auto"/>
      </w:divBdr>
    </w:div>
    <w:div w:id="1539320520">
      <w:bodyDiv w:val="1"/>
      <w:marLeft w:val="0"/>
      <w:marRight w:val="0"/>
      <w:marTop w:val="0"/>
      <w:marBottom w:val="0"/>
      <w:divBdr>
        <w:top w:val="none" w:sz="0" w:space="0" w:color="auto"/>
        <w:left w:val="none" w:sz="0" w:space="0" w:color="auto"/>
        <w:bottom w:val="none" w:sz="0" w:space="0" w:color="auto"/>
        <w:right w:val="none" w:sz="0" w:space="0" w:color="auto"/>
      </w:divBdr>
    </w:div>
    <w:div w:id="1542015764">
      <w:bodyDiv w:val="1"/>
      <w:marLeft w:val="0"/>
      <w:marRight w:val="0"/>
      <w:marTop w:val="0"/>
      <w:marBottom w:val="0"/>
      <w:divBdr>
        <w:top w:val="none" w:sz="0" w:space="0" w:color="auto"/>
        <w:left w:val="none" w:sz="0" w:space="0" w:color="auto"/>
        <w:bottom w:val="none" w:sz="0" w:space="0" w:color="auto"/>
        <w:right w:val="none" w:sz="0" w:space="0" w:color="auto"/>
      </w:divBdr>
    </w:div>
    <w:div w:id="1542398333">
      <w:bodyDiv w:val="1"/>
      <w:marLeft w:val="0"/>
      <w:marRight w:val="0"/>
      <w:marTop w:val="0"/>
      <w:marBottom w:val="0"/>
      <w:divBdr>
        <w:top w:val="none" w:sz="0" w:space="0" w:color="auto"/>
        <w:left w:val="none" w:sz="0" w:space="0" w:color="auto"/>
        <w:bottom w:val="none" w:sz="0" w:space="0" w:color="auto"/>
        <w:right w:val="none" w:sz="0" w:space="0" w:color="auto"/>
      </w:divBdr>
    </w:div>
    <w:div w:id="1542594921">
      <w:bodyDiv w:val="1"/>
      <w:marLeft w:val="0"/>
      <w:marRight w:val="0"/>
      <w:marTop w:val="0"/>
      <w:marBottom w:val="0"/>
      <w:divBdr>
        <w:top w:val="none" w:sz="0" w:space="0" w:color="auto"/>
        <w:left w:val="none" w:sz="0" w:space="0" w:color="auto"/>
        <w:bottom w:val="none" w:sz="0" w:space="0" w:color="auto"/>
        <w:right w:val="none" w:sz="0" w:space="0" w:color="auto"/>
      </w:divBdr>
    </w:div>
    <w:div w:id="1544175702">
      <w:bodyDiv w:val="1"/>
      <w:marLeft w:val="0"/>
      <w:marRight w:val="0"/>
      <w:marTop w:val="0"/>
      <w:marBottom w:val="0"/>
      <w:divBdr>
        <w:top w:val="none" w:sz="0" w:space="0" w:color="auto"/>
        <w:left w:val="none" w:sz="0" w:space="0" w:color="auto"/>
        <w:bottom w:val="none" w:sz="0" w:space="0" w:color="auto"/>
        <w:right w:val="none" w:sz="0" w:space="0" w:color="auto"/>
      </w:divBdr>
    </w:div>
    <w:div w:id="1544905251">
      <w:bodyDiv w:val="1"/>
      <w:marLeft w:val="0"/>
      <w:marRight w:val="0"/>
      <w:marTop w:val="0"/>
      <w:marBottom w:val="0"/>
      <w:divBdr>
        <w:top w:val="none" w:sz="0" w:space="0" w:color="auto"/>
        <w:left w:val="none" w:sz="0" w:space="0" w:color="auto"/>
        <w:bottom w:val="none" w:sz="0" w:space="0" w:color="auto"/>
        <w:right w:val="none" w:sz="0" w:space="0" w:color="auto"/>
      </w:divBdr>
    </w:div>
    <w:div w:id="1545366374">
      <w:bodyDiv w:val="1"/>
      <w:marLeft w:val="0"/>
      <w:marRight w:val="0"/>
      <w:marTop w:val="0"/>
      <w:marBottom w:val="0"/>
      <w:divBdr>
        <w:top w:val="none" w:sz="0" w:space="0" w:color="auto"/>
        <w:left w:val="none" w:sz="0" w:space="0" w:color="auto"/>
        <w:bottom w:val="none" w:sz="0" w:space="0" w:color="auto"/>
        <w:right w:val="none" w:sz="0" w:space="0" w:color="auto"/>
      </w:divBdr>
      <w:divsChild>
        <w:div w:id="538707914">
          <w:marLeft w:val="1123"/>
          <w:marRight w:val="0"/>
          <w:marTop w:val="67"/>
          <w:marBottom w:val="0"/>
          <w:divBdr>
            <w:top w:val="none" w:sz="0" w:space="0" w:color="auto"/>
            <w:left w:val="none" w:sz="0" w:space="0" w:color="auto"/>
            <w:bottom w:val="none" w:sz="0" w:space="0" w:color="auto"/>
            <w:right w:val="none" w:sz="0" w:space="0" w:color="auto"/>
          </w:divBdr>
        </w:div>
        <w:div w:id="1869903220">
          <w:marLeft w:val="1123"/>
          <w:marRight w:val="0"/>
          <w:marTop w:val="67"/>
          <w:marBottom w:val="0"/>
          <w:divBdr>
            <w:top w:val="none" w:sz="0" w:space="0" w:color="auto"/>
            <w:left w:val="none" w:sz="0" w:space="0" w:color="auto"/>
            <w:bottom w:val="none" w:sz="0" w:space="0" w:color="auto"/>
            <w:right w:val="none" w:sz="0" w:space="0" w:color="auto"/>
          </w:divBdr>
        </w:div>
      </w:divsChild>
    </w:div>
    <w:div w:id="1545406044">
      <w:bodyDiv w:val="1"/>
      <w:marLeft w:val="0"/>
      <w:marRight w:val="0"/>
      <w:marTop w:val="0"/>
      <w:marBottom w:val="0"/>
      <w:divBdr>
        <w:top w:val="none" w:sz="0" w:space="0" w:color="auto"/>
        <w:left w:val="none" w:sz="0" w:space="0" w:color="auto"/>
        <w:bottom w:val="none" w:sz="0" w:space="0" w:color="auto"/>
        <w:right w:val="none" w:sz="0" w:space="0" w:color="auto"/>
      </w:divBdr>
    </w:div>
    <w:div w:id="1547836747">
      <w:bodyDiv w:val="1"/>
      <w:marLeft w:val="0"/>
      <w:marRight w:val="0"/>
      <w:marTop w:val="0"/>
      <w:marBottom w:val="0"/>
      <w:divBdr>
        <w:top w:val="none" w:sz="0" w:space="0" w:color="auto"/>
        <w:left w:val="none" w:sz="0" w:space="0" w:color="auto"/>
        <w:bottom w:val="none" w:sz="0" w:space="0" w:color="auto"/>
        <w:right w:val="none" w:sz="0" w:space="0" w:color="auto"/>
      </w:divBdr>
    </w:div>
    <w:div w:id="1548443702">
      <w:bodyDiv w:val="1"/>
      <w:marLeft w:val="0"/>
      <w:marRight w:val="0"/>
      <w:marTop w:val="0"/>
      <w:marBottom w:val="0"/>
      <w:divBdr>
        <w:top w:val="none" w:sz="0" w:space="0" w:color="auto"/>
        <w:left w:val="none" w:sz="0" w:space="0" w:color="auto"/>
        <w:bottom w:val="none" w:sz="0" w:space="0" w:color="auto"/>
        <w:right w:val="none" w:sz="0" w:space="0" w:color="auto"/>
      </w:divBdr>
      <w:divsChild>
        <w:div w:id="1889488353">
          <w:marLeft w:val="0"/>
          <w:marRight w:val="0"/>
          <w:marTop w:val="0"/>
          <w:marBottom w:val="0"/>
          <w:divBdr>
            <w:top w:val="none" w:sz="0" w:space="0" w:color="auto"/>
            <w:left w:val="none" w:sz="0" w:space="0" w:color="auto"/>
            <w:bottom w:val="none" w:sz="0" w:space="0" w:color="auto"/>
            <w:right w:val="none" w:sz="0" w:space="0" w:color="auto"/>
          </w:divBdr>
          <w:divsChild>
            <w:div w:id="1178693374">
              <w:marLeft w:val="0"/>
              <w:marRight w:val="0"/>
              <w:marTop w:val="0"/>
              <w:marBottom w:val="0"/>
              <w:divBdr>
                <w:top w:val="none" w:sz="0" w:space="0" w:color="auto"/>
                <w:left w:val="none" w:sz="0" w:space="0" w:color="auto"/>
                <w:bottom w:val="none" w:sz="0" w:space="0" w:color="auto"/>
                <w:right w:val="none" w:sz="0" w:space="0" w:color="auto"/>
              </w:divBdr>
              <w:divsChild>
                <w:div w:id="909190972">
                  <w:marLeft w:val="0"/>
                  <w:marRight w:val="0"/>
                  <w:marTop w:val="0"/>
                  <w:marBottom w:val="0"/>
                  <w:divBdr>
                    <w:top w:val="none" w:sz="0" w:space="0" w:color="auto"/>
                    <w:left w:val="none" w:sz="0" w:space="0" w:color="auto"/>
                    <w:bottom w:val="none" w:sz="0" w:space="0" w:color="auto"/>
                    <w:right w:val="none" w:sz="0" w:space="0" w:color="auto"/>
                  </w:divBdr>
                  <w:divsChild>
                    <w:div w:id="6344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356">
              <w:marLeft w:val="0"/>
              <w:marRight w:val="0"/>
              <w:marTop w:val="0"/>
              <w:marBottom w:val="0"/>
              <w:divBdr>
                <w:top w:val="none" w:sz="0" w:space="0" w:color="auto"/>
                <w:left w:val="none" w:sz="0" w:space="0" w:color="auto"/>
                <w:bottom w:val="none" w:sz="0" w:space="0" w:color="auto"/>
                <w:right w:val="none" w:sz="0" w:space="0" w:color="auto"/>
              </w:divBdr>
              <w:divsChild>
                <w:div w:id="1940063404">
                  <w:marLeft w:val="0"/>
                  <w:marRight w:val="0"/>
                  <w:marTop w:val="0"/>
                  <w:marBottom w:val="0"/>
                  <w:divBdr>
                    <w:top w:val="none" w:sz="0" w:space="0" w:color="auto"/>
                    <w:left w:val="none" w:sz="0" w:space="0" w:color="auto"/>
                    <w:bottom w:val="none" w:sz="0" w:space="0" w:color="auto"/>
                    <w:right w:val="none" w:sz="0" w:space="0" w:color="auto"/>
                  </w:divBdr>
                  <w:divsChild>
                    <w:div w:id="1016158666">
                      <w:marLeft w:val="0"/>
                      <w:marRight w:val="0"/>
                      <w:marTop w:val="0"/>
                      <w:marBottom w:val="0"/>
                      <w:divBdr>
                        <w:top w:val="none" w:sz="0" w:space="0" w:color="auto"/>
                        <w:left w:val="none" w:sz="0" w:space="0" w:color="auto"/>
                        <w:bottom w:val="none" w:sz="0" w:space="0" w:color="auto"/>
                        <w:right w:val="none" w:sz="0" w:space="0" w:color="auto"/>
                      </w:divBdr>
                    </w:div>
                    <w:div w:id="1774668604">
                      <w:marLeft w:val="0"/>
                      <w:marRight w:val="0"/>
                      <w:marTop w:val="0"/>
                      <w:marBottom w:val="0"/>
                      <w:divBdr>
                        <w:top w:val="none" w:sz="0" w:space="0" w:color="auto"/>
                        <w:left w:val="none" w:sz="0" w:space="0" w:color="auto"/>
                        <w:bottom w:val="none" w:sz="0" w:space="0" w:color="auto"/>
                        <w:right w:val="none" w:sz="0" w:space="0" w:color="auto"/>
                      </w:divBdr>
                      <w:divsChild>
                        <w:div w:id="390274326">
                          <w:marLeft w:val="0"/>
                          <w:marRight w:val="0"/>
                          <w:marTop w:val="0"/>
                          <w:marBottom w:val="0"/>
                          <w:divBdr>
                            <w:top w:val="none" w:sz="0" w:space="0" w:color="auto"/>
                            <w:left w:val="none" w:sz="0" w:space="0" w:color="auto"/>
                            <w:bottom w:val="none" w:sz="0" w:space="0" w:color="auto"/>
                            <w:right w:val="none" w:sz="0" w:space="0" w:color="auto"/>
                          </w:divBdr>
                          <w:divsChild>
                            <w:div w:id="585304619">
                              <w:marLeft w:val="0"/>
                              <w:marRight w:val="0"/>
                              <w:marTop w:val="0"/>
                              <w:marBottom w:val="0"/>
                              <w:divBdr>
                                <w:top w:val="single" w:sz="8" w:space="0" w:color="D5DADD"/>
                                <w:left w:val="single" w:sz="8" w:space="0" w:color="D5DADD"/>
                                <w:bottom w:val="single" w:sz="8" w:space="0" w:color="D5DADD"/>
                                <w:right w:val="single" w:sz="8" w:space="0" w:color="D5DADD"/>
                              </w:divBdr>
                              <w:divsChild>
                                <w:div w:id="534385463">
                                  <w:marLeft w:val="0"/>
                                  <w:marRight w:val="0"/>
                                  <w:marTop w:val="0"/>
                                  <w:marBottom w:val="0"/>
                                  <w:divBdr>
                                    <w:top w:val="none" w:sz="0" w:space="0" w:color="auto"/>
                                    <w:left w:val="none" w:sz="0" w:space="0" w:color="auto"/>
                                    <w:bottom w:val="none" w:sz="0" w:space="0" w:color="auto"/>
                                    <w:right w:val="none" w:sz="0" w:space="0" w:color="auto"/>
                                  </w:divBdr>
                                  <w:divsChild>
                                    <w:div w:id="434057153">
                                      <w:marLeft w:val="0"/>
                                      <w:marRight w:val="0"/>
                                      <w:marTop w:val="0"/>
                                      <w:marBottom w:val="0"/>
                                      <w:divBdr>
                                        <w:top w:val="none" w:sz="0" w:space="0" w:color="auto"/>
                                        <w:left w:val="none" w:sz="0" w:space="0" w:color="auto"/>
                                        <w:bottom w:val="none" w:sz="0" w:space="0" w:color="auto"/>
                                        <w:right w:val="none" w:sz="0" w:space="0" w:color="auto"/>
                                      </w:divBdr>
                                      <w:divsChild>
                                        <w:div w:id="8154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035971">
          <w:marLeft w:val="0"/>
          <w:marRight w:val="0"/>
          <w:marTop w:val="0"/>
          <w:marBottom w:val="0"/>
          <w:divBdr>
            <w:top w:val="none" w:sz="0" w:space="0" w:color="auto"/>
            <w:left w:val="none" w:sz="0" w:space="0" w:color="auto"/>
            <w:bottom w:val="none" w:sz="0" w:space="0" w:color="auto"/>
            <w:right w:val="none" w:sz="0" w:space="0" w:color="auto"/>
          </w:divBdr>
        </w:div>
      </w:divsChild>
    </w:div>
    <w:div w:id="1549025684">
      <w:bodyDiv w:val="1"/>
      <w:marLeft w:val="0"/>
      <w:marRight w:val="0"/>
      <w:marTop w:val="0"/>
      <w:marBottom w:val="0"/>
      <w:divBdr>
        <w:top w:val="none" w:sz="0" w:space="0" w:color="auto"/>
        <w:left w:val="none" w:sz="0" w:space="0" w:color="auto"/>
        <w:bottom w:val="none" w:sz="0" w:space="0" w:color="auto"/>
        <w:right w:val="none" w:sz="0" w:space="0" w:color="auto"/>
      </w:divBdr>
      <w:divsChild>
        <w:div w:id="315379279">
          <w:marLeft w:val="0"/>
          <w:marRight w:val="0"/>
          <w:marTop w:val="0"/>
          <w:marBottom w:val="0"/>
          <w:divBdr>
            <w:top w:val="none" w:sz="0" w:space="0" w:color="auto"/>
            <w:left w:val="none" w:sz="0" w:space="0" w:color="auto"/>
            <w:bottom w:val="none" w:sz="0" w:space="0" w:color="auto"/>
            <w:right w:val="none" w:sz="0" w:space="0" w:color="auto"/>
          </w:divBdr>
          <w:divsChild>
            <w:div w:id="2066642432">
              <w:marLeft w:val="0"/>
              <w:marRight w:val="0"/>
              <w:marTop w:val="0"/>
              <w:marBottom w:val="0"/>
              <w:divBdr>
                <w:top w:val="none" w:sz="0" w:space="0" w:color="auto"/>
                <w:left w:val="none" w:sz="0" w:space="0" w:color="auto"/>
                <w:bottom w:val="none" w:sz="0" w:space="0" w:color="auto"/>
                <w:right w:val="none" w:sz="0" w:space="0" w:color="auto"/>
              </w:divBdr>
              <w:divsChild>
                <w:div w:id="82726430">
                  <w:marLeft w:val="0"/>
                  <w:marRight w:val="0"/>
                  <w:marTop w:val="0"/>
                  <w:marBottom w:val="0"/>
                  <w:divBdr>
                    <w:top w:val="none" w:sz="0" w:space="0" w:color="auto"/>
                    <w:left w:val="none" w:sz="0" w:space="0" w:color="auto"/>
                    <w:bottom w:val="none" w:sz="0" w:space="0" w:color="auto"/>
                    <w:right w:val="none" w:sz="0" w:space="0" w:color="auto"/>
                  </w:divBdr>
                  <w:divsChild>
                    <w:div w:id="1222060742">
                      <w:marLeft w:val="0"/>
                      <w:marRight w:val="0"/>
                      <w:marTop w:val="0"/>
                      <w:marBottom w:val="0"/>
                      <w:divBdr>
                        <w:top w:val="none" w:sz="0" w:space="0" w:color="auto"/>
                        <w:left w:val="none" w:sz="0" w:space="0" w:color="auto"/>
                        <w:bottom w:val="none" w:sz="0" w:space="0" w:color="auto"/>
                        <w:right w:val="none" w:sz="0" w:space="0" w:color="auto"/>
                      </w:divBdr>
                      <w:divsChild>
                        <w:div w:id="19441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723127">
      <w:bodyDiv w:val="1"/>
      <w:marLeft w:val="0"/>
      <w:marRight w:val="0"/>
      <w:marTop w:val="0"/>
      <w:marBottom w:val="0"/>
      <w:divBdr>
        <w:top w:val="none" w:sz="0" w:space="0" w:color="auto"/>
        <w:left w:val="none" w:sz="0" w:space="0" w:color="auto"/>
        <w:bottom w:val="none" w:sz="0" w:space="0" w:color="auto"/>
        <w:right w:val="none" w:sz="0" w:space="0" w:color="auto"/>
      </w:divBdr>
    </w:div>
    <w:div w:id="1550914567">
      <w:bodyDiv w:val="1"/>
      <w:marLeft w:val="0"/>
      <w:marRight w:val="0"/>
      <w:marTop w:val="0"/>
      <w:marBottom w:val="0"/>
      <w:divBdr>
        <w:top w:val="none" w:sz="0" w:space="0" w:color="auto"/>
        <w:left w:val="none" w:sz="0" w:space="0" w:color="auto"/>
        <w:bottom w:val="none" w:sz="0" w:space="0" w:color="auto"/>
        <w:right w:val="none" w:sz="0" w:space="0" w:color="auto"/>
      </w:divBdr>
    </w:div>
    <w:div w:id="1551576465">
      <w:bodyDiv w:val="1"/>
      <w:marLeft w:val="0"/>
      <w:marRight w:val="0"/>
      <w:marTop w:val="0"/>
      <w:marBottom w:val="0"/>
      <w:divBdr>
        <w:top w:val="none" w:sz="0" w:space="0" w:color="auto"/>
        <w:left w:val="none" w:sz="0" w:space="0" w:color="auto"/>
        <w:bottom w:val="none" w:sz="0" w:space="0" w:color="auto"/>
        <w:right w:val="none" w:sz="0" w:space="0" w:color="auto"/>
      </w:divBdr>
    </w:div>
    <w:div w:id="1551721555">
      <w:bodyDiv w:val="1"/>
      <w:marLeft w:val="0"/>
      <w:marRight w:val="0"/>
      <w:marTop w:val="0"/>
      <w:marBottom w:val="0"/>
      <w:divBdr>
        <w:top w:val="none" w:sz="0" w:space="0" w:color="auto"/>
        <w:left w:val="none" w:sz="0" w:space="0" w:color="auto"/>
        <w:bottom w:val="none" w:sz="0" w:space="0" w:color="auto"/>
        <w:right w:val="none" w:sz="0" w:space="0" w:color="auto"/>
      </w:divBdr>
    </w:div>
    <w:div w:id="1552158825">
      <w:bodyDiv w:val="1"/>
      <w:marLeft w:val="0"/>
      <w:marRight w:val="0"/>
      <w:marTop w:val="0"/>
      <w:marBottom w:val="0"/>
      <w:divBdr>
        <w:top w:val="none" w:sz="0" w:space="0" w:color="auto"/>
        <w:left w:val="none" w:sz="0" w:space="0" w:color="auto"/>
        <w:bottom w:val="none" w:sz="0" w:space="0" w:color="auto"/>
        <w:right w:val="none" w:sz="0" w:space="0" w:color="auto"/>
      </w:divBdr>
    </w:div>
    <w:div w:id="1552158921">
      <w:bodyDiv w:val="1"/>
      <w:marLeft w:val="0"/>
      <w:marRight w:val="0"/>
      <w:marTop w:val="0"/>
      <w:marBottom w:val="0"/>
      <w:divBdr>
        <w:top w:val="none" w:sz="0" w:space="0" w:color="auto"/>
        <w:left w:val="none" w:sz="0" w:space="0" w:color="auto"/>
        <w:bottom w:val="none" w:sz="0" w:space="0" w:color="auto"/>
        <w:right w:val="none" w:sz="0" w:space="0" w:color="auto"/>
      </w:divBdr>
    </w:div>
    <w:div w:id="1552382675">
      <w:bodyDiv w:val="1"/>
      <w:marLeft w:val="0"/>
      <w:marRight w:val="0"/>
      <w:marTop w:val="0"/>
      <w:marBottom w:val="0"/>
      <w:divBdr>
        <w:top w:val="none" w:sz="0" w:space="0" w:color="auto"/>
        <w:left w:val="none" w:sz="0" w:space="0" w:color="auto"/>
        <w:bottom w:val="none" w:sz="0" w:space="0" w:color="auto"/>
        <w:right w:val="none" w:sz="0" w:space="0" w:color="auto"/>
      </w:divBdr>
    </w:div>
    <w:div w:id="1552418378">
      <w:bodyDiv w:val="1"/>
      <w:marLeft w:val="0"/>
      <w:marRight w:val="0"/>
      <w:marTop w:val="0"/>
      <w:marBottom w:val="0"/>
      <w:divBdr>
        <w:top w:val="none" w:sz="0" w:space="0" w:color="auto"/>
        <w:left w:val="none" w:sz="0" w:space="0" w:color="auto"/>
        <w:bottom w:val="none" w:sz="0" w:space="0" w:color="auto"/>
        <w:right w:val="none" w:sz="0" w:space="0" w:color="auto"/>
      </w:divBdr>
    </w:div>
    <w:div w:id="1554271737">
      <w:bodyDiv w:val="1"/>
      <w:marLeft w:val="0"/>
      <w:marRight w:val="0"/>
      <w:marTop w:val="0"/>
      <w:marBottom w:val="0"/>
      <w:divBdr>
        <w:top w:val="none" w:sz="0" w:space="0" w:color="auto"/>
        <w:left w:val="none" w:sz="0" w:space="0" w:color="auto"/>
        <w:bottom w:val="none" w:sz="0" w:space="0" w:color="auto"/>
        <w:right w:val="none" w:sz="0" w:space="0" w:color="auto"/>
      </w:divBdr>
      <w:divsChild>
        <w:div w:id="1622415637">
          <w:marLeft w:val="0"/>
          <w:marRight w:val="0"/>
          <w:marTop w:val="0"/>
          <w:marBottom w:val="0"/>
          <w:divBdr>
            <w:top w:val="none" w:sz="0" w:space="0" w:color="auto"/>
            <w:left w:val="none" w:sz="0" w:space="0" w:color="auto"/>
            <w:bottom w:val="none" w:sz="0" w:space="0" w:color="auto"/>
            <w:right w:val="none" w:sz="0" w:space="0" w:color="auto"/>
          </w:divBdr>
          <w:divsChild>
            <w:div w:id="6978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650">
      <w:bodyDiv w:val="1"/>
      <w:marLeft w:val="0"/>
      <w:marRight w:val="0"/>
      <w:marTop w:val="0"/>
      <w:marBottom w:val="0"/>
      <w:divBdr>
        <w:top w:val="none" w:sz="0" w:space="0" w:color="auto"/>
        <w:left w:val="none" w:sz="0" w:space="0" w:color="auto"/>
        <w:bottom w:val="none" w:sz="0" w:space="0" w:color="auto"/>
        <w:right w:val="none" w:sz="0" w:space="0" w:color="auto"/>
      </w:divBdr>
    </w:div>
    <w:div w:id="1560165095">
      <w:bodyDiv w:val="1"/>
      <w:marLeft w:val="0"/>
      <w:marRight w:val="0"/>
      <w:marTop w:val="0"/>
      <w:marBottom w:val="0"/>
      <w:divBdr>
        <w:top w:val="none" w:sz="0" w:space="0" w:color="auto"/>
        <w:left w:val="none" w:sz="0" w:space="0" w:color="auto"/>
        <w:bottom w:val="none" w:sz="0" w:space="0" w:color="auto"/>
        <w:right w:val="none" w:sz="0" w:space="0" w:color="auto"/>
      </w:divBdr>
    </w:div>
    <w:div w:id="1561553352">
      <w:bodyDiv w:val="1"/>
      <w:marLeft w:val="0"/>
      <w:marRight w:val="0"/>
      <w:marTop w:val="0"/>
      <w:marBottom w:val="0"/>
      <w:divBdr>
        <w:top w:val="none" w:sz="0" w:space="0" w:color="auto"/>
        <w:left w:val="none" w:sz="0" w:space="0" w:color="auto"/>
        <w:bottom w:val="none" w:sz="0" w:space="0" w:color="auto"/>
        <w:right w:val="none" w:sz="0" w:space="0" w:color="auto"/>
      </w:divBdr>
    </w:div>
    <w:div w:id="1563373714">
      <w:bodyDiv w:val="1"/>
      <w:marLeft w:val="0"/>
      <w:marRight w:val="0"/>
      <w:marTop w:val="0"/>
      <w:marBottom w:val="0"/>
      <w:divBdr>
        <w:top w:val="none" w:sz="0" w:space="0" w:color="auto"/>
        <w:left w:val="none" w:sz="0" w:space="0" w:color="auto"/>
        <w:bottom w:val="none" w:sz="0" w:space="0" w:color="auto"/>
        <w:right w:val="none" w:sz="0" w:space="0" w:color="auto"/>
      </w:divBdr>
    </w:div>
    <w:div w:id="1568875322">
      <w:bodyDiv w:val="1"/>
      <w:marLeft w:val="0"/>
      <w:marRight w:val="0"/>
      <w:marTop w:val="0"/>
      <w:marBottom w:val="0"/>
      <w:divBdr>
        <w:top w:val="none" w:sz="0" w:space="0" w:color="auto"/>
        <w:left w:val="none" w:sz="0" w:space="0" w:color="auto"/>
        <w:bottom w:val="none" w:sz="0" w:space="0" w:color="auto"/>
        <w:right w:val="none" w:sz="0" w:space="0" w:color="auto"/>
      </w:divBdr>
    </w:div>
    <w:div w:id="1569149076">
      <w:bodyDiv w:val="1"/>
      <w:marLeft w:val="0"/>
      <w:marRight w:val="0"/>
      <w:marTop w:val="0"/>
      <w:marBottom w:val="0"/>
      <w:divBdr>
        <w:top w:val="none" w:sz="0" w:space="0" w:color="auto"/>
        <w:left w:val="none" w:sz="0" w:space="0" w:color="auto"/>
        <w:bottom w:val="none" w:sz="0" w:space="0" w:color="auto"/>
        <w:right w:val="none" w:sz="0" w:space="0" w:color="auto"/>
      </w:divBdr>
    </w:div>
    <w:div w:id="1570001736">
      <w:bodyDiv w:val="1"/>
      <w:marLeft w:val="0"/>
      <w:marRight w:val="0"/>
      <w:marTop w:val="0"/>
      <w:marBottom w:val="0"/>
      <w:divBdr>
        <w:top w:val="none" w:sz="0" w:space="0" w:color="auto"/>
        <w:left w:val="none" w:sz="0" w:space="0" w:color="auto"/>
        <w:bottom w:val="none" w:sz="0" w:space="0" w:color="auto"/>
        <w:right w:val="none" w:sz="0" w:space="0" w:color="auto"/>
      </w:divBdr>
    </w:div>
    <w:div w:id="1574588276">
      <w:bodyDiv w:val="1"/>
      <w:marLeft w:val="0"/>
      <w:marRight w:val="0"/>
      <w:marTop w:val="0"/>
      <w:marBottom w:val="0"/>
      <w:divBdr>
        <w:top w:val="none" w:sz="0" w:space="0" w:color="auto"/>
        <w:left w:val="none" w:sz="0" w:space="0" w:color="auto"/>
        <w:bottom w:val="none" w:sz="0" w:space="0" w:color="auto"/>
        <w:right w:val="none" w:sz="0" w:space="0" w:color="auto"/>
      </w:divBdr>
    </w:div>
    <w:div w:id="1576671460">
      <w:bodyDiv w:val="1"/>
      <w:marLeft w:val="0"/>
      <w:marRight w:val="0"/>
      <w:marTop w:val="0"/>
      <w:marBottom w:val="0"/>
      <w:divBdr>
        <w:top w:val="none" w:sz="0" w:space="0" w:color="auto"/>
        <w:left w:val="none" w:sz="0" w:space="0" w:color="auto"/>
        <w:bottom w:val="none" w:sz="0" w:space="0" w:color="auto"/>
        <w:right w:val="none" w:sz="0" w:space="0" w:color="auto"/>
      </w:divBdr>
    </w:div>
    <w:div w:id="1576817522">
      <w:bodyDiv w:val="1"/>
      <w:marLeft w:val="0"/>
      <w:marRight w:val="0"/>
      <w:marTop w:val="0"/>
      <w:marBottom w:val="0"/>
      <w:divBdr>
        <w:top w:val="none" w:sz="0" w:space="0" w:color="auto"/>
        <w:left w:val="none" w:sz="0" w:space="0" w:color="auto"/>
        <w:bottom w:val="none" w:sz="0" w:space="0" w:color="auto"/>
        <w:right w:val="none" w:sz="0" w:space="0" w:color="auto"/>
      </w:divBdr>
    </w:div>
    <w:div w:id="1577352187">
      <w:bodyDiv w:val="1"/>
      <w:marLeft w:val="0"/>
      <w:marRight w:val="0"/>
      <w:marTop w:val="0"/>
      <w:marBottom w:val="0"/>
      <w:divBdr>
        <w:top w:val="none" w:sz="0" w:space="0" w:color="auto"/>
        <w:left w:val="none" w:sz="0" w:space="0" w:color="auto"/>
        <w:bottom w:val="none" w:sz="0" w:space="0" w:color="auto"/>
        <w:right w:val="none" w:sz="0" w:space="0" w:color="auto"/>
      </w:divBdr>
    </w:div>
    <w:div w:id="1577470518">
      <w:bodyDiv w:val="1"/>
      <w:marLeft w:val="0"/>
      <w:marRight w:val="0"/>
      <w:marTop w:val="0"/>
      <w:marBottom w:val="0"/>
      <w:divBdr>
        <w:top w:val="none" w:sz="0" w:space="0" w:color="auto"/>
        <w:left w:val="none" w:sz="0" w:space="0" w:color="auto"/>
        <w:bottom w:val="none" w:sz="0" w:space="0" w:color="auto"/>
        <w:right w:val="none" w:sz="0" w:space="0" w:color="auto"/>
      </w:divBdr>
      <w:divsChild>
        <w:div w:id="819229933">
          <w:marLeft w:val="0"/>
          <w:marRight w:val="0"/>
          <w:marTop w:val="0"/>
          <w:marBottom w:val="0"/>
          <w:divBdr>
            <w:top w:val="none" w:sz="0" w:space="0" w:color="auto"/>
            <w:left w:val="none" w:sz="0" w:space="0" w:color="auto"/>
            <w:bottom w:val="none" w:sz="0" w:space="0" w:color="auto"/>
            <w:right w:val="none" w:sz="0" w:space="0" w:color="auto"/>
          </w:divBdr>
          <w:divsChild>
            <w:div w:id="357661883">
              <w:marLeft w:val="0"/>
              <w:marRight w:val="0"/>
              <w:marTop w:val="0"/>
              <w:marBottom w:val="0"/>
              <w:divBdr>
                <w:top w:val="none" w:sz="0" w:space="0" w:color="auto"/>
                <w:left w:val="none" w:sz="0" w:space="0" w:color="auto"/>
                <w:bottom w:val="none" w:sz="0" w:space="0" w:color="auto"/>
                <w:right w:val="none" w:sz="0" w:space="0" w:color="auto"/>
              </w:divBdr>
            </w:div>
          </w:divsChild>
        </w:div>
        <w:div w:id="1490176349">
          <w:marLeft w:val="0"/>
          <w:marRight w:val="0"/>
          <w:marTop w:val="0"/>
          <w:marBottom w:val="0"/>
          <w:divBdr>
            <w:top w:val="none" w:sz="0" w:space="0" w:color="auto"/>
            <w:left w:val="none" w:sz="0" w:space="0" w:color="auto"/>
            <w:bottom w:val="none" w:sz="0" w:space="0" w:color="auto"/>
            <w:right w:val="none" w:sz="0" w:space="0" w:color="auto"/>
          </w:divBdr>
        </w:div>
      </w:divsChild>
    </w:div>
    <w:div w:id="1579514078">
      <w:bodyDiv w:val="1"/>
      <w:marLeft w:val="0"/>
      <w:marRight w:val="0"/>
      <w:marTop w:val="0"/>
      <w:marBottom w:val="0"/>
      <w:divBdr>
        <w:top w:val="none" w:sz="0" w:space="0" w:color="auto"/>
        <w:left w:val="none" w:sz="0" w:space="0" w:color="auto"/>
        <w:bottom w:val="none" w:sz="0" w:space="0" w:color="auto"/>
        <w:right w:val="none" w:sz="0" w:space="0" w:color="auto"/>
      </w:divBdr>
    </w:div>
    <w:div w:id="1580018932">
      <w:bodyDiv w:val="1"/>
      <w:marLeft w:val="0"/>
      <w:marRight w:val="0"/>
      <w:marTop w:val="0"/>
      <w:marBottom w:val="0"/>
      <w:divBdr>
        <w:top w:val="none" w:sz="0" w:space="0" w:color="auto"/>
        <w:left w:val="none" w:sz="0" w:space="0" w:color="auto"/>
        <w:bottom w:val="none" w:sz="0" w:space="0" w:color="auto"/>
        <w:right w:val="none" w:sz="0" w:space="0" w:color="auto"/>
      </w:divBdr>
    </w:div>
    <w:div w:id="1580285219">
      <w:bodyDiv w:val="1"/>
      <w:marLeft w:val="0"/>
      <w:marRight w:val="0"/>
      <w:marTop w:val="0"/>
      <w:marBottom w:val="0"/>
      <w:divBdr>
        <w:top w:val="none" w:sz="0" w:space="0" w:color="auto"/>
        <w:left w:val="none" w:sz="0" w:space="0" w:color="auto"/>
        <w:bottom w:val="none" w:sz="0" w:space="0" w:color="auto"/>
        <w:right w:val="none" w:sz="0" w:space="0" w:color="auto"/>
      </w:divBdr>
    </w:div>
    <w:div w:id="1581334264">
      <w:bodyDiv w:val="1"/>
      <w:marLeft w:val="0"/>
      <w:marRight w:val="0"/>
      <w:marTop w:val="0"/>
      <w:marBottom w:val="0"/>
      <w:divBdr>
        <w:top w:val="none" w:sz="0" w:space="0" w:color="auto"/>
        <w:left w:val="none" w:sz="0" w:space="0" w:color="auto"/>
        <w:bottom w:val="none" w:sz="0" w:space="0" w:color="auto"/>
        <w:right w:val="none" w:sz="0" w:space="0" w:color="auto"/>
      </w:divBdr>
    </w:div>
    <w:div w:id="1581939188">
      <w:bodyDiv w:val="1"/>
      <w:marLeft w:val="0"/>
      <w:marRight w:val="0"/>
      <w:marTop w:val="0"/>
      <w:marBottom w:val="0"/>
      <w:divBdr>
        <w:top w:val="none" w:sz="0" w:space="0" w:color="auto"/>
        <w:left w:val="none" w:sz="0" w:space="0" w:color="auto"/>
        <w:bottom w:val="none" w:sz="0" w:space="0" w:color="auto"/>
        <w:right w:val="none" w:sz="0" w:space="0" w:color="auto"/>
      </w:divBdr>
    </w:div>
    <w:div w:id="1582526807">
      <w:bodyDiv w:val="1"/>
      <w:marLeft w:val="0"/>
      <w:marRight w:val="0"/>
      <w:marTop w:val="0"/>
      <w:marBottom w:val="0"/>
      <w:divBdr>
        <w:top w:val="none" w:sz="0" w:space="0" w:color="auto"/>
        <w:left w:val="none" w:sz="0" w:space="0" w:color="auto"/>
        <w:bottom w:val="none" w:sz="0" w:space="0" w:color="auto"/>
        <w:right w:val="none" w:sz="0" w:space="0" w:color="auto"/>
      </w:divBdr>
    </w:div>
    <w:div w:id="1582792024">
      <w:bodyDiv w:val="1"/>
      <w:marLeft w:val="0"/>
      <w:marRight w:val="0"/>
      <w:marTop w:val="0"/>
      <w:marBottom w:val="0"/>
      <w:divBdr>
        <w:top w:val="none" w:sz="0" w:space="0" w:color="auto"/>
        <w:left w:val="none" w:sz="0" w:space="0" w:color="auto"/>
        <w:bottom w:val="none" w:sz="0" w:space="0" w:color="auto"/>
        <w:right w:val="none" w:sz="0" w:space="0" w:color="auto"/>
      </w:divBdr>
    </w:div>
    <w:div w:id="1584417780">
      <w:bodyDiv w:val="1"/>
      <w:marLeft w:val="0"/>
      <w:marRight w:val="0"/>
      <w:marTop w:val="0"/>
      <w:marBottom w:val="0"/>
      <w:divBdr>
        <w:top w:val="none" w:sz="0" w:space="0" w:color="auto"/>
        <w:left w:val="none" w:sz="0" w:space="0" w:color="auto"/>
        <w:bottom w:val="none" w:sz="0" w:space="0" w:color="auto"/>
        <w:right w:val="none" w:sz="0" w:space="0" w:color="auto"/>
      </w:divBdr>
    </w:div>
    <w:div w:id="1586109194">
      <w:bodyDiv w:val="1"/>
      <w:marLeft w:val="0"/>
      <w:marRight w:val="0"/>
      <w:marTop w:val="0"/>
      <w:marBottom w:val="0"/>
      <w:divBdr>
        <w:top w:val="none" w:sz="0" w:space="0" w:color="auto"/>
        <w:left w:val="none" w:sz="0" w:space="0" w:color="auto"/>
        <w:bottom w:val="none" w:sz="0" w:space="0" w:color="auto"/>
        <w:right w:val="none" w:sz="0" w:space="0" w:color="auto"/>
      </w:divBdr>
    </w:div>
    <w:div w:id="1590235887">
      <w:bodyDiv w:val="1"/>
      <w:marLeft w:val="0"/>
      <w:marRight w:val="0"/>
      <w:marTop w:val="0"/>
      <w:marBottom w:val="0"/>
      <w:divBdr>
        <w:top w:val="none" w:sz="0" w:space="0" w:color="auto"/>
        <w:left w:val="none" w:sz="0" w:space="0" w:color="auto"/>
        <w:bottom w:val="none" w:sz="0" w:space="0" w:color="auto"/>
        <w:right w:val="none" w:sz="0" w:space="0" w:color="auto"/>
      </w:divBdr>
    </w:div>
    <w:div w:id="1590574432">
      <w:bodyDiv w:val="1"/>
      <w:marLeft w:val="0"/>
      <w:marRight w:val="0"/>
      <w:marTop w:val="0"/>
      <w:marBottom w:val="0"/>
      <w:divBdr>
        <w:top w:val="none" w:sz="0" w:space="0" w:color="auto"/>
        <w:left w:val="none" w:sz="0" w:space="0" w:color="auto"/>
        <w:bottom w:val="none" w:sz="0" w:space="0" w:color="auto"/>
        <w:right w:val="none" w:sz="0" w:space="0" w:color="auto"/>
      </w:divBdr>
    </w:div>
    <w:div w:id="1592006304">
      <w:bodyDiv w:val="1"/>
      <w:marLeft w:val="0"/>
      <w:marRight w:val="0"/>
      <w:marTop w:val="0"/>
      <w:marBottom w:val="0"/>
      <w:divBdr>
        <w:top w:val="none" w:sz="0" w:space="0" w:color="auto"/>
        <w:left w:val="none" w:sz="0" w:space="0" w:color="auto"/>
        <w:bottom w:val="none" w:sz="0" w:space="0" w:color="auto"/>
        <w:right w:val="none" w:sz="0" w:space="0" w:color="auto"/>
      </w:divBdr>
    </w:div>
    <w:div w:id="1595623208">
      <w:bodyDiv w:val="1"/>
      <w:marLeft w:val="0"/>
      <w:marRight w:val="0"/>
      <w:marTop w:val="0"/>
      <w:marBottom w:val="0"/>
      <w:divBdr>
        <w:top w:val="none" w:sz="0" w:space="0" w:color="auto"/>
        <w:left w:val="none" w:sz="0" w:space="0" w:color="auto"/>
        <w:bottom w:val="none" w:sz="0" w:space="0" w:color="auto"/>
        <w:right w:val="none" w:sz="0" w:space="0" w:color="auto"/>
      </w:divBdr>
    </w:div>
    <w:div w:id="1595626694">
      <w:bodyDiv w:val="1"/>
      <w:marLeft w:val="0"/>
      <w:marRight w:val="0"/>
      <w:marTop w:val="0"/>
      <w:marBottom w:val="0"/>
      <w:divBdr>
        <w:top w:val="none" w:sz="0" w:space="0" w:color="auto"/>
        <w:left w:val="none" w:sz="0" w:space="0" w:color="auto"/>
        <w:bottom w:val="none" w:sz="0" w:space="0" w:color="auto"/>
        <w:right w:val="none" w:sz="0" w:space="0" w:color="auto"/>
      </w:divBdr>
    </w:div>
    <w:div w:id="1595632016">
      <w:bodyDiv w:val="1"/>
      <w:marLeft w:val="0"/>
      <w:marRight w:val="0"/>
      <w:marTop w:val="0"/>
      <w:marBottom w:val="0"/>
      <w:divBdr>
        <w:top w:val="none" w:sz="0" w:space="0" w:color="auto"/>
        <w:left w:val="none" w:sz="0" w:space="0" w:color="auto"/>
        <w:bottom w:val="none" w:sz="0" w:space="0" w:color="auto"/>
        <w:right w:val="none" w:sz="0" w:space="0" w:color="auto"/>
      </w:divBdr>
    </w:div>
    <w:div w:id="1596283043">
      <w:bodyDiv w:val="1"/>
      <w:marLeft w:val="0"/>
      <w:marRight w:val="0"/>
      <w:marTop w:val="0"/>
      <w:marBottom w:val="0"/>
      <w:divBdr>
        <w:top w:val="none" w:sz="0" w:space="0" w:color="auto"/>
        <w:left w:val="none" w:sz="0" w:space="0" w:color="auto"/>
        <w:bottom w:val="none" w:sz="0" w:space="0" w:color="auto"/>
        <w:right w:val="none" w:sz="0" w:space="0" w:color="auto"/>
      </w:divBdr>
    </w:div>
    <w:div w:id="1597444011">
      <w:bodyDiv w:val="1"/>
      <w:marLeft w:val="0"/>
      <w:marRight w:val="0"/>
      <w:marTop w:val="0"/>
      <w:marBottom w:val="0"/>
      <w:divBdr>
        <w:top w:val="none" w:sz="0" w:space="0" w:color="auto"/>
        <w:left w:val="none" w:sz="0" w:space="0" w:color="auto"/>
        <w:bottom w:val="none" w:sz="0" w:space="0" w:color="auto"/>
        <w:right w:val="none" w:sz="0" w:space="0" w:color="auto"/>
      </w:divBdr>
    </w:div>
    <w:div w:id="1598249803">
      <w:bodyDiv w:val="1"/>
      <w:marLeft w:val="0"/>
      <w:marRight w:val="0"/>
      <w:marTop w:val="0"/>
      <w:marBottom w:val="0"/>
      <w:divBdr>
        <w:top w:val="none" w:sz="0" w:space="0" w:color="auto"/>
        <w:left w:val="none" w:sz="0" w:space="0" w:color="auto"/>
        <w:bottom w:val="none" w:sz="0" w:space="0" w:color="auto"/>
        <w:right w:val="none" w:sz="0" w:space="0" w:color="auto"/>
      </w:divBdr>
    </w:div>
    <w:div w:id="1598444835">
      <w:bodyDiv w:val="1"/>
      <w:marLeft w:val="0"/>
      <w:marRight w:val="0"/>
      <w:marTop w:val="0"/>
      <w:marBottom w:val="0"/>
      <w:divBdr>
        <w:top w:val="none" w:sz="0" w:space="0" w:color="auto"/>
        <w:left w:val="none" w:sz="0" w:space="0" w:color="auto"/>
        <w:bottom w:val="none" w:sz="0" w:space="0" w:color="auto"/>
        <w:right w:val="none" w:sz="0" w:space="0" w:color="auto"/>
      </w:divBdr>
    </w:div>
    <w:div w:id="1600334811">
      <w:bodyDiv w:val="1"/>
      <w:marLeft w:val="0"/>
      <w:marRight w:val="0"/>
      <w:marTop w:val="0"/>
      <w:marBottom w:val="0"/>
      <w:divBdr>
        <w:top w:val="none" w:sz="0" w:space="0" w:color="auto"/>
        <w:left w:val="none" w:sz="0" w:space="0" w:color="auto"/>
        <w:bottom w:val="none" w:sz="0" w:space="0" w:color="auto"/>
        <w:right w:val="none" w:sz="0" w:space="0" w:color="auto"/>
      </w:divBdr>
    </w:div>
    <w:div w:id="1601251775">
      <w:bodyDiv w:val="1"/>
      <w:marLeft w:val="0"/>
      <w:marRight w:val="0"/>
      <w:marTop w:val="0"/>
      <w:marBottom w:val="0"/>
      <w:divBdr>
        <w:top w:val="none" w:sz="0" w:space="0" w:color="auto"/>
        <w:left w:val="none" w:sz="0" w:space="0" w:color="auto"/>
        <w:bottom w:val="none" w:sz="0" w:space="0" w:color="auto"/>
        <w:right w:val="none" w:sz="0" w:space="0" w:color="auto"/>
      </w:divBdr>
    </w:div>
    <w:div w:id="1602563953">
      <w:bodyDiv w:val="1"/>
      <w:marLeft w:val="0"/>
      <w:marRight w:val="0"/>
      <w:marTop w:val="0"/>
      <w:marBottom w:val="0"/>
      <w:divBdr>
        <w:top w:val="none" w:sz="0" w:space="0" w:color="auto"/>
        <w:left w:val="none" w:sz="0" w:space="0" w:color="auto"/>
        <w:bottom w:val="none" w:sz="0" w:space="0" w:color="auto"/>
        <w:right w:val="none" w:sz="0" w:space="0" w:color="auto"/>
      </w:divBdr>
    </w:div>
    <w:div w:id="1602881711">
      <w:bodyDiv w:val="1"/>
      <w:marLeft w:val="0"/>
      <w:marRight w:val="0"/>
      <w:marTop w:val="0"/>
      <w:marBottom w:val="0"/>
      <w:divBdr>
        <w:top w:val="none" w:sz="0" w:space="0" w:color="auto"/>
        <w:left w:val="none" w:sz="0" w:space="0" w:color="auto"/>
        <w:bottom w:val="none" w:sz="0" w:space="0" w:color="auto"/>
        <w:right w:val="none" w:sz="0" w:space="0" w:color="auto"/>
      </w:divBdr>
    </w:div>
    <w:div w:id="1604263908">
      <w:bodyDiv w:val="1"/>
      <w:marLeft w:val="0"/>
      <w:marRight w:val="0"/>
      <w:marTop w:val="0"/>
      <w:marBottom w:val="0"/>
      <w:divBdr>
        <w:top w:val="none" w:sz="0" w:space="0" w:color="auto"/>
        <w:left w:val="none" w:sz="0" w:space="0" w:color="auto"/>
        <w:bottom w:val="none" w:sz="0" w:space="0" w:color="auto"/>
        <w:right w:val="none" w:sz="0" w:space="0" w:color="auto"/>
      </w:divBdr>
    </w:div>
    <w:div w:id="1604419090">
      <w:bodyDiv w:val="1"/>
      <w:marLeft w:val="0"/>
      <w:marRight w:val="0"/>
      <w:marTop w:val="0"/>
      <w:marBottom w:val="0"/>
      <w:divBdr>
        <w:top w:val="none" w:sz="0" w:space="0" w:color="auto"/>
        <w:left w:val="none" w:sz="0" w:space="0" w:color="auto"/>
        <w:bottom w:val="none" w:sz="0" w:space="0" w:color="auto"/>
        <w:right w:val="none" w:sz="0" w:space="0" w:color="auto"/>
      </w:divBdr>
    </w:div>
    <w:div w:id="1605577413">
      <w:bodyDiv w:val="1"/>
      <w:marLeft w:val="0"/>
      <w:marRight w:val="0"/>
      <w:marTop w:val="0"/>
      <w:marBottom w:val="0"/>
      <w:divBdr>
        <w:top w:val="none" w:sz="0" w:space="0" w:color="auto"/>
        <w:left w:val="none" w:sz="0" w:space="0" w:color="auto"/>
        <w:bottom w:val="none" w:sz="0" w:space="0" w:color="auto"/>
        <w:right w:val="none" w:sz="0" w:space="0" w:color="auto"/>
      </w:divBdr>
      <w:divsChild>
        <w:div w:id="380446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31788">
      <w:bodyDiv w:val="1"/>
      <w:marLeft w:val="0"/>
      <w:marRight w:val="0"/>
      <w:marTop w:val="0"/>
      <w:marBottom w:val="0"/>
      <w:divBdr>
        <w:top w:val="none" w:sz="0" w:space="0" w:color="auto"/>
        <w:left w:val="none" w:sz="0" w:space="0" w:color="auto"/>
        <w:bottom w:val="none" w:sz="0" w:space="0" w:color="auto"/>
        <w:right w:val="none" w:sz="0" w:space="0" w:color="auto"/>
      </w:divBdr>
    </w:div>
    <w:div w:id="1608659896">
      <w:bodyDiv w:val="1"/>
      <w:marLeft w:val="0"/>
      <w:marRight w:val="0"/>
      <w:marTop w:val="0"/>
      <w:marBottom w:val="0"/>
      <w:divBdr>
        <w:top w:val="none" w:sz="0" w:space="0" w:color="auto"/>
        <w:left w:val="none" w:sz="0" w:space="0" w:color="auto"/>
        <w:bottom w:val="none" w:sz="0" w:space="0" w:color="auto"/>
        <w:right w:val="none" w:sz="0" w:space="0" w:color="auto"/>
      </w:divBdr>
    </w:div>
    <w:div w:id="1609003918">
      <w:bodyDiv w:val="1"/>
      <w:marLeft w:val="0"/>
      <w:marRight w:val="0"/>
      <w:marTop w:val="0"/>
      <w:marBottom w:val="0"/>
      <w:divBdr>
        <w:top w:val="none" w:sz="0" w:space="0" w:color="auto"/>
        <w:left w:val="none" w:sz="0" w:space="0" w:color="auto"/>
        <w:bottom w:val="none" w:sz="0" w:space="0" w:color="auto"/>
        <w:right w:val="none" w:sz="0" w:space="0" w:color="auto"/>
      </w:divBdr>
    </w:div>
    <w:div w:id="1609045586">
      <w:bodyDiv w:val="1"/>
      <w:marLeft w:val="0"/>
      <w:marRight w:val="0"/>
      <w:marTop w:val="0"/>
      <w:marBottom w:val="0"/>
      <w:divBdr>
        <w:top w:val="none" w:sz="0" w:space="0" w:color="auto"/>
        <w:left w:val="none" w:sz="0" w:space="0" w:color="auto"/>
        <w:bottom w:val="none" w:sz="0" w:space="0" w:color="auto"/>
        <w:right w:val="none" w:sz="0" w:space="0" w:color="auto"/>
      </w:divBdr>
    </w:div>
    <w:div w:id="1610775527">
      <w:bodyDiv w:val="1"/>
      <w:marLeft w:val="0"/>
      <w:marRight w:val="0"/>
      <w:marTop w:val="0"/>
      <w:marBottom w:val="0"/>
      <w:divBdr>
        <w:top w:val="none" w:sz="0" w:space="0" w:color="auto"/>
        <w:left w:val="none" w:sz="0" w:space="0" w:color="auto"/>
        <w:bottom w:val="none" w:sz="0" w:space="0" w:color="auto"/>
        <w:right w:val="none" w:sz="0" w:space="0" w:color="auto"/>
      </w:divBdr>
    </w:div>
    <w:div w:id="1611666699">
      <w:bodyDiv w:val="1"/>
      <w:marLeft w:val="0"/>
      <w:marRight w:val="0"/>
      <w:marTop w:val="0"/>
      <w:marBottom w:val="0"/>
      <w:divBdr>
        <w:top w:val="none" w:sz="0" w:space="0" w:color="auto"/>
        <w:left w:val="none" w:sz="0" w:space="0" w:color="auto"/>
        <w:bottom w:val="none" w:sz="0" w:space="0" w:color="auto"/>
        <w:right w:val="none" w:sz="0" w:space="0" w:color="auto"/>
      </w:divBdr>
    </w:div>
    <w:div w:id="1613053346">
      <w:bodyDiv w:val="1"/>
      <w:marLeft w:val="0"/>
      <w:marRight w:val="0"/>
      <w:marTop w:val="0"/>
      <w:marBottom w:val="0"/>
      <w:divBdr>
        <w:top w:val="none" w:sz="0" w:space="0" w:color="auto"/>
        <w:left w:val="none" w:sz="0" w:space="0" w:color="auto"/>
        <w:bottom w:val="none" w:sz="0" w:space="0" w:color="auto"/>
        <w:right w:val="none" w:sz="0" w:space="0" w:color="auto"/>
      </w:divBdr>
    </w:div>
    <w:div w:id="1615088258">
      <w:bodyDiv w:val="1"/>
      <w:marLeft w:val="0"/>
      <w:marRight w:val="0"/>
      <w:marTop w:val="0"/>
      <w:marBottom w:val="0"/>
      <w:divBdr>
        <w:top w:val="none" w:sz="0" w:space="0" w:color="auto"/>
        <w:left w:val="none" w:sz="0" w:space="0" w:color="auto"/>
        <w:bottom w:val="none" w:sz="0" w:space="0" w:color="auto"/>
        <w:right w:val="none" w:sz="0" w:space="0" w:color="auto"/>
      </w:divBdr>
    </w:div>
    <w:div w:id="1615331800">
      <w:bodyDiv w:val="1"/>
      <w:marLeft w:val="0"/>
      <w:marRight w:val="0"/>
      <w:marTop w:val="0"/>
      <w:marBottom w:val="0"/>
      <w:divBdr>
        <w:top w:val="none" w:sz="0" w:space="0" w:color="auto"/>
        <w:left w:val="none" w:sz="0" w:space="0" w:color="auto"/>
        <w:bottom w:val="none" w:sz="0" w:space="0" w:color="auto"/>
        <w:right w:val="none" w:sz="0" w:space="0" w:color="auto"/>
      </w:divBdr>
      <w:divsChild>
        <w:div w:id="1300501678">
          <w:marLeft w:val="0"/>
          <w:marRight w:val="0"/>
          <w:marTop w:val="120"/>
          <w:marBottom w:val="0"/>
          <w:divBdr>
            <w:top w:val="none" w:sz="0" w:space="0" w:color="auto"/>
            <w:left w:val="none" w:sz="0" w:space="0" w:color="auto"/>
            <w:bottom w:val="none" w:sz="0" w:space="0" w:color="auto"/>
            <w:right w:val="none" w:sz="0" w:space="0" w:color="auto"/>
          </w:divBdr>
          <w:divsChild>
            <w:div w:id="2125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045">
      <w:bodyDiv w:val="1"/>
      <w:marLeft w:val="0"/>
      <w:marRight w:val="0"/>
      <w:marTop w:val="0"/>
      <w:marBottom w:val="0"/>
      <w:divBdr>
        <w:top w:val="none" w:sz="0" w:space="0" w:color="auto"/>
        <w:left w:val="none" w:sz="0" w:space="0" w:color="auto"/>
        <w:bottom w:val="none" w:sz="0" w:space="0" w:color="auto"/>
        <w:right w:val="none" w:sz="0" w:space="0" w:color="auto"/>
      </w:divBdr>
    </w:div>
    <w:div w:id="1616712564">
      <w:bodyDiv w:val="1"/>
      <w:marLeft w:val="0"/>
      <w:marRight w:val="0"/>
      <w:marTop w:val="0"/>
      <w:marBottom w:val="0"/>
      <w:divBdr>
        <w:top w:val="none" w:sz="0" w:space="0" w:color="auto"/>
        <w:left w:val="none" w:sz="0" w:space="0" w:color="auto"/>
        <w:bottom w:val="none" w:sz="0" w:space="0" w:color="auto"/>
        <w:right w:val="none" w:sz="0" w:space="0" w:color="auto"/>
      </w:divBdr>
    </w:div>
    <w:div w:id="1617365090">
      <w:bodyDiv w:val="1"/>
      <w:marLeft w:val="0"/>
      <w:marRight w:val="0"/>
      <w:marTop w:val="0"/>
      <w:marBottom w:val="0"/>
      <w:divBdr>
        <w:top w:val="none" w:sz="0" w:space="0" w:color="auto"/>
        <w:left w:val="none" w:sz="0" w:space="0" w:color="auto"/>
        <w:bottom w:val="none" w:sz="0" w:space="0" w:color="auto"/>
        <w:right w:val="none" w:sz="0" w:space="0" w:color="auto"/>
      </w:divBdr>
    </w:div>
    <w:div w:id="1618558317">
      <w:bodyDiv w:val="1"/>
      <w:marLeft w:val="0"/>
      <w:marRight w:val="0"/>
      <w:marTop w:val="0"/>
      <w:marBottom w:val="0"/>
      <w:divBdr>
        <w:top w:val="none" w:sz="0" w:space="0" w:color="auto"/>
        <w:left w:val="none" w:sz="0" w:space="0" w:color="auto"/>
        <w:bottom w:val="none" w:sz="0" w:space="0" w:color="auto"/>
        <w:right w:val="none" w:sz="0" w:space="0" w:color="auto"/>
      </w:divBdr>
    </w:div>
    <w:div w:id="1619221153">
      <w:bodyDiv w:val="1"/>
      <w:marLeft w:val="0"/>
      <w:marRight w:val="0"/>
      <w:marTop w:val="0"/>
      <w:marBottom w:val="0"/>
      <w:divBdr>
        <w:top w:val="none" w:sz="0" w:space="0" w:color="auto"/>
        <w:left w:val="none" w:sz="0" w:space="0" w:color="auto"/>
        <w:bottom w:val="none" w:sz="0" w:space="0" w:color="auto"/>
        <w:right w:val="none" w:sz="0" w:space="0" w:color="auto"/>
      </w:divBdr>
    </w:div>
    <w:div w:id="1620641195">
      <w:bodyDiv w:val="1"/>
      <w:marLeft w:val="0"/>
      <w:marRight w:val="0"/>
      <w:marTop w:val="0"/>
      <w:marBottom w:val="0"/>
      <w:divBdr>
        <w:top w:val="none" w:sz="0" w:space="0" w:color="auto"/>
        <w:left w:val="none" w:sz="0" w:space="0" w:color="auto"/>
        <w:bottom w:val="none" w:sz="0" w:space="0" w:color="auto"/>
        <w:right w:val="none" w:sz="0" w:space="0" w:color="auto"/>
      </w:divBdr>
    </w:div>
    <w:div w:id="1620843125">
      <w:bodyDiv w:val="1"/>
      <w:marLeft w:val="0"/>
      <w:marRight w:val="0"/>
      <w:marTop w:val="0"/>
      <w:marBottom w:val="0"/>
      <w:divBdr>
        <w:top w:val="none" w:sz="0" w:space="0" w:color="auto"/>
        <w:left w:val="none" w:sz="0" w:space="0" w:color="auto"/>
        <w:bottom w:val="none" w:sz="0" w:space="0" w:color="auto"/>
        <w:right w:val="none" w:sz="0" w:space="0" w:color="auto"/>
      </w:divBdr>
    </w:div>
    <w:div w:id="1621492201">
      <w:bodyDiv w:val="1"/>
      <w:marLeft w:val="0"/>
      <w:marRight w:val="0"/>
      <w:marTop w:val="0"/>
      <w:marBottom w:val="0"/>
      <w:divBdr>
        <w:top w:val="none" w:sz="0" w:space="0" w:color="auto"/>
        <w:left w:val="none" w:sz="0" w:space="0" w:color="auto"/>
        <w:bottom w:val="none" w:sz="0" w:space="0" w:color="auto"/>
        <w:right w:val="none" w:sz="0" w:space="0" w:color="auto"/>
      </w:divBdr>
    </w:div>
    <w:div w:id="1622033582">
      <w:bodyDiv w:val="1"/>
      <w:marLeft w:val="0"/>
      <w:marRight w:val="0"/>
      <w:marTop w:val="0"/>
      <w:marBottom w:val="0"/>
      <w:divBdr>
        <w:top w:val="none" w:sz="0" w:space="0" w:color="auto"/>
        <w:left w:val="none" w:sz="0" w:space="0" w:color="auto"/>
        <w:bottom w:val="none" w:sz="0" w:space="0" w:color="auto"/>
        <w:right w:val="none" w:sz="0" w:space="0" w:color="auto"/>
      </w:divBdr>
    </w:div>
    <w:div w:id="1622345470">
      <w:bodyDiv w:val="1"/>
      <w:marLeft w:val="0"/>
      <w:marRight w:val="0"/>
      <w:marTop w:val="0"/>
      <w:marBottom w:val="0"/>
      <w:divBdr>
        <w:top w:val="none" w:sz="0" w:space="0" w:color="auto"/>
        <w:left w:val="none" w:sz="0" w:space="0" w:color="auto"/>
        <w:bottom w:val="none" w:sz="0" w:space="0" w:color="auto"/>
        <w:right w:val="none" w:sz="0" w:space="0" w:color="auto"/>
      </w:divBdr>
    </w:div>
    <w:div w:id="1622372289">
      <w:bodyDiv w:val="1"/>
      <w:marLeft w:val="0"/>
      <w:marRight w:val="0"/>
      <w:marTop w:val="0"/>
      <w:marBottom w:val="0"/>
      <w:divBdr>
        <w:top w:val="none" w:sz="0" w:space="0" w:color="auto"/>
        <w:left w:val="none" w:sz="0" w:space="0" w:color="auto"/>
        <w:bottom w:val="none" w:sz="0" w:space="0" w:color="auto"/>
        <w:right w:val="none" w:sz="0" w:space="0" w:color="auto"/>
      </w:divBdr>
    </w:div>
    <w:div w:id="1622806053">
      <w:bodyDiv w:val="1"/>
      <w:marLeft w:val="0"/>
      <w:marRight w:val="0"/>
      <w:marTop w:val="0"/>
      <w:marBottom w:val="0"/>
      <w:divBdr>
        <w:top w:val="none" w:sz="0" w:space="0" w:color="auto"/>
        <w:left w:val="none" w:sz="0" w:space="0" w:color="auto"/>
        <w:bottom w:val="none" w:sz="0" w:space="0" w:color="auto"/>
        <w:right w:val="none" w:sz="0" w:space="0" w:color="auto"/>
      </w:divBdr>
    </w:div>
    <w:div w:id="1623463770">
      <w:bodyDiv w:val="1"/>
      <w:marLeft w:val="0"/>
      <w:marRight w:val="0"/>
      <w:marTop w:val="0"/>
      <w:marBottom w:val="0"/>
      <w:divBdr>
        <w:top w:val="none" w:sz="0" w:space="0" w:color="auto"/>
        <w:left w:val="none" w:sz="0" w:space="0" w:color="auto"/>
        <w:bottom w:val="none" w:sz="0" w:space="0" w:color="auto"/>
        <w:right w:val="none" w:sz="0" w:space="0" w:color="auto"/>
      </w:divBdr>
    </w:div>
    <w:div w:id="1626276936">
      <w:bodyDiv w:val="1"/>
      <w:marLeft w:val="0"/>
      <w:marRight w:val="0"/>
      <w:marTop w:val="0"/>
      <w:marBottom w:val="0"/>
      <w:divBdr>
        <w:top w:val="none" w:sz="0" w:space="0" w:color="auto"/>
        <w:left w:val="none" w:sz="0" w:space="0" w:color="auto"/>
        <w:bottom w:val="none" w:sz="0" w:space="0" w:color="auto"/>
        <w:right w:val="none" w:sz="0" w:space="0" w:color="auto"/>
      </w:divBdr>
    </w:div>
    <w:div w:id="1627001485">
      <w:bodyDiv w:val="1"/>
      <w:marLeft w:val="0"/>
      <w:marRight w:val="0"/>
      <w:marTop w:val="0"/>
      <w:marBottom w:val="0"/>
      <w:divBdr>
        <w:top w:val="none" w:sz="0" w:space="0" w:color="auto"/>
        <w:left w:val="none" w:sz="0" w:space="0" w:color="auto"/>
        <w:bottom w:val="none" w:sz="0" w:space="0" w:color="auto"/>
        <w:right w:val="none" w:sz="0" w:space="0" w:color="auto"/>
      </w:divBdr>
    </w:div>
    <w:div w:id="1627004661">
      <w:bodyDiv w:val="1"/>
      <w:marLeft w:val="0"/>
      <w:marRight w:val="0"/>
      <w:marTop w:val="0"/>
      <w:marBottom w:val="0"/>
      <w:divBdr>
        <w:top w:val="none" w:sz="0" w:space="0" w:color="auto"/>
        <w:left w:val="none" w:sz="0" w:space="0" w:color="auto"/>
        <w:bottom w:val="none" w:sz="0" w:space="0" w:color="auto"/>
        <w:right w:val="none" w:sz="0" w:space="0" w:color="auto"/>
      </w:divBdr>
    </w:div>
    <w:div w:id="1627351239">
      <w:bodyDiv w:val="1"/>
      <w:marLeft w:val="0"/>
      <w:marRight w:val="0"/>
      <w:marTop w:val="0"/>
      <w:marBottom w:val="0"/>
      <w:divBdr>
        <w:top w:val="none" w:sz="0" w:space="0" w:color="auto"/>
        <w:left w:val="none" w:sz="0" w:space="0" w:color="auto"/>
        <w:bottom w:val="none" w:sz="0" w:space="0" w:color="auto"/>
        <w:right w:val="none" w:sz="0" w:space="0" w:color="auto"/>
      </w:divBdr>
    </w:div>
    <w:div w:id="1627542283">
      <w:bodyDiv w:val="1"/>
      <w:marLeft w:val="0"/>
      <w:marRight w:val="0"/>
      <w:marTop w:val="0"/>
      <w:marBottom w:val="0"/>
      <w:divBdr>
        <w:top w:val="none" w:sz="0" w:space="0" w:color="auto"/>
        <w:left w:val="none" w:sz="0" w:space="0" w:color="auto"/>
        <w:bottom w:val="none" w:sz="0" w:space="0" w:color="auto"/>
        <w:right w:val="none" w:sz="0" w:space="0" w:color="auto"/>
      </w:divBdr>
    </w:div>
    <w:div w:id="1629432920">
      <w:bodyDiv w:val="1"/>
      <w:marLeft w:val="0"/>
      <w:marRight w:val="0"/>
      <w:marTop w:val="0"/>
      <w:marBottom w:val="0"/>
      <w:divBdr>
        <w:top w:val="none" w:sz="0" w:space="0" w:color="auto"/>
        <w:left w:val="none" w:sz="0" w:space="0" w:color="auto"/>
        <w:bottom w:val="none" w:sz="0" w:space="0" w:color="auto"/>
        <w:right w:val="none" w:sz="0" w:space="0" w:color="auto"/>
      </w:divBdr>
    </w:div>
    <w:div w:id="1632588968">
      <w:bodyDiv w:val="1"/>
      <w:marLeft w:val="0"/>
      <w:marRight w:val="0"/>
      <w:marTop w:val="0"/>
      <w:marBottom w:val="0"/>
      <w:divBdr>
        <w:top w:val="none" w:sz="0" w:space="0" w:color="auto"/>
        <w:left w:val="none" w:sz="0" w:space="0" w:color="auto"/>
        <w:bottom w:val="none" w:sz="0" w:space="0" w:color="auto"/>
        <w:right w:val="none" w:sz="0" w:space="0" w:color="auto"/>
      </w:divBdr>
    </w:div>
    <w:div w:id="1633246900">
      <w:bodyDiv w:val="1"/>
      <w:marLeft w:val="0"/>
      <w:marRight w:val="0"/>
      <w:marTop w:val="0"/>
      <w:marBottom w:val="0"/>
      <w:divBdr>
        <w:top w:val="none" w:sz="0" w:space="0" w:color="auto"/>
        <w:left w:val="none" w:sz="0" w:space="0" w:color="auto"/>
        <w:bottom w:val="none" w:sz="0" w:space="0" w:color="auto"/>
        <w:right w:val="none" w:sz="0" w:space="0" w:color="auto"/>
      </w:divBdr>
    </w:div>
    <w:div w:id="1633319330">
      <w:bodyDiv w:val="1"/>
      <w:marLeft w:val="0"/>
      <w:marRight w:val="0"/>
      <w:marTop w:val="0"/>
      <w:marBottom w:val="0"/>
      <w:divBdr>
        <w:top w:val="none" w:sz="0" w:space="0" w:color="auto"/>
        <w:left w:val="none" w:sz="0" w:space="0" w:color="auto"/>
        <w:bottom w:val="none" w:sz="0" w:space="0" w:color="auto"/>
        <w:right w:val="none" w:sz="0" w:space="0" w:color="auto"/>
      </w:divBdr>
    </w:div>
    <w:div w:id="1633514085">
      <w:bodyDiv w:val="1"/>
      <w:marLeft w:val="0"/>
      <w:marRight w:val="0"/>
      <w:marTop w:val="0"/>
      <w:marBottom w:val="0"/>
      <w:divBdr>
        <w:top w:val="none" w:sz="0" w:space="0" w:color="auto"/>
        <w:left w:val="none" w:sz="0" w:space="0" w:color="auto"/>
        <w:bottom w:val="none" w:sz="0" w:space="0" w:color="auto"/>
        <w:right w:val="none" w:sz="0" w:space="0" w:color="auto"/>
      </w:divBdr>
    </w:div>
    <w:div w:id="1634018185">
      <w:bodyDiv w:val="1"/>
      <w:marLeft w:val="0"/>
      <w:marRight w:val="0"/>
      <w:marTop w:val="0"/>
      <w:marBottom w:val="0"/>
      <w:divBdr>
        <w:top w:val="none" w:sz="0" w:space="0" w:color="auto"/>
        <w:left w:val="none" w:sz="0" w:space="0" w:color="auto"/>
        <w:bottom w:val="none" w:sz="0" w:space="0" w:color="auto"/>
        <w:right w:val="none" w:sz="0" w:space="0" w:color="auto"/>
      </w:divBdr>
    </w:div>
    <w:div w:id="1634091618">
      <w:bodyDiv w:val="1"/>
      <w:marLeft w:val="0"/>
      <w:marRight w:val="0"/>
      <w:marTop w:val="0"/>
      <w:marBottom w:val="0"/>
      <w:divBdr>
        <w:top w:val="none" w:sz="0" w:space="0" w:color="auto"/>
        <w:left w:val="none" w:sz="0" w:space="0" w:color="auto"/>
        <w:bottom w:val="none" w:sz="0" w:space="0" w:color="auto"/>
        <w:right w:val="none" w:sz="0" w:space="0" w:color="auto"/>
      </w:divBdr>
    </w:div>
    <w:div w:id="1635673926">
      <w:bodyDiv w:val="1"/>
      <w:marLeft w:val="0"/>
      <w:marRight w:val="0"/>
      <w:marTop w:val="0"/>
      <w:marBottom w:val="0"/>
      <w:divBdr>
        <w:top w:val="none" w:sz="0" w:space="0" w:color="auto"/>
        <w:left w:val="none" w:sz="0" w:space="0" w:color="auto"/>
        <w:bottom w:val="none" w:sz="0" w:space="0" w:color="auto"/>
        <w:right w:val="none" w:sz="0" w:space="0" w:color="auto"/>
      </w:divBdr>
    </w:div>
    <w:div w:id="1636326166">
      <w:bodyDiv w:val="1"/>
      <w:marLeft w:val="0"/>
      <w:marRight w:val="0"/>
      <w:marTop w:val="0"/>
      <w:marBottom w:val="0"/>
      <w:divBdr>
        <w:top w:val="none" w:sz="0" w:space="0" w:color="auto"/>
        <w:left w:val="none" w:sz="0" w:space="0" w:color="auto"/>
        <w:bottom w:val="none" w:sz="0" w:space="0" w:color="auto"/>
        <w:right w:val="none" w:sz="0" w:space="0" w:color="auto"/>
      </w:divBdr>
    </w:div>
    <w:div w:id="1637762661">
      <w:bodyDiv w:val="1"/>
      <w:marLeft w:val="0"/>
      <w:marRight w:val="0"/>
      <w:marTop w:val="0"/>
      <w:marBottom w:val="0"/>
      <w:divBdr>
        <w:top w:val="none" w:sz="0" w:space="0" w:color="auto"/>
        <w:left w:val="none" w:sz="0" w:space="0" w:color="auto"/>
        <w:bottom w:val="none" w:sz="0" w:space="0" w:color="auto"/>
        <w:right w:val="none" w:sz="0" w:space="0" w:color="auto"/>
      </w:divBdr>
    </w:div>
    <w:div w:id="1638221666">
      <w:bodyDiv w:val="1"/>
      <w:marLeft w:val="0"/>
      <w:marRight w:val="0"/>
      <w:marTop w:val="0"/>
      <w:marBottom w:val="0"/>
      <w:divBdr>
        <w:top w:val="none" w:sz="0" w:space="0" w:color="auto"/>
        <w:left w:val="none" w:sz="0" w:space="0" w:color="auto"/>
        <w:bottom w:val="none" w:sz="0" w:space="0" w:color="auto"/>
        <w:right w:val="none" w:sz="0" w:space="0" w:color="auto"/>
      </w:divBdr>
    </w:div>
    <w:div w:id="1638996322">
      <w:bodyDiv w:val="1"/>
      <w:marLeft w:val="0"/>
      <w:marRight w:val="0"/>
      <w:marTop w:val="0"/>
      <w:marBottom w:val="0"/>
      <w:divBdr>
        <w:top w:val="none" w:sz="0" w:space="0" w:color="auto"/>
        <w:left w:val="none" w:sz="0" w:space="0" w:color="auto"/>
        <w:bottom w:val="none" w:sz="0" w:space="0" w:color="auto"/>
        <w:right w:val="none" w:sz="0" w:space="0" w:color="auto"/>
      </w:divBdr>
      <w:divsChild>
        <w:div w:id="1192645113">
          <w:marLeft w:val="0"/>
          <w:marRight w:val="0"/>
          <w:marTop w:val="0"/>
          <w:marBottom w:val="0"/>
          <w:divBdr>
            <w:top w:val="none" w:sz="0" w:space="0" w:color="auto"/>
            <w:left w:val="none" w:sz="0" w:space="0" w:color="auto"/>
            <w:bottom w:val="none" w:sz="0" w:space="0" w:color="auto"/>
            <w:right w:val="none" w:sz="0" w:space="0" w:color="auto"/>
          </w:divBdr>
        </w:div>
      </w:divsChild>
    </w:div>
    <w:div w:id="1639527434">
      <w:bodyDiv w:val="1"/>
      <w:marLeft w:val="0"/>
      <w:marRight w:val="0"/>
      <w:marTop w:val="0"/>
      <w:marBottom w:val="0"/>
      <w:divBdr>
        <w:top w:val="none" w:sz="0" w:space="0" w:color="auto"/>
        <w:left w:val="none" w:sz="0" w:space="0" w:color="auto"/>
        <w:bottom w:val="none" w:sz="0" w:space="0" w:color="auto"/>
        <w:right w:val="none" w:sz="0" w:space="0" w:color="auto"/>
      </w:divBdr>
    </w:div>
    <w:div w:id="1644115426">
      <w:bodyDiv w:val="1"/>
      <w:marLeft w:val="0"/>
      <w:marRight w:val="0"/>
      <w:marTop w:val="0"/>
      <w:marBottom w:val="0"/>
      <w:divBdr>
        <w:top w:val="none" w:sz="0" w:space="0" w:color="auto"/>
        <w:left w:val="none" w:sz="0" w:space="0" w:color="auto"/>
        <w:bottom w:val="none" w:sz="0" w:space="0" w:color="auto"/>
        <w:right w:val="none" w:sz="0" w:space="0" w:color="auto"/>
      </w:divBdr>
    </w:div>
    <w:div w:id="1646156297">
      <w:bodyDiv w:val="1"/>
      <w:marLeft w:val="0"/>
      <w:marRight w:val="0"/>
      <w:marTop w:val="0"/>
      <w:marBottom w:val="0"/>
      <w:divBdr>
        <w:top w:val="none" w:sz="0" w:space="0" w:color="auto"/>
        <w:left w:val="none" w:sz="0" w:space="0" w:color="auto"/>
        <w:bottom w:val="none" w:sz="0" w:space="0" w:color="auto"/>
        <w:right w:val="none" w:sz="0" w:space="0" w:color="auto"/>
      </w:divBdr>
    </w:div>
    <w:div w:id="1646353883">
      <w:bodyDiv w:val="1"/>
      <w:marLeft w:val="0"/>
      <w:marRight w:val="0"/>
      <w:marTop w:val="0"/>
      <w:marBottom w:val="0"/>
      <w:divBdr>
        <w:top w:val="none" w:sz="0" w:space="0" w:color="auto"/>
        <w:left w:val="none" w:sz="0" w:space="0" w:color="auto"/>
        <w:bottom w:val="none" w:sz="0" w:space="0" w:color="auto"/>
        <w:right w:val="none" w:sz="0" w:space="0" w:color="auto"/>
      </w:divBdr>
    </w:div>
    <w:div w:id="1647932339">
      <w:bodyDiv w:val="1"/>
      <w:marLeft w:val="0"/>
      <w:marRight w:val="0"/>
      <w:marTop w:val="0"/>
      <w:marBottom w:val="0"/>
      <w:divBdr>
        <w:top w:val="none" w:sz="0" w:space="0" w:color="auto"/>
        <w:left w:val="none" w:sz="0" w:space="0" w:color="auto"/>
        <w:bottom w:val="none" w:sz="0" w:space="0" w:color="auto"/>
        <w:right w:val="none" w:sz="0" w:space="0" w:color="auto"/>
      </w:divBdr>
    </w:div>
    <w:div w:id="1649213998">
      <w:bodyDiv w:val="1"/>
      <w:marLeft w:val="0"/>
      <w:marRight w:val="0"/>
      <w:marTop w:val="0"/>
      <w:marBottom w:val="0"/>
      <w:divBdr>
        <w:top w:val="none" w:sz="0" w:space="0" w:color="auto"/>
        <w:left w:val="none" w:sz="0" w:space="0" w:color="auto"/>
        <w:bottom w:val="none" w:sz="0" w:space="0" w:color="auto"/>
        <w:right w:val="none" w:sz="0" w:space="0" w:color="auto"/>
      </w:divBdr>
    </w:div>
    <w:div w:id="1649629028">
      <w:bodyDiv w:val="1"/>
      <w:marLeft w:val="0"/>
      <w:marRight w:val="0"/>
      <w:marTop w:val="0"/>
      <w:marBottom w:val="0"/>
      <w:divBdr>
        <w:top w:val="none" w:sz="0" w:space="0" w:color="auto"/>
        <w:left w:val="none" w:sz="0" w:space="0" w:color="auto"/>
        <w:bottom w:val="none" w:sz="0" w:space="0" w:color="auto"/>
        <w:right w:val="none" w:sz="0" w:space="0" w:color="auto"/>
      </w:divBdr>
      <w:divsChild>
        <w:div w:id="555094985">
          <w:marLeft w:val="0"/>
          <w:marRight w:val="0"/>
          <w:marTop w:val="0"/>
          <w:marBottom w:val="0"/>
          <w:divBdr>
            <w:top w:val="none" w:sz="0" w:space="0" w:color="auto"/>
            <w:left w:val="none" w:sz="0" w:space="0" w:color="auto"/>
            <w:bottom w:val="none" w:sz="0" w:space="0" w:color="auto"/>
            <w:right w:val="none" w:sz="0" w:space="0" w:color="auto"/>
          </w:divBdr>
        </w:div>
      </w:divsChild>
    </w:div>
    <w:div w:id="1650548860">
      <w:bodyDiv w:val="1"/>
      <w:marLeft w:val="0"/>
      <w:marRight w:val="0"/>
      <w:marTop w:val="0"/>
      <w:marBottom w:val="0"/>
      <w:divBdr>
        <w:top w:val="none" w:sz="0" w:space="0" w:color="auto"/>
        <w:left w:val="none" w:sz="0" w:space="0" w:color="auto"/>
        <w:bottom w:val="none" w:sz="0" w:space="0" w:color="auto"/>
        <w:right w:val="none" w:sz="0" w:space="0" w:color="auto"/>
      </w:divBdr>
    </w:div>
    <w:div w:id="1650548986">
      <w:bodyDiv w:val="1"/>
      <w:marLeft w:val="0"/>
      <w:marRight w:val="0"/>
      <w:marTop w:val="0"/>
      <w:marBottom w:val="0"/>
      <w:divBdr>
        <w:top w:val="none" w:sz="0" w:space="0" w:color="auto"/>
        <w:left w:val="none" w:sz="0" w:space="0" w:color="auto"/>
        <w:bottom w:val="none" w:sz="0" w:space="0" w:color="auto"/>
        <w:right w:val="none" w:sz="0" w:space="0" w:color="auto"/>
      </w:divBdr>
    </w:div>
    <w:div w:id="1652833070">
      <w:bodyDiv w:val="1"/>
      <w:marLeft w:val="0"/>
      <w:marRight w:val="0"/>
      <w:marTop w:val="0"/>
      <w:marBottom w:val="0"/>
      <w:divBdr>
        <w:top w:val="none" w:sz="0" w:space="0" w:color="auto"/>
        <w:left w:val="none" w:sz="0" w:space="0" w:color="auto"/>
        <w:bottom w:val="none" w:sz="0" w:space="0" w:color="auto"/>
        <w:right w:val="none" w:sz="0" w:space="0" w:color="auto"/>
      </w:divBdr>
    </w:div>
    <w:div w:id="1653680718">
      <w:bodyDiv w:val="1"/>
      <w:marLeft w:val="0"/>
      <w:marRight w:val="0"/>
      <w:marTop w:val="0"/>
      <w:marBottom w:val="0"/>
      <w:divBdr>
        <w:top w:val="none" w:sz="0" w:space="0" w:color="auto"/>
        <w:left w:val="none" w:sz="0" w:space="0" w:color="auto"/>
        <w:bottom w:val="none" w:sz="0" w:space="0" w:color="auto"/>
        <w:right w:val="none" w:sz="0" w:space="0" w:color="auto"/>
      </w:divBdr>
    </w:div>
    <w:div w:id="1654336820">
      <w:bodyDiv w:val="1"/>
      <w:marLeft w:val="0"/>
      <w:marRight w:val="0"/>
      <w:marTop w:val="0"/>
      <w:marBottom w:val="0"/>
      <w:divBdr>
        <w:top w:val="none" w:sz="0" w:space="0" w:color="auto"/>
        <w:left w:val="none" w:sz="0" w:space="0" w:color="auto"/>
        <w:bottom w:val="none" w:sz="0" w:space="0" w:color="auto"/>
        <w:right w:val="none" w:sz="0" w:space="0" w:color="auto"/>
      </w:divBdr>
    </w:div>
    <w:div w:id="1659840530">
      <w:bodyDiv w:val="1"/>
      <w:marLeft w:val="0"/>
      <w:marRight w:val="0"/>
      <w:marTop w:val="0"/>
      <w:marBottom w:val="0"/>
      <w:divBdr>
        <w:top w:val="none" w:sz="0" w:space="0" w:color="auto"/>
        <w:left w:val="none" w:sz="0" w:space="0" w:color="auto"/>
        <w:bottom w:val="none" w:sz="0" w:space="0" w:color="auto"/>
        <w:right w:val="none" w:sz="0" w:space="0" w:color="auto"/>
      </w:divBdr>
    </w:div>
    <w:div w:id="1660844577">
      <w:bodyDiv w:val="1"/>
      <w:marLeft w:val="0"/>
      <w:marRight w:val="0"/>
      <w:marTop w:val="0"/>
      <w:marBottom w:val="0"/>
      <w:divBdr>
        <w:top w:val="none" w:sz="0" w:space="0" w:color="auto"/>
        <w:left w:val="none" w:sz="0" w:space="0" w:color="auto"/>
        <w:bottom w:val="none" w:sz="0" w:space="0" w:color="auto"/>
        <w:right w:val="none" w:sz="0" w:space="0" w:color="auto"/>
      </w:divBdr>
    </w:div>
    <w:div w:id="1661084236">
      <w:bodyDiv w:val="1"/>
      <w:marLeft w:val="0"/>
      <w:marRight w:val="0"/>
      <w:marTop w:val="0"/>
      <w:marBottom w:val="0"/>
      <w:divBdr>
        <w:top w:val="none" w:sz="0" w:space="0" w:color="auto"/>
        <w:left w:val="none" w:sz="0" w:space="0" w:color="auto"/>
        <w:bottom w:val="none" w:sz="0" w:space="0" w:color="auto"/>
        <w:right w:val="none" w:sz="0" w:space="0" w:color="auto"/>
      </w:divBdr>
    </w:div>
    <w:div w:id="1661621486">
      <w:bodyDiv w:val="1"/>
      <w:marLeft w:val="0"/>
      <w:marRight w:val="0"/>
      <w:marTop w:val="0"/>
      <w:marBottom w:val="0"/>
      <w:divBdr>
        <w:top w:val="none" w:sz="0" w:space="0" w:color="auto"/>
        <w:left w:val="none" w:sz="0" w:space="0" w:color="auto"/>
        <w:bottom w:val="none" w:sz="0" w:space="0" w:color="auto"/>
        <w:right w:val="none" w:sz="0" w:space="0" w:color="auto"/>
      </w:divBdr>
    </w:div>
    <w:div w:id="1663074174">
      <w:bodyDiv w:val="1"/>
      <w:marLeft w:val="0"/>
      <w:marRight w:val="0"/>
      <w:marTop w:val="0"/>
      <w:marBottom w:val="0"/>
      <w:divBdr>
        <w:top w:val="none" w:sz="0" w:space="0" w:color="auto"/>
        <w:left w:val="none" w:sz="0" w:space="0" w:color="auto"/>
        <w:bottom w:val="none" w:sz="0" w:space="0" w:color="auto"/>
        <w:right w:val="none" w:sz="0" w:space="0" w:color="auto"/>
      </w:divBdr>
      <w:divsChild>
        <w:div w:id="1982612474">
          <w:marLeft w:val="0"/>
          <w:marRight w:val="0"/>
          <w:marTop w:val="0"/>
          <w:marBottom w:val="0"/>
          <w:divBdr>
            <w:top w:val="none" w:sz="0" w:space="0" w:color="auto"/>
            <w:left w:val="none" w:sz="0" w:space="0" w:color="auto"/>
            <w:bottom w:val="none" w:sz="0" w:space="0" w:color="auto"/>
            <w:right w:val="none" w:sz="0" w:space="0" w:color="auto"/>
          </w:divBdr>
        </w:div>
      </w:divsChild>
    </w:div>
    <w:div w:id="1663774902">
      <w:bodyDiv w:val="1"/>
      <w:marLeft w:val="0"/>
      <w:marRight w:val="0"/>
      <w:marTop w:val="0"/>
      <w:marBottom w:val="0"/>
      <w:divBdr>
        <w:top w:val="none" w:sz="0" w:space="0" w:color="auto"/>
        <w:left w:val="none" w:sz="0" w:space="0" w:color="auto"/>
        <w:bottom w:val="none" w:sz="0" w:space="0" w:color="auto"/>
        <w:right w:val="none" w:sz="0" w:space="0" w:color="auto"/>
      </w:divBdr>
    </w:div>
    <w:div w:id="1664311085">
      <w:bodyDiv w:val="1"/>
      <w:marLeft w:val="0"/>
      <w:marRight w:val="0"/>
      <w:marTop w:val="0"/>
      <w:marBottom w:val="0"/>
      <w:divBdr>
        <w:top w:val="none" w:sz="0" w:space="0" w:color="auto"/>
        <w:left w:val="none" w:sz="0" w:space="0" w:color="auto"/>
        <w:bottom w:val="none" w:sz="0" w:space="0" w:color="auto"/>
        <w:right w:val="none" w:sz="0" w:space="0" w:color="auto"/>
      </w:divBdr>
    </w:div>
    <w:div w:id="1664429961">
      <w:bodyDiv w:val="1"/>
      <w:marLeft w:val="0"/>
      <w:marRight w:val="0"/>
      <w:marTop w:val="0"/>
      <w:marBottom w:val="0"/>
      <w:divBdr>
        <w:top w:val="none" w:sz="0" w:space="0" w:color="auto"/>
        <w:left w:val="none" w:sz="0" w:space="0" w:color="auto"/>
        <w:bottom w:val="none" w:sz="0" w:space="0" w:color="auto"/>
        <w:right w:val="none" w:sz="0" w:space="0" w:color="auto"/>
      </w:divBdr>
    </w:div>
    <w:div w:id="1665014255">
      <w:bodyDiv w:val="1"/>
      <w:marLeft w:val="0"/>
      <w:marRight w:val="0"/>
      <w:marTop w:val="0"/>
      <w:marBottom w:val="0"/>
      <w:divBdr>
        <w:top w:val="none" w:sz="0" w:space="0" w:color="auto"/>
        <w:left w:val="none" w:sz="0" w:space="0" w:color="auto"/>
        <w:bottom w:val="none" w:sz="0" w:space="0" w:color="auto"/>
        <w:right w:val="none" w:sz="0" w:space="0" w:color="auto"/>
      </w:divBdr>
    </w:div>
    <w:div w:id="1666930718">
      <w:bodyDiv w:val="1"/>
      <w:marLeft w:val="0"/>
      <w:marRight w:val="0"/>
      <w:marTop w:val="0"/>
      <w:marBottom w:val="0"/>
      <w:divBdr>
        <w:top w:val="none" w:sz="0" w:space="0" w:color="auto"/>
        <w:left w:val="none" w:sz="0" w:space="0" w:color="auto"/>
        <w:bottom w:val="none" w:sz="0" w:space="0" w:color="auto"/>
        <w:right w:val="none" w:sz="0" w:space="0" w:color="auto"/>
      </w:divBdr>
    </w:div>
    <w:div w:id="1667323303">
      <w:bodyDiv w:val="1"/>
      <w:marLeft w:val="0"/>
      <w:marRight w:val="0"/>
      <w:marTop w:val="0"/>
      <w:marBottom w:val="0"/>
      <w:divBdr>
        <w:top w:val="none" w:sz="0" w:space="0" w:color="auto"/>
        <w:left w:val="none" w:sz="0" w:space="0" w:color="auto"/>
        <w:bottom w:val="none" w:sz="0" w:space="0" w:color="auto"/>
        <w:right w:val="none" w:sz="0" w:space="0" w:color="auto"/>
      </w:divBdr>
    </w:div>
    <w:div w:id="1667509876">
      <w:bodyDiv w:val="1"/>
      <w:marLeft w:val="0"/>
      <w:marRight w:val="0"/>
      <w:marTop w:val="0"/>
      <w:marBottom w:val="0"/>
      <w:divBdr>
        <w:top w:val="none" w:sz="0" w:space="0" w:color="auto"/>
        <w:left w:val="none" w:sz="0" w:space="0" w:color="auto"/>
        <w:bottom w:val="none" w:sz="0" w:space="0" w:color="auto"/>
        <w:right w:val="none" w:sz="0" w:space="0" w:color="auto"/>
      </w:divBdr>
      <w:divsChild>
        <w:div w:id="392898596">
          <w:marLeft w:val="547"/>
          <w:marRight w:val="0"/>
          <w:marTop w:val="0"/>
          <w:marBottom w:val="0"/>
          <w:divBdr>
            <w:top w:val="none" w:sz="0" w:space="0" w:color="auto"/>
            <w:left w:val="none" w:sz="0" w:space="0" w:color="auto"/>
            <w:bottom w:val="none" w:sz="0" w:space="0" w:color="auto"/>
            <w:right w:val="none" w:sz="0" w:space="0" w:color="auto"/>
          </w:divBdr>
        </w:div>
        <w:div w:id="1555114835">
          <w:marLeft w:val="547"/>
          <w:marRight w:val="0"/>
          <w:marTop w:val="0"/>
          <w:marBottom w:val="0"/>
          <w:divBdr>
            <w:top w:val="none" w:sz="0" w:space="0" w:color="auto"/>
            <w:left w:val="none" w:sz="0" w:space="0" w:color="auto"/>
            <w:bottom w:val="none" w:sz="0" w:space="0" w:color="auto"/>
            <w:right w:val="none" w:sz="0" w:space="0" w:color="auto"/>
          </w:divBdr>
        </w:div>
        <w:div w:id="1811291046">
          <w:marLeft w:val="547"/>
          <w:marRight w:val="0"/>
          <w:marTop w:val="0"/>
          <w:marBottom w:val="0"/>
          <w:divBdr>
            <w:top w:val="none" w:sz="0" w:space="0" w:color="auto"/>
            <w:left w:val="none" w:sz="0" w:space="0" w:color="auto"/>
            <w:bottom w:val="none" w:sz="0" w:space="0" w:color="auto"/>
            <w:right w:val="none" w:sz="0" w:space="0" w:color="auto"/>
          </w:divBdr>
        </w:div>
        <w:div w:id="1818842717">
          <w:marLeft w:val="547"/>
          <w:marRight w:val="0"/>
          <w:marTop w:val="0"/>
          <w:marBottom w:val="0"/>
          <w:divBdr>
            <w:top w:val="none" w:sz="0" w:space="0" w:color="auto"/>
            <w:left w:val="none" w:sz="0" w:space="0" w:color="auto"/>
            <w:bottom w:val="none" w:sz="0" w:space="0" w:color="auto"/>
            <w:right w:val="none" w:sz="0" w:space="0" w:color="auto"/>
          </w:divBdr>
        </w:div>
        <w:div w:id="1844198278">
          <w:marLeft w:val="547"/>
          <w:marRight w:val="0"/>
          <w:marTop w:val="0"/>
          <w:marBottom w:val="0"/>
          <w:divBdr>
            <w:top w:val="none" w:sz="0" w:space="0" w:color="auto"/>
            <w:left w:val="none" w:sz="0" w:space="0" w:color="auto"/>
            <w:bottom w:val="none" w:sz="0" w:space="0" w:color="auto"/>
            <w:right w:val="none" w:sz="0" w:space="0" w:color="auto"/>
          </w:divBdr>
        </w:div>
        <w:div w:id="2065447249">
          <w:marLeft w:val="547"/>
          <w:marRight w:val="0"/>
          <w:marTop w:val="0"/>
          <w:marBottom w:val="0"/>
          <w:divBdr>
            <w:top w:val="none" w:sz="0" w:space="0" w:color="auto"/>
            <w:left w:val="none" w:sz="0" w:space="0" w:color="auto"/>
            <w:bottom w:val="none" w:sz="0" w:space="0" w:color="auto"/>
            <w:right w:val="none" w:sz="0" w:space="0" w:color="auto"/>
          </w:divBdr>
        </w:div>
      </w:divsChild>
    </w:div>
    <w:div w:id="1667971914">
      <w:bodyDiv w:val="1"/>
      <w:marLeft w:val="0"/>
      <w:marRight w:val="0"/>
      <w:marTop w:val="0"/>
      <w:marBottom w:val="0"/>
      <w:divBdr>
        <w:top w:val="none" w:sz="0" w:space="0" w:color="auto"/>
        <w:left w:val="none" w:sz="0" w:space="0" w:color="auto"/>
        <w:bottom w:val="none" w:sz="0" w:space="0" w:color="auto"/>
        <w:right w:val="none" w:sz="0" w:space="0" w:color="auto"/>
      </w:divBdr>
    </w:div>
    <w:div w:id="1668435915">
      <w:bodyDiv w:val="1"/>
      <w:marLeft w:val="0"/>
      <w:marRight w:val="0"/>
      <w:marTop w:val="0"/>
      <w:marBottom w:val="0"/>
      <w:divBdr>
        <w:top w:val="none" w:sz="0" w:space="0" w:color="auto"/>
        <w:left w:val="none" w:sz="0" w:space="0" w:color="auto"/>
        <w:bottom w:val="none" w:sz="0" w:space="0" w:color="auto"/>
        <w:right w:val="none" w:sz="0" w:space="0" w:color="auto"/>
      </w:divBdr>
    </w:div>
    <w:div w:id="1670209065">
      <w:bodyDiv w:val="1"/>
      <w:marLeft w:val="0"/>
      <w:marRight w:val="0"/>
      <w:marTop w:val="0"/>
      <w:marBottom w:val="0"/>
      <w:divBdr>
        <w:top w:val="none" w:sz="0" w:space="0" w:color="auto"/>
        <w:left w:val="none" w:sz="0" w:space="0" w:color="auto"/>
        <w:bottom w:val="none" w:sz="0" w:space="0" w:color="auto"/>
        <w:right w:val="none" w:sz="0" w:space="0" w:color="auto"/>
      </w:divBdr>
      <w:divsChild>
        <w:div w:id="1122460178">
          <w:marLeft w:val="0"/>
          <w:marRight w:val="0"/>
          <w:marTop w:val="0"/>
          <w:marBottom w:val="0"/>
          <w:divBdr>
            <w:top w:val="none" w:sz="0" w:space="0" w:color="auto"/>
            <w:left w:val="none" w:sz="0" w:space="0" w:color="auto"/>
            <w:bottom w:val="none" w:sz="0" w:space="0" w:color="auto"/>
            <w:right w:val="none" w:sz="0" w:space="0" w:color="auto"/>
          </w:divBdr>
        </w:div>
      </w:divsChild>
    </w:div>
    <w:div w:id="1671251515">
      <w:bodyDiv w:val="1"/>
      <w:marLeft w:val="0"/>
      <w:marRight w:val="0"/>
      <w:marTop w:val="0"/>
      <w:marBottom w:val="0"/>
      <w:divBdr>
        <w:top w:val="none" w:sz="0" w:space="0" w:color="auto"/>
        <w:left w:val="none" w:sz="0" w:space="0" w:color="auto"/>
        <w:bottom w:val="none" w:sz="0" w:space="0" w:color="auto"/>
        <w:right w:val="none" w:sz="0" w:space="0" w:color="auto"/>
      </w:divBdr>
    </w:div>
    <w:div w:id="1672441553">
      <w:bodyDiv w:val="1"/>
      <w:marLeft w:val="0"/>
      <w:marRight w:val="0"/>
      <w:marTop w:val="0"/>
      <w:marBottom w:val="0"/>
      <w:divBdr>
        <w:top w:val="none" w:sz="0" w:space="0" w:color="auto"/>
        <w:left w:val="none" w:sz="0" w:space="0" w:color="auto"/>
        <w:bottom w:val="none" w:sz="0" w:space="0" w:color="auto"/>
        <w:right w:val="none" w:sz="0" w:space="0" w:color="auto"/>
      </w:divBdr>
    </w:div>
    <w:div w:id="1673724213">
      <w:bodyDiv w:val="1"/>
      <w:marLeft w:val="0"/>
      <w:marRight w:val="0"/>
      <w:marTop w:val="0"/>
      <w:marBottom w:val="0"/>
      <w:divBdr>
        <w:top w:val="none" w:sz="0" w:space="0" w:color="auto"/>
        <w:left w:val="none" w:sz="0" w:space="0" w:color="auto"/>
        <w:bottom w:val="none" w:sz="0" w:space="0" w:color="auto"/>
        <w:right w:val="none" w:sz="0" w:space="0" w:color="auto"/>
      </w:divBdr>
    </w:div>
    <w:div w:id="1675766858">
      <w:bodyDiv w:val="1"/>
      <w:marLeft w:val="0"/>
      <w:marRight w:val="0"/>
      <w:marTop w:val="0"/>
      <w:marBottom w:val="0"/>
      <w:divBdr>
        <w:top w:val="none" w:sz="0" w:space="0" w:color="auto"/>
        <w:left w:val="none" w:sz="0" w:space="0" w:color="auto"/>
        <w:bottom w:val="none" w:sz="0" w:space="0" w:color="auto"/>
        <w:right w:val="none" w:sz="0" w:space="0" w:color="auto"/>
      </w:divBdr>
    </w:div>
    <w:div w:id="1676761516">
      <w:bodyDiv w:val="1"/>
      <w:marLeft w:val="0"/>
      <w:marRight w:val="0"/>
      <w:marTop w:val="0"/>
      <w:marBottom w:val="0"/>
      <w:divBdr>
        <w:top w:val="none" w:sz="0" w:space="0" w:color="auto"/>
        <w:left w:val="none" w:sz="0" w:space="0" w:color="auto"/>
        <w:bottom w:val="none" w:sz="0" w:space="0" w:color="auto"/>
        <w:right w:val="none" w:sz="0" w:space="0" w:color="auto"/>
      </w:divBdr>
    </w:div>
    <w:div w:id="1676766139">
      <w:bodyDiv w:val="1"/>
      <w:marLeft w:val="0"/>
      <w:marRight w:val="0"/>
      <w:marTop w:val="0"/>
      <w:marBottom w:val="0"/>
      <w:divBdr>
        <w:top w:val="none" w:sz="0" w:space="0" w:color="auto"/>
        <w:left w:val="none" w:sz="0" w:space="0" w:color="auto"/>
        <w:bottom w:val="none" w:sz="0" w:space="0" w:color="auto"/>
        <w:right w:val="none" w:sz="0" w:space="0" w:color="auto"/>
      </w:divBdr>
    </w:div>
    <w:div w:id="1679187953">
      <w:bodyDiv w:val="1"/>
      <w:marLeft w:val="0"/>
      <w:marRight w:val="0"/>
      <w:marTop w:val="0"/>
      <w:marBottom w:val="0"/>
      <w:divBdr>
        <w:top w:val="none" w:sz="0" w:space="0" w:color="auto"/>
        <w:left w:val="none" w:sz="0" w:space="0" w:color="auto"/>
        <w:bottom w:val="none" w:sz="0" w:space="0" w:color="auto"/>
        <w:right w:val="none" w:sz="0" w:space="0" w:color="auto"/>
      </w:divBdr>
    </w:div>
    <w:div w:id="1681464480">
      <w:bodyDiv w:val="1"/>
      <w:marLeft w:val="0"/>
      <w:marRight w:val="0"/>
      <w:marTop w:val="0"/>
      <w:marBottom w:val="0"/>
      <w:divBdr>
        <w:top w:val="none" w:sz="0" w:space="0" w:color="auto"/>
        <w:left w:val="none" w:sz="0" w:space="0" w:color="auto"/>
        <w:bottom w:val="none" w:sz="0" w:space="0" w:color="auto"/>
        <w:right w:val="none" w:sz="0" w:space="0" w:color="auto"/>
      </w:divBdr>
    </w:div>
    <w:div w:id="1683504422">
      <w:bodyDiv w:val="1"/>
      <w:marLeft w:val="0"/>
      <w:marRight w:val="0"/>
      <w:marTop w:val="0"/>
      <w:marBottom w:val="0"/>
      <w:divBdr>
        <w:top w:val="none" w:sz="0" w:space="0" w:color="auto"/>
        <w:left w:val="none" w:sz="0" w:space="0" w:color="auto"/>
        <w:bottom w:val="none" w:sz="0" w:space="0" w:color="auto"/>
        <w:right w:val="none" w:sz="0" w:space="0" w:color="auto"/>
      </w:divBdr>
    </w:div>
    <w:div w:id="1685745541">
      <w:bodyDiv w:val="1"/>
      <w:marLeft w:val="0"/>
      <w:marRight w:val="0"/>
      <w:marTop w:val="0"/>
      <w:marBottom w:val="0"/>
      <w:divBdr>
        <w:top w:val="none" w:sz="0" w:space="0" w:color="auto"/>
        <w:left w:val="none" w:sz="0" w:space="0" w:color="auto"/>
        <w:bottom w:val="none" w:sz="0" w:space="0" w:color="auto"/>
        <w:right w:val="none" w:sz="0" w:space="0" w:color="auto"/>
      </w:divBdr>
    </w:div>
    <w:div w:id="1686176583">
      <w:bodyDiv w:val="1"/>
      <w:marLeft w:val="0"/>
      <w:marRight w:val="0"/>
      <w:marTop w:val="0"/>
      <w:marBottom w:val="0"/>
      <w:divBdr>
        <w:top w:val="none" w:sz="0" w:space="0" w:color="auto"/>
        <w:left w:val="none" w:sz="0" w:space="0" w:color="auto"/>
        <w:bottom w:val="none" w:sz="0" w:space="0" w:color="auto"/>
        <w:right w:val="none" w:sz="0" w:space="0" w:color="auto"/>
      </w:divBdr>
    </w:div>
    <w:div w:id="1687559512">
      <w:bodyDiv w:val="1"/>
      <w:marLeft w:val="0"/>
      <w:marRight w:val="0"/>
      <w:marTop w:val="0"/>
      <w:marBottom w:val="0"/>
      <w:divBdr>
        <w:top w:val="none" w:sz="0" w:space="0" w:color="auto"/>
        <w:left w:val="none" w:sz="0" w:space="0" w:color="auto"/>
        <w:bottom w:val="none" w:sz="0" w:space="0" w:color="auto"/>
        <w:right w:val="none" w:sz="0" w:space="0" w:color="auto"/>
      </w:divBdr>
    </w:div>
    <w:div w:id="1688825975">
      <w:bodyDiv w:val="1"/>
      <w:marLeft w:val="0"/>
      <w:marRight w:val="0"/>
      <w:marTop w:val="0"/>
      <w:marBottom w:val="0"/>
      <w:divBdr>
        <w:top w:val="none" w:sz="0" w:space="0" w:color="auto"/>
        <w:left w:val="none" w:sz="0" w:space="0" w:color="auto"/>
        <w:bottom w:val="none" w:sz="0" w:space="0" w:color="auto"/>
        <w:right w:val="none" w:sz="0" w:space="0" w:color="auto"/>
      </w:divBdr>
    </w:div>
    <w:div w:id="1689142467">
      <w:bodyDiv w:val="1"/>
      <w:marLeft w:val="0"/>
      <w:marRight w:val="0"/>
      <w:marTop w:val="0"/>
      <w:marBottom w:val="0"/>
      <w:divBdr>
        <w:top w:val="none" w:sz="0" w:space="0" w:color="auto"/>
        <w:left w:val="none" w:sz="0" w:space="0" w:color="auto"/>
        <w:bottom w:val="none" w:sz="0" w:space="0" w:color="auto"/>
        <w:right w:val="none" w:sz="0" w:space="0" w:color="auto"/>
      </w:divBdr>
      <w:divsChild>
        <w:div w:id="130055541">
          <w:marLeft w:val="547"/>
          <w:marRight w:val="0"/>
          <w:marTop w:val="0"/>
          <w:marBottom w:val="0"/>
          <w:divBdr>
            <w:top w:val="none" w:sz="0" w:space="0" w:color="auto"/>
            <w:left w:val="none" w:sz="0" w:space="0" w:color="auto"/>
            <w:bottom w:val="none" w:sz="0" w:space="0" w:color="auto"/>
            <w:right w:val="none" w:sz="0" w:space="0" w:color="auto"/>
          </w:divBdr>
        </w:div>
        <w:div w:id="1275937272">
          <w:marLeft w:val="547"/>
          <w:marRight w:val="0"/>
          <w:marTop w:val="0"/>
          <w:marBottom w:val="0"/>
          <w:divBdr>
            <w:top w:val="none" w:sz="0" w:space="0" w:color="auto"/>
            <w:left w:val="none" w:sz="0" w:space="0" w:color="auto"/>
            <w:bottom w:val="none" w:sz="0" w:space="0" w:color="auto"/>
            <w:right w:val="none" w:sz="0" w:space="0" w:color="auto"/>
          </w:divBdr>
        </w:div>
      </w:divsChild>
    </w:div>
    <w:div w:id="1691445338">
      <w:bodyDiv w:val="1"/>
      <w:marLeft w:val="0"/>
      <w:marRight w:val="0"/>
      <w:marTop w:val="0"/>
      <w:marBottom w:val="0"/>
      <w:divBdr>
        <w:top w:val="none" w:sz="0" w:space="0" w:color="auto"/>
        <w:left w:val="none" w:sz="0" w:space="0" w:color="auto"/>
        <w:bottom w:val="none" w:sz="0" w:space="0" w:color="auto"/>
        <w:right w:val="none" w:sz="0" w:space="0" w:color="auto"/>
      </w:divBdr>
    </w:div>
    <w:div w:id="1691636778">
      <w:bodyDiv w:val="1"/>
      <w:marLeft w:val="0"/>
      <w:marRight w:val="0"/>
      <w:marTop w:val="0"/>
      <w:marBottom w:val="0"/>
      <w:divBdr>
        <w:top w:val="none" w:sz="0" w:space="0" w:color="auto"/>
        <w:left w:val="none" w:sz="0" w:space="0" w:color="auto"/>
        <w:bottom w:val="none" w:sz="0" w:space="0" w:color="auto"/>
        <w:right w:val="none" w:sz="0" w:space="0" w:color="auto"/>
      </w:divBdr>
    </w:div>
    <w:div w:id="1693024036">
      <w:bodyDiv w:val="1"/>
      <w:marLeft w:val="0"/>
      <w:marRight w:val="0"/>
      <w:marTop w:val="0"/>
      <w:marBottom w:val="0"/>
      <w:divBdr>
        <w:top w:val="none" w:sz="0" w:space="0" w:color="auto"/>
        <w:left w:val="none" w:sz="0" w:space="0" w:color="auto"/>
        <w:bottom w:val="none" w:sz="0" w:space="0" w:color="auto"/>
        <w:right w:val="none" w:sz="0" w:space="0" w:color="auto"/>
      </w:divBdr>
    </w:div>
    <w:div w:id="1693068997">
      <w:bodyDiv w:val="1"/>
      <w:marLeft w:val="0"/>
      <w:marRight w:val="0"/>
      <w:marTop w:val="0"/>
      <w:marBottom w:val="0"/>
      <w:divBdr>
        <w:top w:val="none" w:sz="0" w:space="0" w:color="auto"/>
        <w:left w:val="none" w:sz="0" w:space="0" w:color="auto"/>
        <w:bottom w:val="none" w:sz="0" w:space="0" w:color="auto"/>
        <w:right w:val="none" w:sz="0" w:space="0" w:color="auto"/>
      </w:divBdr>
    </w:div>
    <w:div w:id="1693411041">
      <w:bodyDiv w:val="1"/>
      <w:marLeft w:val="0"/>
      <w:marRight w:val="0"/>
      <w:marTop w:val="0"/>
      <w:marBottom w:val="0"/>
      <w:divBdr>
        <w:top w:val="none" w:sz="0" w:space="0" w:color="auto"/>
        <w:left w:val="none" w:sz="0" w:space="0" w:color="auto"/>
        <w:bottom w:val="none" w:sz="0" w:space="0" w:color="auto"/>
        <w:right w:val="none" w:sz="0" w:space="0" w:color="auto"/>
      </w:divBdr>
    </w:div>
    <w:div w:id="1693916381">
      <w:bodyDiv w:val="1"/>
      <w:marLeft w:val="0"/>
      <w:marRight w:val="0"/>
      <w:marTop w:val="0"/>
      <w:marBottom w:val="0"/>
      <w:divBdr>
        <w:top w:val="none" w:sz="0" w:space="0" w:color="auto"/>
        <w:left w:val="none" w:sz="0" w:space="0" w:color="auto"/>
        <w:bottom w:val="none" w:sz="0" w:space="0" w:color="auto"/>
        <w:right w:val="none" w:sz="0" w:space="0" w:color="auto"/>
      </w:divBdr>
    </w:div>
    <w:div w:id="1694185976">
      <w:bodyDiv w:val="1"/>
      <w:marLeft w:val="0"/>
      <w:marRight w:val="0"/>
      <w:marTop w:val="0"/>
      <w:marBottom w:val="0"/>
      <w:divBdr>
        <w:top w:val="none" w:sz="0" w:space="0" w:color="auto"/>
        <w:left w:val="none" w:sz="0" w:space="0" w:color="auto"/>
        <w:bottom w:val="none" w:sz="0" w:space="0" w:color="auto"/>
        <w:right w:val="none" w:sz="0" w:space="0" w:color="auto"/>
      </w:divBdr>
    </w:div>
    <w:div w:id="1699311097">
      <w:bodyDiv w:val="1"/>
      <w:marLeft w:val="0"/>
      <w:marRight w:val="0"/>
      <w:marTop w:val="0"/>
      <w:marBottom w:val="0"/>
      <w:divBdr>
        <w:top w:val="none" w:sz="0" w:space="0" w:color="auto"/>
        <w:left w:val="none" w:sz="0" w:space="0" w:color="auto"/>
        <w:bottom w:val="none" w:sz="0" w:space="0" w:color="auto"/>
        <w:right w:val="none" w:sz="0" w:space="0" w:color="auto"/>
      </w:divBdr>
    </w:div>
    <w:div w:id="1702432701">
      <w:bodyDiv w:val="1"/>
      <w:marLeft w:val="0"/>
      <w:marRight w:val="0"/>
      <w:marTop w:val="0"/>
      <w:marBottom w:val="0"/>
      <w:divBdr>
        <w:top w:val="none" w:sz="0" w:space="0" w:color="auto"/>
        <w:left w:val="none" w:sz="0" w:space="0" w:color="auto"/>
        <w:bottom w:val="none" w:sz="0" w:space="0" w:color="auto"/>
        <w:right w:val="none" w:sz="0" w:space="0" w:color="auto"/>
      </w:divBdr>
    </w:div>
    <w:div w:id="1702781114">
      <w:bodyDiv w:val="1"/>
      <w:marLeft w:val="0"/>
      <w:marRight w:val="0"/>
      <w:marTop w:val="0"/>
      <w:marBottom w:val="0"/>
      <w:divBdr>
        <w:top w:val="none" w:sz="0" w:space="0" w:color="auto"/>
        <w:left w:val="none" w:sz="0" w:space="0" w:color="auto"/>
        <w:bottom w:val="none" w:sz="0" w:space="0" w:color="auto"/>
        <w:right w:val="none" w:sz="0" w:space="0" w:color="auto"/>
      </w:divBdr>
    </w:div>
    <w:div w:id="1702976517">
      <w:bodyDiv w:val="1"/>
      <w:marLeft w:val="0"/>
      <w:marRight w:val="0"/>
      <w:marTop w:val="0"/>
      <w:marBottom w:val="0"/>
      <w:divBdr>
        <w:top w:val="none" w:sz="0" w:space="0" w:color="auto"/>
        <w:left w:val="none" w:sz="0" w:space="0" w:color="auto"/>
        <w:bottom w:val="none" w:sz="0" w:space="0" w:color="auto"/>
        <w:right w:val="none" w:sz="0" w:space="0" w:color="auto"/>
      </w:divBdr>
    </w:div>
    <w:div w:id="1709137883">
      <w:bodyDiv w:val="1"/>
      <w:marLeft w:val="0"/>
      <w:marRight w:val="0"/>
      <w:marTop w:val="0"/>
      <w:marBottom w:val="0"/>
      <w:divBdr>
        <w:top w:val="none" w:sz="0" w:space="0" w:color="auto"/>
        <w:left w:val="none" w:sz="0" w:space="0" w:color="auto"/>
        <w:bottom w:val="none" w:sz="0" w:space="0" w:color="auto"/>
        <w:right w:val="none" w:sz="0" w:space="0" w:color="auto"/>
      </w:divBdr>
      <w:divsChild>
        <w:div w:id="1862429693">
          <w:marLeft w:val="0"/>
          <w:marRight w:val="0"/>
          <w:marTop w:val="0"/>
          <w:marBottom w:val="0"/>
          <w:divBdr>
            <w:top w:val="none" w:sz="0" w:space="0" w:color="auto"/>
            <w:left w:val="none" w:sz="0" w:space="0" w:color="auto"/>
            <w:bottom w:val="none" w:sz="0" w:space="0" w:color="auto"/>
            <w:right w:val="none" w:sz="0" w:space="0" w:color="auto"/>
          </w:divBdr>
        </w:div>
      </w:divsChild>
    </w:div>
    <w:div w:id="1710032631">
      <w:bodyDiv w:val="1"/>
      <w:marLeft w:val="0"/>
      <w:marRight w:val="0"/>
      <w:marTop w:val="0"/>
      <w:marBottom w:val="0"/>
      <w:divBdr>
        <w:top w:val="none" w:sz="0" w:space="0" w:color="auto"/>
        <w:left w:val="none" w:sz="0" w:space="0" w:color="auto"/>
        <w:bottom w:val="none" w:sz="0" w:space="0" w:color="auto"/>
        <w:right w:val="none" w:sz="0" w:space="0" w:color="auto"/>
      </w:divBdr>
    </w:div>
    <w:div w:id="1710295142">
      <w:bodyDiv w:val="1"/>
      <w:marLeft w:val="0"/>
      <w:marRight w:val="0"/>
      <w:marTop w:val="0"/>
      <w:marBottom w:val="0"/>
      <w:divBdr>
        <w:top w:val="none" w:sz="0" w:space="0" w:color="auto"/>
        <w:left w:val="none" w:sz="0" w:space="0" w:color="auto"/>
        <w:bottom w:val="none" w:sz="0" w:space="0" w:color="auto"/>
        <w:right w:val="none" w:sz="0" w:space="0" w:color="auto"/>
      </w:divBdr>
    </w:div>
    <w:div w:id="1711297486">
      <w:bodyDiv w:val="1"/>
      <w:marLeft w:val="0"/>
      <w:marRight w:val="0"/>
      <w:marTop w:val="0"/>
      <w:marBottom w:val="0"/>
      <w:divBdr>
        <w:top w:val="none" w:sz="0" w:space="0" w:color="auto"/>
        <w:left w:val="none" w:sz="0" w:space="0" w:color="auto"/>
        <w:bottom w:val="none" w:sz="0" w:space="0" w:color="auto"/>
        <w:right w:val="none" w:sz="0" w:space="0" w:color="auto"/>
      </w:divBdr>
    </w:div>
    <w:div w:id="1711606306">
      <w:bodyDiv w:val="1"/>
      <w:marLeft w:val="0"/>
      <w:marRight w:val="0"/>
      <w:marTop w:val="0"/>
      <w:marBottom w:val="0"/>
      <w:divBdr>
        <w:top w:val="none" w:sz="0" w:space="0" w:color="auto"/>
        <w:left w:val="none" w:sz="0" w:space="0" w:color="auto"/>
        <w:bottom w:val="none" w:sz="0" w:space="0" w:color="auto"/>
        <w:right w:val="none" w:sz="0" w:space="0" w:color="auto"/>
      </w:divBdr>
    </w:div>
    <w:div w:id="1711997140">
      <w:bodyDiv w:val="1"/>
      <w:marLeft w:val="0"/>
      <w:marRight w:val="0"/>
      <w:marTop w:val="0"/>
      <w:marBottom w:val="0"/>
      <w:divBdr>
        <w:top w:val="none" w:sz="0" w:space="0" w:color="auto"/>
        <w:left w:val="none" w:sz="0" w:space="0" w:color="auto"/>
        <w:bottom w:val="none" w:sz="0" w:space="0" w:color="auto"/>
        <w:right w:val="none" w:sz="0" w:space="0" w:color="auto"/>
      </w:divBdr>
    </w:div>
    <w:div w:id="1712731732">
      <w:bodyDiv w:val="1"/>
      <w:marLeft w:val="0"/>
      <w:marRight w:val="0"/>
      <w:marTop w:val="0"/>
      <w:marBottom w:val="0"/>
      <w:divBdr>
        <w:top w:val="none" w:sz="0" w:space="0" w:color="auto"/>
        <w:left w:val="none" w:sz="0" w:space="0" w:color="auto"/>
        <w:bottom w:val="none" w:sz="0" w:space="0" w:color="auto"/>
        <w:right w:val="none" w:sz="0" w:space="0" w:color="auto"/>
      </w:divBdr>
    </w:div>
    <w:div w:id="1713769036">
      <w:bodyDiv w:val="1"/>
      <w:marLeft w:val="0"/>
      <w:marRight w:val="0"/>
      <w:marTop w:val="0"/>
      <w:marBottom w:val="0"/>
      <w:divBdr>
        <w:top w:val="none" w:sz="0" w:space="0" w:color="auto"/>
        <w:left w:val="none" w:sz="0" w:space="0" w:color="auto"/>
        <w:bottom w:val="none" w:sz="0" w:space="0" w:color="auto"/>
        <w:right w:val="none" w:sz="0" w:space="0" w:color="auto"/>
      </w:divBdr>
    </w:div>
    <w:div w:id="1714192379">
      <w:bodyDiv w:val="1"/>
      <w:marLeft w:val="0"/>
      <w:marRight w:val="0"/>
      <w:marTop w:val="0"/>
      <w:marBottom w:val="0"/>
      <w:divBdr>
        <w:top w:val="none" w:sz="0" w:space="0" w:color="auto"/>
        <w:left w:val="none" w:sz="0" w:space="0" w:color="auto"/>
        <w:bottom w:val="none" w:sz="0" w:space="0" w:color="auto"/>
        <w:right w:val="none" w:sz="0" w:space="0" w:color="auto"/>
      </w:divBdr>
    </w:div>
    <w:div w:id="1714966502">
      <w:bodyDiv w:val="1"/>
      <w:marLeft w:val="0"/>
      <w:marRight w:val="0"/>
      <w:marTop w:val="0"/>
      <w:marBottom w:val="0"/>
      <w:divBdr>
        <w:top w:val="none" w:sz="0" w:space="0" w:color="auto"/>
        <w:left w:val="none" w:sz="0" w:space="0" w:color="auto"/>
        <w:bottom w:val="none" w:sz="0" w:space="0" w:color="auto"/>
        <w:right w:val="none" w:sz="0" w:space="0" w:color="auto"/>
      </w:divBdr>
    </w:div>
    <w:div w:id="1715932159">
      <w:bodyDiv w:val="1"/>
      <w:marLeft w:val="0"/>
      <w:marRight w:val="0"/>
      <w:marTop w:val="0"/>
      <w:marBottom w:val="0"/>
      <w:divBdr>
        <w:top w:val="none" w:sz="0" w:space="0" w:color="auto"/>
        <w:left w:val="none" w:sz="0" w:space="0" w:color="auto"/>
        <w:bottom w:val="none" w:sz="0" w:space="0" w:color="auto"/>
        <w:right w:val="none" w:sz="0" w:space="0" w:color="auto"/>
      </w:divBdr>
    </w:div>
    <w:div w:id="1716077029">
      <w:bodyDiv w:val="1"/>
      <w:marLeft w:val="0"/>
      <w:marRight w:val="0"/>
      <w:marTop w:val="0"/>
      <w:marBottom w:val="0"/>
      <w:divBdr>
        <w:top w:val="none" w:sz="0" w:space="0" w:color="auto"/>
        <w:left w:val="none" w:sz="0" w:space="0" w:color="auto"/>
        <w:bottom w:val="none" w:sz="0" w:space="0" w:color="auto"/>
        <w:right w:val="none" w:sz="0" w:space="0" w:color="auto"/>
      </w:divBdr>
    </w:div>
    <w:div w:id="1716192769">
      <w:bodyDiv w:val="1"/>
      <w:marLeft w:val="0"/>
      <w:marRight w:val="0"/>
      <w:marTop w:val="0"/>
      <w:marBottom w:val="0"/>
      <w:divBdr>
        <w:top w:val="none" w:sz="0" w:space="0" w:color="auto"/>
        <w:left w:val="none" w:sz="0" w:space="0" w:color="auto"/>
        <w:bottom w:val="none" w:sz="0" w:space="0" w:color="auto"/>
        <w:right w:val="none" w:sz="0" w:space="0" w:color="auto"/>
      </w:divBdr>
    </w:div>
    <w:div w:id="1716542365">
      <w:bodyDiv w:val="1"/>
      <w:marLeft w:val="0"/>
      <w:marRight w:val="0"/>
      <w:marTop w:val="0"/>
      <w:marBottom w:val="0"/>
      <w:divBdr>
        <w:top w:val="none" w:sz="0" w:space="0" w:color="auto"/>
        <w:left w:val="none" w:sz="0" w:space="0" w:color="auto"/>
        <w:bottom w:val="none" w:sz="0" w:space="0" w:color="auto"/>
        <w:right w:val="none" w:sz="0" w:space="0" w:color="auto"/>
      </w:divBdr>
    </w:div>
    <w:div w:id="1717316215">
      <w:bodyDiv w:val="1"/>
      <w:marLeft w:val="0"/>
      <w:marRight w:val="0"/>
      <w:marTop w:val="0"/>
      <w:marBottom w:val="0"/>
      <w:divBdr>
        <w:top w:val="none" w:sz="0" w:space="0" w:color="auto"/>
        <w:left w:val="none" w:sz="0" w:space="0" w:color="auto"/>
        <w:bottom w:val="none" w:sz="0" w:space="0" w:color="auto"/>
        <w:right w:val="none" w:sz="0" w:space="0" w:color="auto"/>
      </w:divBdr>
    </w:div>
    <w:div w:id="1717923158">
      <w:bodyDiv w:val="1"/>
      <w:marLeft w:val="0"/>
      <w:marRight w:val="0"/>
      <w:marTop w:val="0"/>
      <w:marBottom w:val="0"/>
      <w:divBdr>
        <w:top w:val="none" w:sz="0" w:space="0" w:color="auto"/>
        <w:left w:val="none" w:sz="0" w:space="0" w:color="auto"/>
        <w:bottom w:val="none" w:sz="0" w:space="0" w:color="auto"/>
        <w:right w:val="none" w:sz="0" w:space="0" w:color="auto"/>
      </w:divBdr>
    </w:div>
    <w:div w:id="1720006432">
      <w:bodyDiv w:val="1"/>
      <w:marLeft w:val="0"/>
      <w:marRight w:val="0"/>
      <w:marTop w:val="0"/>
      <w:marBottom w:val="0"/>
      <w:divBdr>
        <w:top w:val="none" w:sz="0" w:space="0" w:color="auto"/>
        <w:left w:val="none" w:sz="0" w:space="0" w:color="auto"/>
        <w:bottom w:val="none" w:sz="0" w:space="0" w:color="auto"/>
        <w:right w:val="none" w:sz="0" w:space="0" w:color="auto"/>
      </w:divBdr>
    </w:div>
    <w:div w:id="1720202911">
      <w:bodyDiv w:val="1"/>
      <w:marLeft w:val="0"/>
      <w:marRight w:val="0"/>
      <w:marTop w:val="0"/>
      <w:marBottom w:val="0"/>
      <w:divBdr>
        <w:top w:val="none" w:sz="0" w:space="0" w:color="auto"/>
        <w:left w:val="none" w:sz="0" w:space="0" w:color="auto"/>
        <w:bottom w:val="none" w:sz="0" w:space="0" w:color="auto"/>
        <w:right w:val="none" w:sz="0" w:space="0" w:color="auto"/>
      </w:divBdr>
    </w:div>
    <w:div w:id="1722752318">
      <w:bodyDiv w:val="1"/>
      <w:marLeft w:val="0"/>
      <w:marRight w:val="0"/>
      <w:marTop w:val="0"/>
      <w:marBottom w:val="0"/>
      <w:divBdr>
        <w:top w:val="none" w:sz="0" w:space="0" w:color="auto"/>
        <w:left w:val="none" w:sz="0" w:space="0" w:color="auto"/>
        <w:bottom w:val="none" w:sz="0" w:space="0" w:color="auto"/>
        <w:right w:val="none" w:sz="0" w:space="0" w:color="auto"/>
      </w:divBdr>
    </w:div>
    <w:div w:id="1723022546">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1724987718">
      <w:bodyDiv w:val="1"/>
      <w:marLeft w:val="0"/>
      <w:marRight w:val="0"/>
      <w:marTop w:val="0"/>
      <w:marBottom w:val="0"/>
      <w:divBdr>
        <w:top w:val="none" w:sz="0" w:space="0" w:color="auto"/>
        <w:left w:val="none" w:sz="0" w:space="0" w:color="auto"/>
        <w:bottom w:val="none" w:sz="0" w:space="0" w:color="auto"/>
        <w:right w:val="none" w:sz="0" w:space="0" w:color="auto"/>
      </w:divBdr>
    </w:div>
    <w:div w:id="1729263553">
      <w:bodyDiv w:val="1"/>
      <w:marLeft w:val="0"/>
      <w:marRight w:val="0"/>
      <w:marTop w:val="0"/>
      <w:marBottom w:val="0"/>
      <w:divBdr>
        <w:top w:val="none" w:sz="0" w:space="0" w:color="auto"/>
        <w:left w:val="none" w:sz="0" w:space="0" w:color="auto"/>
        <w:bottom w:val="none" w:sz="0" w:space="0" w:color="auto"/>
        <w:right w:val="none" w:sz="0" w:space="0" w:color="auto"/>
      </w:divBdr>
    </w:div>
    <w:div w:id="1729448601">
      <w:bodyDiv w:val="1"/>
      <w:marLeft w:val="0"/>
      <w:marRight w:val="0"/>
      <w:marTop w:val="0"/>
      <w:marBottom w:val="0"/>
      <w:divBdr>
        <w:top w:val="none" w:sz="0" w:space="0" w:color="auto"/>
        <w:left w:val="none" w:sz="0" w:space="0" w:color="auto"/>
        <w:bottom w:val="none" w:sz="0" w:space="0" w:color="auto"/>
        <w:right w:val="none" w:sz="0" w:space="0" w:color="auto"/>
      </w:divBdr>
    </w:div>
    <w:div w:id="1729645920">
      <w:bodyDiv w:val="1"/>
      <w:marLeft w:val="0"/>
      <w:marRight w:val="0"/>
      <w:marTop w:val="0"/>
      <w:marBottom w:val="0"/>
      <w:divBdr>
        <w:top w:val="none" w:sz="0" w:space="0" w:color="auto"/>
        <w:left w:val="none" w:sz="0" w:space="0" w:color="auto"/>
        <w:bottom w:val="none" w:sz="0" w:space="0" w:color="auto"/>
        <w:right w:val="none" w:sz="0" w:space="0" w:color="auto"/>
      </w:divBdr>
    </w:div>
    <w:div w:id="1730958077">
      <w:bodyDiv w:val="1"/>
      <w:marLeft w:val="0"/>
      <w:marRight w:val="0"/>
      <w:marTop w:val="0"/>
      <w:marBottom w:val="0"/>
      <w:divBdr>
        <w:top w:val="none" w:sz="0" w:space="0" w:color="auto"/>
        <w:left w:val="none" w:sz="0" w:space="0" w:color="auto"/>
        <w:bottom w:val="none" w:sz="0" w:space="0" w:color="auto"/>
        <w:right w:val="none" w:sz="0" w:space="0" w:color="auto"/>
      </w:divBdr>
    </w:div>
    <w:div w:id="1732578461">
      <w:bodyDiv w:val="1"/>
      <w:marLeft w:val="0"/>
      <w:marRight w:val="0"/>
      <w:marTop w:val="0"/>
      <w:marBottom w:val="0"/>
      <w:divBdr>
        <w:top w:val="none" w:sz="0" w:space="0" w:color="auto"/>
        <w:left w:val="none" w:sz="0" w:space="0" w:color="auto"/>
        <w:bottom w:val="none" w:sz="0" w:space="0" w:color="auto"/>
        <w:right w:val="none" w:sz="0" w:space="0" w:color="auto"/>
      </w:divBdr>
    </w:div>
    <w:div w:id="1732924121">
      <w:bodyDiv w:val="1"/>
      <w:marLeft w:val="0"/>
      <w:marRight w:val="0"/>
      <w:marTop w:val="0"/>
      <w:marBottom w:val="0"/>
      <w:divBdr>
        <w:top w:val="none" w:sz="0" w:space="0" w:color="auto"/>
        <w:left w:val="none" w:sz="0" w:space="0" w:color="auto"/>
        <w:bottom w:val="none" w:sz="0" w:space="0" w:color="auto"/>
        <w:right w:val="none" w:sz="0" w:space="0" w:color="auto"/>
      </w:divBdr>
    </w:div>
    <w:div w:id="1732926789">
      <w:bodyDiv w:val="1"/>
      <w:marLeft w:val="0"/>
      <w:marRight w:val="0"/>
      <w:marTop w:val="0"/>
      <w:marBottom w:val="0"/>
      <w:divBdr>
        <w:top w:val="none" w:sz="0" w:space="0" w:color="auto"/>
        <w:left w:val="none" w:sz="0" w:space="0" w:color="auto"/>
        <w:bottom w:val="none" w:sz="0" w:space="0" w:color="auto"/>
        <w:right w:val="none" w:sz="0" w:space="0" w:color="auto"/>
      </w:divBdr>
    </w:div>
    <w:div w:id="1733196424">
      <w:bodyDiv w:val="1"/>
      <w:marLeft w:val="0"/>
      <w:marRight w:val="0"/>
      <w:marTop w:val="0"/>
      <w:marBottom w:val="0"/>
      <w:divBdr>
        <w:top w:val="none" w:sz="0" w:space="0" w:color="auto"/>
        <w:left w:val="none" w:sz="0" w:space="0" w:color="auto"/>
        <w:bottom w:val="none" w:sz="0" w:space="0" w:color="auto"/>
        <w:right w:val="none" w:sz="0" w:space="0" w:color="auto"/>
      </w:divBdr>
    </w:div>
    <w:div w:id="1733917656">
      <w:bodyDiv w:val="1"/>
      <w:marLeft w:val="0"/>
      <w:marRight w:val="0"/>
      <w:marTop w:val="0"/>
      <w:marBottom w:val="0"/>
      <w:divBdr>
        <w:top w:val="none" w:sz="0" w:space="0" w:color="auto"/>
        <w:left w:val="none" w:sz="0" w:space="0" w:color="auto"/>
        <w:bottom w:val="none" w:sz="0" w:space="0" w:color="auto"/>
        <w:right w:val="none" w:sz="0" w:space="0" w:color="auto"/>
      </w:divBdr>
    </w:div>
    <w:div w:id="1734232881">
      <w:bodyDiv w:val="1"/>
      <w:marLeft w:val="0"/>
      <w:marRight w:val="0"/>
      <w:marTop w:val="0"/>
      <w:marBottom w:val="0"/>
      <w:divBdr>
        <w:top w:val="none" w:sz="0" w:space="0" w:color="auto"/>
        <w:left w:val="none" w:sz="0" w:space="0" w:color="auto"/>
        <w:bottom w:val="none" w:sz="0" w:space="0" w:color="auto"/>
        <w:right w:val="none" w:sz="0" w:space="0" w:color="auto"/>
      </w:divBdr>
    </w:div>
    <w:div w:id="1734694242">
      <w:bodyDiv w:val="1"/>
      <w:marLeft w:val="0"/>
      <w:marRight w:val="0"/>
      <w:marTop w:val="0"/>
      <w:marBottom w:val="0"/>
      <w:divBdr>
        <w:top w:val="none" w:sz="0" w:space="0" w:color="auto"/>
        <w:left w:val="none" w:sz="0" w:space="0" w:color="auto"/>
        <w:bottom w:val="none" w:sz="0" w:space="0" w:color="auto"/>
        <w:right w:val="none" w:sz="0" w:space="0" w:color="auto"/>
      </w:divBdr>
    </w:div>
    <w:div w:id="1738092555">
      <w:bodyDiv w:val="1"/>
      <w:marLeft w:val="0"/>
      <w:marRight w:val="0"/>
      <w:marTop w:val="0"/>
      <w:marBottom w:val="0"/>
      <w:divBdr>
        <w:top w:val="none" w:sz="0" w:space="0" w:color="auto"/>
        <w:left w:val="none" w:sz="0" w:space="0" w:color="auto"/>
        <w:bottom w:val="none" w:sz="0" w:space="0" w:color="auto"/>
        <w:right w:val="none" w:sz="0" w:space="0" w:color="auto"/>
      </w:divBdr>
    </w:div>
    <w:div w:id="1738820099">
      <w:bodyDiv w:val="1"/>
      <w:marLeft w:val="0"/>
      <w:marRight w:val="0"/>
      <w:marTop w:val="0"/>
      <w:marBottom w:val="0"/>
      <w:divBdr>
        <w:top w:val="none" w:sz="0" w:space="0" w:color="auto"/>
        <w:left w:val="none" w:sz="0" w:space="0" w:color="auto"/>
        <w:bottom w:val="none" w:sz="0" w:space="0" w:color="auto"/>
        <w:right w:val="none" w:sz="0" w:space="0" w:color="auto"/>
      </w:divBdr>
    </w:div>
    <w:div w:id="1739087882">
      <w:bodyDiv w:val="1"/>
      <w:marLeft w:val="0"/>
      <w:marRight w:val="0"/>
      <w:marTop w:val="0"/>
      <w:marBottom w:val="0"/>
      <w:divBdr>
        <w:top w:val="none" w:sz="0" w:space="0" w:color="auto"/>
        <w:left w:val="none" w:sz="0" w:space="0" w:color="auto"/>
        <w:bottom w:val="none" w:sz="0" w:space="0" w:color="auto"/>
        <w:right w:val="none" w:sz="0" w:space="0" w:color="auto"/>
      </w:divBdr>
    </w:div>
    <w:div w:id="1741638171">
      <w:bodyDiv w:val="1"/>
      <w:marLeft w:val="0"/>
      <w:marRight w:val="0"/>
      <w:marTop w:val="0"/>
      <w:marBottom w:val="0"/>
      <w:divBdr>
        <w:top w:val="none" w:sz="0" w:space="0" w:color="auto"/>
        <w:left w:val="none" w:sz="0" w:space="0" w:color="auto"/>
        <w:bottom w:val="none" w:sz="0" w:space="0" w:color="auto"/>
        <w:right w:val="none" w:sz="0" w:space="0" w:color="auto"/>
      </w:divBdr>
    </w:div>
    <w:div w:id="1742406152">
      <w:bodyDiv w:val="1"/>
      <w:marLeft w:val="0"/>
      <w:marRight w:val="0"/>
      <w:marTop w:val="0"/>
      <w:marBottom w:val="0"/>
      <w:divBdr>
        <w:top w:val="none" w:sz="0" w:space="0" w:color="auto"/>
        <w:left w:val="none" w:sz="0" w:space="0" w:color="auto"/>
        <w:bottom w:val="none" w:sz="0" w:space="0" w:color="auto"/>
        <w:right w:val="none" w:sz="0" w:space="0" w:color="auto"/>
      </w:divBdr>
    </w:div>
    <w:div w:id="1742411446">
      <w:bodyDiv w:val="1"/>
      <w:marLeft w:val="0"/>
      <w:marRight w:val="0"/>
      <w:marTop w:val="0"/>
      <w:marBottom w:val="0"/>
      <w:divBdr>
        <w:top w:val="none" w:sz="0" w:space="0" w:color="auto"/>
        <w:left w:val="none" w:sz="0" w:space="0" w:color="auto"/>
        <w:bottom w:val="none" w:sz="0" w:space="0" w:color="auto"/>
        <w:right w:val="none" w:sz="0" w:space="0" w:color="auto"/>
      </w:divBdr>
    </w:div>
    <w:div w:id="1744066605">
      <w:bodyDiv w:val="1"/>
      <w:marLeft w:val="0"/>
      <w:marRight w:val="0"/>
      <w:marTop w:val="0"/>
      <w:marBottom w:val="0"/>
      <w:divBdr>
        <w:top w:val="none" w:sz="0" w:space="0" w:color="auto"/>
        <w:left w:val="none" w:sz="0" w:space="0" w:color="auto"/>
        <w:bottom w:val="none" w:sz="0" w:space="0" w:color="auto"/>
        <w:right w:val="none" w:sz="0" w:space="0" w:color="auto"/>
      </w:divBdr>
    </w:div>
    <w:div w:id="1744720118">
      <w:bodyDiv w:val="1"/>
      <w:marLeft w:val="0"/>
      <w:marRight w:val="0"/>
      <w:marTop w:val="0"/>
      <w:marBottom w:val="0"/>
      <w:divBdr>
        <w:top w:val="none" w:sz="0" w:space="0" w:color="auto"/>
        <w:left w:val="none" w:sz="0" w:space="0" w:color="auto"/>
        <w:bottom w:val="none" w:sz="0" w:space="0" w:color="auto"/>
        <w:right w:val="none" w:sz="0" w:space="0" w:color="auto"/>
      </w:divBdr>
    </w:div>
    <w:div w:id="1745225689">
      <w:bodyDiv w:val="1"/>
      <w:marLeft w:val="0"/>
      <w:marRight w:val="0"/>
      <w:marTop w:val="0"/>
      <w:marBottom w:val="0"/>
      <w:divBdr>
        <w:top w:val="none" w:sz="0" w:space="0" w:color="auto"/>
        <w:left w:val="none" w:sz="0" w:space="0" w:color="auto"/>
        <w:bottom w:val="none" w:sz="0" w:space="0" w:color="auto"/>
        <w:right w:val="none" w:sz="0" w:space="0" w:color="auto"/>
      </w:divBdr>
    </w:div>
    <w:div w:id="1745683197">
      <w:bodyDiv w:val="1"/>
      <w:marLeft w:val="0"/>
      <w:marRight w:val="0"/>
      <w:marTop w:val="0"/>
      <w:marBottom w:val="0"/>
      <w:divBdr>
        <w:top w:val="none" w:sz="0" w:space="0" w:color="auto"/>
        <w:left w:val="none" w:sz="0" w:space="0" w:color="auto"/>
        <w:bottom w:val="none" w:sz="0" w:space="0" w:color="auto"/>
        <w:right w:val="none" w:sz="0" w:space="0" w:color="auto"/>
      </w:divBdr>
    </w:div>
    <w:div w:id="1746027448">
      <w:bodyDiv w:val="1"/>
      <w:marLeft w:val="0"/>
      <w:marRight w:val="0"/>
      <w:marTop w:val="0"/>
      <w:marBottom w:val="0"/>
      <w:divBdr>
        <w:top w:val="none" w:sz="0" w:space="0" w:color="auto"/>
        <w:left w:val="none" w:sz="0" w:space="0" w:color="auto"/>
        <w:bottom w:val="none" w:sz="0" w:space="0" w:color="auto"/>
        <w:right w:val="none" w:sz="0" w:space="0" w:color="auto"/>
      </w:divBdr>
    </w:div>
    <w:div w:id="1749691770">
      <w:bodyDiv w:val="1"/>
      <w:marLeft w:val="0"/>
      <w:marRight w:val="0"/>
      <w:marTop w:val="0"/>
      <w:marBottom w:val="0"/>
      <w:divBdr>
        <w:top w:val="none" w:sz="0" w:space="0" w:color="auto"/>
        <w:left w:val="none" w:sz="0" w:space="0" w:color="auto"/>
        <w:bottom w:val="none" w:sz="0" w:space="0" w:color="auto"/>
        <w:right w:val="none" w:sz="0" w:space="0" w:color="auto"/>
      </w:divBdr>
    </w:div>
    <w:div w:id="1751926461">
      <w:bodyDiv w:val="1"/>
      <w:marLeft w:val="0"/>
      <w:marRight w:val="0"/>
      <w:marTop w:val="0"/>
      <w:marBottom w:val="0"/>
      <w:divBdr>
        <w:top w:val="none" w:sz="0" w:space="0" w:color="auto"/>
        <w:left w:val="none" w:sz="0" w:space="0" w:color="auto"/>
        <w:bottom w:val="none" w:sz="0" w:space="0" w:color="auto"/>
        <w:right w:val="none" w:sz="0" w:space="0" w:color="auto"/>
      </w:divBdr>
    </w:div>
    <w:div w:id="1752971665">
      <w:bodyDiv w:val="1"/>
      <w:marLeft w:val="0"/>
      <w:marRight w:val="0"/>
      <w:marTop w:val="0"/>
      <w:marBottom w:val="0"/>
      <w:divBdr>
        <w:top w:val="none" w:sz="0" w:space="0" w:color="auto"/>
        <w:left w:val="none" w:sz="0" w:space="0" w:color="auto"/>
        <w:bottom w:val="none" w:sz="0" w:space="0" w:color="auto"/>
        <w:right w:val="none" w:sz="0" w:space="0" w:color="auto"/>
      </w:divBdr>
    </w:div>
    <w:div w:id="1753120633">
      <w:bodyDiv w:val="1"/>
      <w:marLeft w:val="0"/>
      <w:marRight w:val="0"/>
      <w:marTop w:val="0"/>
      <w:marBottom w:val="0"/>
      <w:divBdr>
        <w:top w:val="none" w:sz="0" w:space="0" w:color="auto"/>
        <w:left w:val="none" w:sz="0" w:space="0" w:color="auto"/>
        <w:bottom w:val="none" w:sz="0" w:space="0" w:color="auto"/>
        <w:right w:val="none" w:sz="0" w:space="0" w:color="auto"/>
      </w:divBdr>
      <w:divsChild>
        <w:div w:id="1598639619">
          <w:marLeft w:val="0"/>
          <w:marRight w:val="0"/>
          <w:marTop w:val="0"/>
          <w:marBottom w:val="0"/>
          <w:divBdr>
            <w:top w:val="none" w:sz="0" w:space="0" w:color="auto"/>
            <w:left w:val="none" w:sz="0" w:space="0" w:color="auto"/>
            <w:bottom w:val="none" w:sz="0" w:space="0" w:color="auto"/>
            <w:right w:val="none" w:sz="0" w:space="0" w:color="auto"/>
          </w:divBdr>
        </w:div>
        <w:div w:id="1950971394">
          <w:marLeft w:val="0"/>
          <w:marRight w:val="0"/>
          <w:marTop w:val="0"/>
          <w:marBottom w:val="0"/>
          <w:divBdr>
            <w:top w:val="none" w:sz="0" w:space="0" w:color="auto"/>
            <w:left w:val="none" w:sz="0" w:space="0" w:color="auto"/>
            <w:bottom w:val="none" w:sz="0" w:space="0" w:color="auto"/>
            <w:right w:val="none" w:sz="0" w:space="0" w:color="auto"/>
          </w:divBdr>
        </w:div>
      </w:divsChild>
    </w:div>
    <w:div w:id="1753232572">
      <w:bodyDiv w:val="1"/>
      <w:marLeft w:val="0"/>
      <w:marRight w:val="0"/>
      <w:marTop w:val="0"/>
      <w:marBottom w:val="0"/>
      <w:divBdr>
        <w:top w:val="none" w:sz="0" w:space="0" w:color="auto"/>
        <w:left w:val="none" w:sz="0" w:space="0" w:color="auto"/>
        <w:bottom w:val="none" w:sz="0" w:space="0" w:color="auto"/>
        <w:right w:val="none" w:sz="0" w:space="0" w:color="auto"/>
      </w:divBdr>
    </w:div>
    <w:div w:id="1753813123">
      <w:bodyDiv w:val="1"/>
      <w:marLeft w:val="0"/>
      <w:marRight w:val="0"/>
      <w:marTop w:val="0"/>
      <w:marBottom w:val="0"/>
      <w:divBdr>
        <w:top w:val="none" w:sz="0" w:space="0" w:color="auto"/>
        <w:left w:val="none" w:sz="0" w:space="0" w:color="auto"/>
        <w:bottom w:val="none" w:sz="0" w:space="0" w:color="auto"/>
        <w:right w:val="none" w:sz="0" w:space="0" w:color="auto"/>
      </w:divBdr>
    </w:div>
    <w:div w:id="1754857684">
      <w:bodyDiv w:val="1"/>
      <w:marLeft w:val="0"/>
      <w:marRight w:val="0"/>
      <w:marTop w:val="0"/>
      <w:marBottom w:val="0"/>
      <w:divBdr>
        <w:top w:val="none" w:sz="0" w:space="0" w:color="auto"/>
        <w:left w:val="none" w:sz="0" w:space="0" w:color="auto"/>
        <w:bottom w:val="none" w:sz="0" w:space="0" w:color="auto"/>
        <w:right w:val="none" w:sz="0" w:space="0" w:color="auto"/>
      </w:divBdr>
    </w:div>
    <w:div w:id="1755056100">
      <w:bodyDiv w:val="1"/>
      <w:marLeft w:val="0"/>
      <w:marRight w:val="0"/>
      <w:marTop w:val="0"/>
      <w:marBottom w:val="0"/>
      <w:divBdr>
        <w:top w:val="none" w:sz="0" w:space="0" w:color="auto"/>
        <w:left w:val="none" w:sz="0" w:space="0" w:color="auto"/>
        <w:bottom w:val="none" w:sz="0" w:space="0" w:color="auto"/>
        <w:right w:val="none" w:sz="0" w:space="0" w:color="auto"/>
      </w:divBdr>
    </w:div>
    <w:div w:id="1755783350">
      <w:bodyDiv w:val="1"/>
      <w:marLeft w:val="0"/>
      <w:marRight w:val="0"/>
      <w:marTop w:val="0"/>
      <w:marBottom w:val="0"/>
      <w:divBdr>
        <w:top w:val="none" w:sz="0" w:space="0" w:color="auto"/>
        <w:left w:val="none" w:sz="0" w:space="0" w:color="auto"/>
        <w:bottom w:val="none" w:sz="0" w:space="0" w:color="auto"/>
        <w:right w:val="none" w:sz="0" w:space="0" w:color="auto"/>
      </w:divBdr>
    </w:div>
    <w:div w:id="1755856372">
      <w:bodyDiv w:val="1"/>
      <w:marLeft w:val="0"/>
      <w:marRight w:val="0"/>
      <w:marTop w:val="0"/>
      <w:marBottom w:val="0"/>
      <w:divBdr>
        <w:top w:val="none" w:sz="0" w:space="0" w:color="auto"/>
        <w:left w:val="none" w:sz="0" w:space="0" w:color="auto"/>
        <w:bottom w:val="none" w:sz="0" w:space="0" w:color="auto"/>
        <w:right w:val="none" w:sz="0" w:space="0" w:color="auto"/>
      </w:divBdr>
    </w:div>
    <w:div w:id="1757439827">
      <w:bodyDiv w:val="1"/>
      <w:marLeft w:val="0"/>
      <w:marRight w:val="0"/>
      <w:marTop w:val="0"/>
      <w:marBottom w:val="0"/>
      <w:divBdr>
        <w:top w:val="none" w:sz="0" w:space="0" w:color="auto"/>
        <w:left w:val="none" w:sz="0" w:space="0" w:color="auto"/>
        <w:bottom w:val="none" w:sz="0" w:space="0" w:color="auto"/>
        <w:right w:val="none" w:sz="0" w:space="0" w:color="auto"/>
      </w:divBdr>
    </w:div>
    <w:div w:id="1757751269">
      <w:bodyDiv w:val="1"/>
      <w:marLeft w:val="0"/>
      <w:marRight w:val="0"/>
      <w:marTop w:val="0"/>
      <w:marBottom w:val="0"/>
      <w:divBdr>
        <w:top w:val="none" w:sz="0" w:space="0" w:color="auto"/>
        <w:left w:val="none" w:sz="0" w:space="0" w:color="auto"/>
        <w:bottom w:val="none" w:sz="0" w:space="0" w:color="auto"/>
        <w:right w:val="none" w:sz="0" w:space="0" w:color="auto"/>
      </w:divBdr>
    </w:div>
    <w:div w:id="1760103999">
      <w:bodyDiv w:val="1"/>
      <w:marLeft w:val="0"/>
      <w:marRight w:val="0"/>
      <w:marTop w:val="0"/>
      <w:marBottom w:val="0"/>
      <w:divBdr>
        <w:top w:val="none" w:sz="0" w:space="0" w:color="auto"/>
        <w:left w:val="none" w:sz="0" w:space="0" w:color="auto"/>
        <w:bottom w:val="none" w:sz="0" w:space="0" w:color="auto"/>
        <w:right w:val="none" w:sz="0" w:space="0" w:color="auto"/>
      </w:divBdr>
    </w:div>
    <w:div w:id="1760325541">
      <w:bodyDiv w:val="1"/>
      <w:marLeft w:val="0"/>
      <w:marRight w:val="0"/>
      <w:marTop w:val="0"/>
      <w:marBottom w:val="0"/>
      <w:divBdr>
        <w:top w:val="none" w:sz="0" w:space="0" w:color="auto"/>
        <w:left w:val="none" w:sz="0" w:space="0" w:color="auto"/>
        <w:bottom w:val="none" w:sz="0" w:space="0" w:color="auto"/>
        <w:right w:val="none" w:sz="0" w:space="0" w:color="auto"/>
      </w:divBdr>
    </w:div>
    <w:div w:id="1760442313">
      <w:bodyDiv w:val="1"/>
      <w:marLeft w:val="0"/>
      <w:marRight w:val="0"/>
      <w:marTop w:val="0"/>
      <w:marBottom w:val="0"/>
      <w:divBdr>
        <w:top w:val="none" w:sz="0" w:space="0" w:color="auto"/>
        <w:left w:val="none" w:sz="0" w:space="0" w:color="auto"/>
        <w:bottom w:val="none" w:sz="0" w:space="0" w:color="auto"/>
        <w:right w:val="none" w:sz="0" w:space="0" w:color="auto"/>
      </w:divBdr>
    </w:div>
    <w:div w:id="1761221331">
      <w:bodyDiv w:val="1"/>
      <w:marLeft w:val="0"/>
      <w:marRight w:val="0"/>
      <w:marTop w:val="0"/>
      <w:marBottom w:val="0"/>
      <w:divBdr>
        <w:top w:val="none" w:sz="0" w:space="0" w:color="auto"/>
        <w:left w:val="none" w:sz="0" w:space="0" w:color="auto"/>
        <w:bottom w:val="none" w:sz="0" w:space="0" w:color="auto"/>
        <w:right w:val="none" w:sz="0" w:space="0" w:color="auto"/>
      </w:divBdr>
      <w:divsChild>
        <w:div w:id="889266546">
          <w:marLeft w:val="0"/>
          <w:marRight w:val="0"/>
          <w:marTop w:val="0"/>
          <w:marBottom w:val="0"/>
          <w:divBdr>
            <w:top w:val="none" w:sz="0" w:space="0" w:color="auto"/>
            <w:left w:val="none" w:sz="0" w:space="0" w:color="auto"/>
            <w:bottom w:val="none" w:sz="0" w:space="0" w:color="auto"/>
            <w:right w:val="none" w:sz="0" w:space="0" w:color="auto"/>
          </w:divBdr>
        </w:div>
        <w:div w:id="1670597083">
          <w:marLeft w:val="0"/>
          <w:marRight w:val="0"/>
          <w:marTop w:val="0"/>
          <w:marBottom w:val="0"/>
          <w:divBdr>
            <w:top w:val="none" w:sz="0" w:space="0" w:color="auto"/>
            <w:left w:val="none" w:sz="0" w:space="0" w:color="auto"/>
            <w:bottom w:val="none" w:sz="0" w:space="0" w:color="auto"/>
            <w:right w:val="none" w:sz="0" w:space="0" w:color="auto"/>
          </w:divBdr>
          <w:divsChild>
            <w:div w:id="383021984">
              <w:marLeft w:val="0"/>
              <w:marRight w:val="0"/>
              <w:marTop w:val="0"/>
              <w:marBottom w:val="0"/>
              <w:divBdr>
                <w:top w:val="none" w:sz="0" w:space="0" w:color="auto"/>
                <w:left w:val="none" w:sz="0" w:space="0" w:color="auto"/>
                <w:bottom w:val="none" w:sz="0" w:space="0" w:color="auto"/>
                <w:right w:val="none" w:sz="0" w:space="0" w:color="auto"/>
              </w:divBdr>
              <w:divsChild>
                <w:div w:id="1025210600">
                  <w:marLeft w:val="0"/>
                  <w:marRight w:val="0"/>
                  <w:marTop w:val="0"/>
                  <w:marBottom w:val="0"/>
                  <w:divBdr>
                    <w:top w:val="single" w:sz="8" w:space="0" w:color="D5DADD"/>
                    <w:left w:val="single" w:sz="8" w:space="0" w:color="D5DADD"/>
                    <w:bottom w:val="single" w:sz="8" w:space="0" w:color="D5DADD"/>
                    <w:right w:val="single" w:sz="8" w:space="0" w:color="D5DADD"/>
                  </w:divBdr>
                  <w:divsChild>
                    <w:div w:id="1972126459">
                      <w:marLeft w:val="0"/>
                      <w:marRight w:val="0"/>
                      <w:marTop w:val="0"/>
                      <w:marBottom w:val="0"/>
                      <w:divBdr>
                        <w:top w:val="none" w:sz="0" w:space="0" w:color="auto"/>
                        <w:left w:val="none" w:sz="0" w:space="0" w:color="auto"/>
                        <w:bottom w:val="none" w:sz="0" w:space="0" w:color="auto"/>
                        <w:right w:val="none" w:sz="0" w:space="0" w:color="auto"/>
                      </w:divBdr>
                      <w:divsChild>
                        <w:div w:id="1925063202">
                          <w:marLeft w:val="0"/>
                          <w:marRight w:val="0"/>
                          <w:marTop w:val="0"/>
                          <w:marBottom w:val="0"/>
                          <w:divBdr>
                            <w:top w:val="none" w:sz="0" w:space="0" w:color="auto"/>
                            <w:left w:val="none" w:sz="0" w:space="0" w:color="auto"/>
                            <w:bottom w:val="none" w:sz="0" w:space="0" w:color="auto"/>
                            <w:right w:val="none" w:sz="0" w:space="0" w:color="auto"/>
                          </w:divBdr>
                          <w:divsChild>
                            <w:div w:id="2112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68570">
      <w:bodyDiv w:val="1"/>
      <w:marLeft w:val="0"/>
      <w:marRight w:val="0"/>
      <w:marTop w:val="0"/>
      <w:marBottom w:val="0"/>
      <w:divBdr>
        <w:top w:val="none" w:sz="0" w:space="0" w:color="auto"/>
        <w:left w:val="none" w:sz="0" w:space="0" w:color="auto"/>
        <w:bottom w:val="none" w:sz="0" w:space="0" w:color="auto"/>
        <w:right w:val="none" w:sz="0" w:space="0" w:color="auto"/>
      </w:divBdr>
    </w:div>
    <w:div w:id="1762335143">
      <w:bodyDiv w:val="1"/>
      <w:marLeft w:val="0"/>
      <w:marRight w:val="0"/>
      <w:marTop w:val="0"/>
      <w:marBottom w:val="0"/>
      <w:divBdr>
        <w:top w:val="none" w:sz="0" w:space="0" w:color="auto"/>
        <w:left w:val="none" w:sz="0" w:space="0" w:color="auto"/>
        <w:bottom w:val="none" w:sz="0" w:space="0" w:color="auto"/>
        <w:right w:val="none" w:sz="0" w:space="0" w:color="auto"/>
      </w:divBdr>
      <w:divsChild>
        <w:div w:id="1177307341">
          <w:marLeft w:val="547"/>
          <w:marRight w:val="0"/>
          <w:marTop w:val="0"/>
          <w:marBottom w:val="0"/>
          <w:divBdr>
            <w:top w:val="none" w:sz="0" w:space="0" w:color="auto"/>
            <w:left w:val="none" w:sz="0" w:space="0" w:color="auto"/>
            <w:bottom w:val="none" w:sz="0" w:space="0" w:color="auto"/>
            <w:right w:val="none" w:sz="0" w:space="0" w:color="auto"/>
          </w:divBdr>
        </w:div>
        <w:div w:id="1727408931">
          <w:marLeft w:val="547"/>
          <w:marRight w:val="0"/>
          <w:marTop w:val="0"/>
          <w:marBottom w:val="0"/>
          <w:divBdr>
            <w:top w:val="none" w:sz="0" w:space="0" w:color="auto"/>
            <w:left w:val="none" w:sz="0" w:space="0" w:color="auto"/>
            <w:bottom w:val="none" w:sz="0" w:space="0" w:color="auto"/>
            <w:right w:val="none" w:sz="0" w:space="0" w:color="auto"/>
          </w:divBdr>
        </w:div>
      </w:divsChild>
    </w:div>
    <w:div w:id="1763186675">
      <w:bodyDiv w:val="1"/>
      <w:marLeft w:val="0"/>
      <w:marRight w:val="0"/>
      <w:marTop w:val="0"/>
      <w:marBottom w:val="0"/>
      <w:divBdr>
        <w:top w:val="none" w:sz="0" w:space="0" w:color="auto"/>
        <w:left w:val="none" w:sz="0" w:space="0" w:color="auto"/>
        <w:bottom w:val="none" w:sz="0" w:space="0" w:color="auto"/>
        <w:right w:val="none" w:sz="0" w:space="0" w:color="auto"/>
      </w:divBdr>
    </w:div>
    <w:div w:id="1764178696">
      <w:bodyDiv w:val="1"/>
      <w:marLeft w:val="0"/>
      <w:marRight w:val="0"/>
      <w:marTop w:val="0"/>
      <w:marBottom w:val="0"/>
      <w:divBdr>
        <w:top w:val="none" w:sz="0" w:space="0" w:color="auto"/>
        <w:left w:val="none" w:sz="0" w:space="0" w:color="auto"/>
        <w:bottom w:val="none" w:sz="0" w:space="0" w:color="auto"/>
        <w:right w:val="none" w:sz="0" w:space="0" w:color="auto"/>
      </w:divBdr>
    </w:div>
    <w:div w:id="1764914215">
      <w:bodyDiv w:val="1"/>
      <w:marLeft w:val="0"/>
      <w:marRight w:val="0"/>
      <w:marTop w:val="0"/>
      <w:marBottom w:val="0"/>
      <w:divBdr>
        <w:top w:val="none" w:sz="0" w:space="0" w:color="auto"/>
        <w:left w:val="none" w:sz="0" w:space="0" w:color="auto"/>
        <w:bottom w:val="none" w:sz="0" w:space="0" w:color="auto"/>
        <w:right w:val="none" w:sz="0" w:space="0" w:color="auto"/>
      </w:divBdr>
    </w:div>
    <w:div w:id="1765609900">
      <w:bodyDiv w:val="1"/>
      <w:marLeft w:val="0"/>
      <w:marRight w:val="0"/>
      <w:marTop w:val="0"/>
      <w:marBottom w:val="0"/>
      <w:divBdr>
        <w:top w:val="none" w:sz="0" w:space="0" w:color="auto"/>
        <w:left w:val="none" w:sz="0" w:space="0" w:color="auto"/>
        <w:bottom w:val="none" w:sz="0" w:space="0" w:color="auto"/>
        <w:right w:val="none" w:sz="0" w:space="0" w:color="auto"/>
      </w:divBdr>
    </w:div>
    <w:div w:id="1766874870">
      <w:bodyDiv w:val="1"/>
      <w:marLeft w:val="0"/>
      <w:marRight w:val="0"/>
      <w:marTop w:val="0"/>
      <w:marBottom w:val="0"/>
      <w:divBdr>
        <w:top w:val="none" w:sz="0" w:space="0" w:color="auto"/>
        <w:left w:val="none" w:sz="0" w:space="0" w:color="auto"/>
        <w:bottom w:val="none" w:sz="0" w:space="0" w:color="auto"/>
        <w:right w:val="none" w:sz="0" w:space="0" w:color="auto"/>
      </w:divBdr>
    </w:div>
    <w:div w:id="1766917497">
      <w:bodyDiv w:val="1"/>
      <w:marLeft w:val="0"/>
      <w:marRight w:val="0"/>
      <w:marTop w:val="0"/>
      <w:marBottom w:val="0"/>
      <w:divBdr>
        <w:top w:val="none" w:sz="0" w:space="0" w:color="auto"/>
        <w:left w:val="none" w:sz="0" w:space="0" w:color="auto"/>
        <w:bottom w:val="none" w:sz="0" w:space="0" w:color="auto"/>
        <w:right w:val="none" w:sz="0" w:space="0" w:color="auto"/>
      </w:divBdr>
    </w:div>
    <w:div w:id="1768384389">
      <w:bodyDiv w:val="1"/>
      <w:marLeft w:val="0"/>
      <w:marRight w:val="0"/>
      <w:marTop w:val="0"/>
      <w:marBottom w:val="0"/>
      <w:divBdr>
        <w:top w:val="none" w:sz="0" w:space="0" w:color="auto"/>
        <w:left w:val="none" w:sz="0" w:space="0" w:color="auto"/>
        <w:bottom w:val="none" w:sz="0" w:space="0" w:color="auto"/>
        <w:right w:val="none" w:sz="0" w:space="0" w:color="auto"/>
      </w:divBdr>
      <w:divsChild>
        <w:div w:id="1778794685">
          <w:marLeft w:val="0"/>
          <w:marRight w:val="0"/>
          <w:marTop w:val="0"/>
          <w:marBottom w:val="0"/>
          <w:divBdr>
            <w:top w:val="none" w:sz="0" w:space="0" w:color="auto"/>
            <w:left w:val="none" w:sz="0" w:space="0" w:color="auto"/>
            <w:bottom w:val="none" w:sz="0" w:space="0" w:color="auto"/>
            <w:right w:val="none" w:sz="0" w:space="0" w:color="auto"/>
          </w:divBdr>
        </w:div>
      </w:divsChild>
    </w:div>
    <w:div w:id="1769542958">
      <w:bodyDiv w:val="1"/>
      <w:marLeft w:val="0"/>
      <w:marRight w:val="0"/>
      <w:marTop w:val="0"/>
      <w:marBottom w:val="0"/>
      <w:divBdr>
        <w:top w:val="none" w:sz="0" w:space="0" w:color="auto"/>
        <w:left w:val="none" w:sz="0" w:space="0" w:color="auto"/>
        <w:bottom w:val="none" w:sz="0" w:space="0" w:color="auto"/>
        <w:right w:val="none" w:sz="0" w:space="0" w:color="auto"/>
      </w:divBdr>
    </w:div>
    <w:div w:id="1769739412">
      <w:bodyDiv w:val="1"/>
      <w:marLeft w:val="0"/>
      <w:marRight w:val="0"/>
      <w:marTop w:val="0"/>
      <w:marBottom w:val="0"/>
      <w:divBdr>
        <w:top w:val="none" w:sz="0" w:space="0" w:color="auto"/>
        <w:left w:val="none" w:sz="0" w:space="0" w:color="auto"/>
        <w:bottom w:val="none" w:sz="0" w:space="0" w:color="auto"/>
        <w:right w:val="none" w:sz="0" w:space="0" w:color="auto"/>
      </w:divBdr>
    </w:div>
    <w:div w:id="1771662496">
      <w:bodyDiv w:val="1"/>
      <w:marLeft w:val="0"/>
      <w:marRight w:val="0"/>
      <w:marTop w:val="0"/>
      <w:marBottom w:val="0"/>
      <w:divBdr>
        <w:top w:val="none" w:sz="0" w:space="0" w:color="auto"/>
        <w:left w:val="none" w:sz="0" w:space="0" w:color="auto"/>
        <w:bottom w:val="none" w:sz="0" w:space="0" w:color="auto"/>
        <w:right w:val="none" w:sz="0" w:space="0" w:color="auto"/>
      </w:divBdr>
    </w:div>
    <w:div w:id="1773090835">
      <w:bodyDiv w:val="1"/>
      <w:marLeft w:val="0"/>
      <w:marRight w:val="0"/>
      <w:marTop w:val="0"/>
      <w:marBottom w:val="0"/>
      <w:divBdr>
        <w:top w:val="none" w:sz="0" w:space="0" w:color="auto"/>
        <w:left w:val="none" w:sz="0" w:space="0" w:color="auto"/>
        <w:bottom w:val="none" w:sz="0" w:space="0" w:color="auto"/>
        <w:right w:val="none" w:sz="0" w:space="0" w:color="auto"/>
      </w:divBdr>
    </w:div>
    <w:div w:id="1773280527">
      <w:bodyDiv w:val="1"/>
      <w:marLeft w:val="0"/>
      <w:marRight w:val="0"/>
      <w:marTop w:val="0"/>
      <w:marBottom w:val="0"/>
      <w:divBdr>
        <w:top w:val="none" w:sz="0" w:space="0" w:color="auto"/>
        <w:left w:val="none" w:sz="0" w:space="0" w:color="auto"/>
        <w:bottom w:val="none" w:sz="0" w:space="0" w:color="auto"/>
        <w:right w:val="none" w:sz="0" w:space="0" w:color="auto"/>
      </w:divBdr>
    </w:div>
    <w:div w:id="1773478022">
      <w:bodyDiv w:val="1"/>
      <w:marLeft w:val="0"/>
      <w:marRight w:val="0"/>
      <w:marTop w:val="0"/>
      <w:marBottom w:val="0"/>
      <w:divBdr>
        <w:top w:val="none" w:sz="0" w:space="0" w:color="auto"/>
        <w:left w:val="none" w:sz="0" w:space="0" w:color="auto"/>
        <w:bottom w:val="none" w:sz="0" w:space="0" w:color="auto"/>
        <w:right w:val="none" w:sz="0" w:space="0" w:color="auto"/>
      </w:divBdr>
    </w:div>
    <w:div w:id="1773742398">
      <w:bodyDiv w:val="1"/>
      <w:marLeft w:val="0"/>
      <w:marRight w:val="0"/>
      <w:marTop w:val="0"/>
      <w:marBottom w:val="0"/>
      <w:divBdr>
        <w:top w:val="none" w:sz="0" w:space="0" w:color="auto"/>
        <w:left w:val="none" w:sz="0" w:space="0" w:color="auto"/>
        <w:bottom w:val="none" w:sz="0" w:space="0" w:color="auto"/>
        <w:right w:val="none" w:sz="0" w:space="0" w:color="auto"/>
      </w:divBdr>
    </w:div>
    <w:div w:id="1774472203">
      <w:bodyDiv w:val="1"/>
      <w:marLeft w:val="0"/>
      <w:marRight w:val="0"/>
      <w:marTop w:val="0"/>
      <w:marBottom w:val="0"/>
      <w:divBdr>
        <w:top w:val="none" w:sz="0" w:space="0" w:color="auto"/>
        <w:left w:val="none" w:sz="0" w:space="0" w:color="auto"/>
        <w:bottom w:val="none" w:sz="0" w:space="0" w:color="auto"/>
        <w:right w:val="none" w:sz="0" w:space="0" w:color="auto"/>
      </w:divBdr>
    </w:div>
    <w:div w:id="1780684275">
      <w:bodyDiv w:val="1"/>
      <w:marLeft w:val="0"/>
      <w:marRight w:val="0"/>
      <w:marTop w:val="0"/>
      <w:marBottom w:val="0"/>
      <w:divBdr>
        <w:top w:val="none" w:sz="0" w:space="0" w:color="auto"/>
        <w:left w:val="none" w:sz="0" w:space="0" w:color="auto"/>
        <w:bottom w:val="none" w:sz="0" w:space="0" w:color="auto"/>
        <w:right w:val="none" w:sz="0" w:space="0" w:color="auto"/>
      </w:divBdr>
    </w:div>
    <w:div w:id="1782677063">
      <w:bodyDiv w:val="1"/>
      <w:marLeft w:val="0"/>
      <w:marRight w:val="0"/>
      <w:marTop w:val="0"/>
      <w:marBottom w:val="0"/>
      <w:divBdr>
        <w:top w:val="none" w:sz="0" w:space="0" w:color="auto"/>
        <w:left w:val="none" w:sz="0" w:space="0" w:color="auto"/>
        <w:bottom w:val="none" w:sz="0" w:space="0" w:color="auto"/>
        <w:right w:val="none" w:sz="0" w:space="0" w:color="auto"/>
      </w:divBdr>
      <w:divsChild>
        <w:div w:id="231082280">
          <w:marLeft w:val="547"/>
          <w:marRight w:val="0"/>
          <w:marTop w:val="0"/>
          <w:marBottom w:val="0"/>
          <w:divBdr>
            <w:top w:val="none" w:sz="0" w:space="0" w:color="auto"/>
            <w:left w:val="none" w:sz="0" w:space="0" w:color="auto"/>
            <w:bottom w:val="none" w:sz="0" w:space="0" w:color="auto"/>
            <w:right w:val="none" w:sz="0" w:space="0" w:color="auto"/>
          </w:divBdr>
        </w:div>
        <w:div w:id="1875462350">
          <w:marLeft w:val="547"/>
          <w:marRight w:val="0"/>
          <w:marTop w:val="0"/>
          <w:marBottom w:val="0"/>
          <w:divBdr>
            <w:top w:val="none" w:sz="0" w:space="0" w:color="auto"/>
            <w:left w:val="none" w:sz="0" w:space="0" w:color="auto"/>
            <w:bottom w:val="none" w:sz="0" w:space="0" w:color="auto"/>
            <w:right w:val="none" w:sz="0" w:space="0" w:color="auto"/>
          </w:divBdr>
        </w:div>
        <w:div w:id="1994412055">
          <w:marLeft w:val="547"/>
          <w:marRight w:val="0"/>
          <w:marTop w:val="0"/>
          <w:marBottom w:val="0"/>
          <w:divBdr>
            <w:top w:val="none" w:sz="0" w:space="0" w:color="auto"/>
            <w:left w:val="none" w:sz="0" w:space="0" w:color="auto"/>
            <w:bottom w:val="none" w:sz="0" w:space="0" w:color="auto"/>
            <w:right w:val="none" w:sz="0" w:space="0" w:color="auto"/>
          </w:divBdr>
        </w:div>
        <w:div w:id="2115897795">
          <w:marLeft w:val="547"/>
          <w:marRight w:val="0"/>
          <w:marTop w:val="0"/>
          <w:marBottom w:val="0"/>
          <w:divBdr>
            <w:top w:val="none" w:sz="0" w:space="0" w:color="auto"/>
            <w:left w:val="none" w:sz="0" w:space="0" w:color="auto"/>
            <w:bottom w:val="none" w:sz="0" w:space="0" w:color="auto"/>
            <w:right w:val="none" w:sz="0" w:space="0" w:color="auto"/>
          </w:divBdr>
        </w:div>
      </w:divsChild>
    </w:div>
    <w:div w:id="1784957238">
      <w:bodyDiv w:val="1"/>
      <w:marLeft w:val="0"/>
      <w:marRight w:val="0"/>
      <w:marTop w:val="0"/>
      <w:marBottom w:val="0"/>
      <w:divBdr>
        <w:top w:val="none" w:sz="0" w:space="0" w:color="auto"/>
        <w:left w:val="none" w:sz="0" w:space="0" w:color="auto"/>
        <w:bottom w:val="none" w:sz="0" w:space="0" w:color="auto"/>
        <w:right w:val="none" w:sz="0" w:space="0" w:color="auto"/>
      </w:divBdr>
    </w:div>
    <w:div w:id="1788429005">
      <w:bodyDiv w:val="1"/>
      <w:marLeft w:val="0"/>
      <w:marRight w:val="0"/>
      <w:marTop w:val="0"/>
      <w:marBottom w:val="0"/>
      <w:divBdr>
        <w:top w:val="none" w:sz="0" w:space="0" w:color="auto"/>
        <w:left w:val="none" w:sz="0" w:space="0" w:color="auto"/>
        <w:bottom w:val="none" w:sz="0" w:space="0" w:color="auto"/>
        <w:right w:val="none" w:sz="0" w:space="0" w:color="auto"/>
      </w:divBdr>
    </w:div>
    <w:div w:id="1790510826">
      <w:bodyDiv w:val="1"/>
      <w:marLeft w:val="0"/>
      <w:marRight w:val="0"/>
      <w:marTop w:val="0"/>
      <w:marBottom w:val="0"/>
      <w:divBdr>
        <w:top w:val="none" w:sz="0" w:space="0" w:color="auto"/>
        <w:left w:val="none" w:sz="0" w:space="0" w:color="auto"/>
        <w:bottom w:val="none" w:sz="0" w:space="0" w:color="auto"/>
        <w:right w:val="none" w:sz="0" w:space="0" w:color="auto"/>
      </w:divBdr>
    </w:div>
    <w:div w:id="1790584538">
      <w:bodyDiv w:val="1"/>
      <w:marLeft w:val="0"/>
      <w:marRight w:val="0"/>
      <w:marTop w:val="0"/>
      <w:marBottom w:val="0"/>
      <w:divBdr>
        <w:top w:val="none" w:sz="0" w:space="0" w:color="auto"/>
        <w:left w:val="none" w:sz="0" w:space="0" w:color="auto"/>
        <w:bottom w:val="none" w:sz="0" w:space="0" w:color="auto"/>
        <w:right w:val="none" w:sz="0" w:space="0" w:color="auto"/>
      </w:divBdr>
    </w:div>
    <w:div w:id="1790663265">
      <w:bodyDiv w:val="1"/>
      <w:marLeft w:val="0"/>
      <w:marRight w:val="0"/>
      <w:marTop w:val="0"/>
      <w:marBottom w:val="0"/>
      <w:divBdr>
        <w:top w:val="none" w:sz="0" w:space="0" w:color="auto"/>
        <w:left w:val="none" w:sz="0" w:space="0" w:color="auto"/>
        <w:bottom w:val="none" w:sz="0" w:space="0" w:color="auto"/>
        <w:right w:val="none" w:sz="0" w:space="0" w:color="auto"/>
      </w:divBdr>
    </w:div>
    <w:div w:id="1791894237">
      <w:bodyDiv w:val="1"/>
      <w:marLeft w:val="0"/>
      <w:marRight w:val="0"/>
      <w:marTop w:val="0"/>
      <w:marBottom w:val="0"/>
      <w:divBdr>
        <w:top w:val="none" w:sz="0" w:space="0" w:color="auto"/>
        <w:left w:val="none" w:sz="0" w:space="0" w:color="auto"/>
        <w:bottom w:val="none" w:sz="0" w:space="0" w:color="auto"/>
        <w:right w:val="none" w:sz="0" w:space="0" w:color="auto"/>
      </w:divBdr>
    </w:div>
    <w:div w:id="1792161798">
      <w:bodyDiv w:val="1"/>
      <w:marLeft w:val="0"/>
      <w:marRight w:val="0"/>
      <w:marTop w:val="0"/>
      <w:marBottom w:val="0"/>
      <w:divBdr>
        <w:top w:val="none" w:sz="0" w:space="0" w:color="auto"/>
        <w:left w:val="none" w:sz="0" w:space="0" w:color="auto"/>
        <w:bottom w:val="none" w:sz="0" w:space="0" w:color="auto"/>
        <w:right w:val="none" w:sz="0" w:space="0" w:color="auto"/>
      </w:divBdr>
    </w:div>
    <w:div w:id="1792433123">
      <w:bodyDiv w:val="1"/>
      <w:marLeft w:val="0"/>
      <w:marRight w:val="0"/>
      <w:marTop w:val="0"/>
      <w:marBottom w:val="0"/>
      <w:divBdr>
        <w:top w:val="none" w:sz="0" w:space="0" w:color="auto"/>
        <w:left w:val="none" w:sz="0" w:space="0" w:color="auto"/>
        <w:bottom w:val="none" w:sz="0" w:space="0" w:color="auto"/>
        <w:right w:val="none" w:sz="0" w:space="0" w:color="auto"/>
      </w:divBdr>
    </w:div>
    <w:div w:id="1794863311">
      <w:bodyDiv w:val="1"/>
      <w:marLeft w:val="0"/>
      <w:marRight w:val="0"/>
      <w:marTop w:val="0"/>
      <w:marBottom w:val="0"/>
      <w:divBdr>
        <w:top w:val="none" w:sz="0" w:space="0" w:color="auto"/>
        <w:left w:val="none" w:sz="0" w:space="0" w:color="auto"/>
        <w:bottom w:val="none" w:sz="0" w:space="0" w:color="auto"/>
        <w:right w:val="none" w:sz="0" w:space="0" w:color="auto"/>
      </w:divBdr>
    </w:div>
    <w:div w:id="1795244761">
      <w:bodyDiv w:val="1"/>
      <w:marLeft w:val="0"/>
      <w:marRight w:val="0"/>
      <w:marTop w:val="0"/>
      <w:marBottom w:val="0"/>
      <w:divBdr>
        <w:top w:val="none" w:sz="0" w:space="0" w:color="auto"/>
        <w:left w:val="none" w:sz="0" w:space="0" w:color="auto"/>
        <w:bottom w:val="none" w:sz="0" w:space="0" w:color="auto"/>
        <w:right w:val="none" w:sz="0" w:space="0" w:color="auto"/>
      </w:divBdr>
      <w:divsChild>
        <w:div w:id="1575121006">
          <w:marLeft w:val="0"/>
          <w:marRight w:val="0"/>
          <w:marTop w:val="0"/>
          <w:marBottom w:val="0"/>
          <w:divBdr>
            <w:top w:val="none" w:sz="0" w:space="0" w:color="auto"/>
            <w:left w:val="none" w:sz="0" w:space="0" w:color="auto"/>
            <w:bottom w:val="none" w:sz="0" w:space="0" w:color="auto"/>
            <w:right w:val="none" w:sz="0" w:space="0" w:color="auto"/>
          </w:divBdr>
        </w:div>
        <w:div w:id="2110275311">
          <w:marLeft w:val="0"/>
          <w:marRight w:val="0"/>
          <w:marTop w:val="0"/>
          <w:marBottom w:val="0"/>
          <w:divBdr>
            <w:top w:val="none" w:sz="0" w:space="0" w:color="auto"/>
            <w:left w:val="none" w:sz="0" w:space="0" w:color="auto"/>
            <w:bottom w:val="none" w:sz="0" w:space="0" w:color="auto"/>
            <w:right w:val="none" w:sz="0" w:space="0" w:color="auto"/>
          </w:divBdr>
          <w:divsChild>
            <w:div w:id="307366737">
              <w:marLeft w:val="0"/>
              <w:marRight w:val="0"/>
              <w:marTop w:val="0"/>
              <w:marBottom w:val="0"/>
              <w:divBdr>
                <w:top w:val="none" w:sz="0" w:space="0" w:color="auto"/>
                <w:left w:val="none" w:sz="0" w:space="0" w:color="auto"/>
                <w:bottom w:val="none" w:sz="0" w:space="0" w:color="auto"/>
                <w:right w:val="none" w:sz="0" w:space="0" w:color="auto"/>
              </w:divBdr>
              <w:divsChild>
                <w:div w:id="89132233">
                  <w:marLeft w:val="0"/>
                  <w:marRight w:val="0"/>
                  <w:marTop w:val="0"/>
                  <w:marBottom w:val="0"/>
                  <w:divBdr>
                    <w:top w:val="none" w:sz="0" w:space="0" w:color="auto"/>
                    <w:left w:val="none" w:sz="0" w:space="0" w:color="auto"/>
                    <w:bottom w:val="none" w:sz="0" w:space="0" w:color="auto"/>
                    <w:right w:val="none" w:sz="0" w:space="0" w:color="auto"/>
                  </w:divBdr>
                  <w:divsChild>
                    <w:div w:id="13087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5710">
              <w:marLeft w:val="0"/>
              <w:marRight w:val="0"/>
              <w:marTop w:val="0"/>
              <w:marBottom w:val="0"/>
              <w:divBdr>
                <w:top w:val="none" w:sz="0" w:space="0" w:color="auto"/>
                <w:left w:val="none" w:sz="0" w:space="0" w:color="auto"/>
                <w:bottom w:val="none" w:sz="0" w:space="0" w:color="auto"/>
                <w:right w:val="none" w:sz="0" w:space="0" w:color="auto"/>
              </w:divBdr>
              <w:divsChild>
                <w:div w:id="238712038">
                  <w:marLeft w:val="0"/>
                  <w:marRight w:val="0"/>
                  <w:marTop w:val="0"/>
                  <w:marBottom w:val="0"/>
                  <w:divBdr>
                    <w:top w:val="none" w:sz="0" w:space="0" w:color="auto"/>
                    <w:left w:val="none" w:sz="0" w:space="0" w:color="auto"/>
                    <w:bottom w:val="none" w:sz="0" w:space="0" w:color="auto"/>
                    <w:right w:val="none" w:sz="0" w:space="0" w:color="auto"/>
                  </w:divBdr>
                  <w:divsChild>
                    <w:div w:id="813957288">
                      <w:marLeft w:val="0"/>
                      <w:marRight w:val="0"/>
                      <w:marTop w:val="0"/>
                      <w:marBottom w:val="0"/>
                      <w:divBdr>
                        <w:top w:val="none" w:sz="0" w:space="0" w:color="auto"/>
                        <w:left w:val="none" w:sz="0" w:space="0" w:color="auto"/>
                        <w:bottom w:val="none" w:sz="0" w:space="0" w:color="auto"/>
                        <w:right w:val="none" w:sz="0" w:space="0" w:color="auto"/>
                      </w:divBdr>
                    </w:div>
                    <w:div w:id="828254149">
                      <w:marLeft w:val="0"/>
                      <w:marRight w:val="0"/>
                      <w:marTop w:val="0"/>
                      <w:marBottom w:val="0"/>
                      <w:divBdr>
                        <w:top w:val="none" w:sz="0" w:space="0" w:color="auto"/>
                        <w:left w:val="none" w:sz="0" w:space="0" w:color="auto"/>
                        <w:bottom w:val="none" w:sz="0" w:space="0" w:color="auto"/>
                        <w:right w:val="none" w:sz="0" w:space="0" w:color="auto"/>
                      </w:divBdr>
                      <w:divsChild>
                        <w:div w:id="2050178854">
                          <w:marLeft w:val="0"/>
                          <w:marRight w:val="0"/>
                          <w:marTop w:val="0"/>
                          <w:marBottom w:val="0"/>
                          <w:divBdr>
                            <w:top w:val="none" w:sz="0" w:space="0" w:color="auto"/>
                            <w:left w:val="none" w:sz="0" w:space="0" w:color="auto"/>
                            <w:bottom w:val="none" w:sz="0" w:space="0" w:color="auto"/>
                            <w:right w:val="none" w:sz="0" w:space="0" w:color="auto"/>
                          </w:divBdr>
                          <w:divsChild>
                            <w:div w:id="150366105">
                              <w:marLeft w:val="0"/>
                              <w:marRight w:val="0"/>
                              <w:marTop w:val="0"/>
                              <w:marBottom w:val="0"/>
                              <w:divBdr>
                                <w:top w:val="single" w:sz="8" w:space="0" w:color="D5DADD"/>
                                <w:left w:val="single" w:sz="8" w:space="0" w:color="D5DADD"/>
                                <w:bottom w:val="single" w:sz="8" w:space="0" w:color="D5DADD"/>
                                <w:right w:val="single" w:sz="8" w:space="0" w:color="D5DADD"/>
                              </w:divBdr>
                              <w:divsChild>
                                <w:div w:id="16544863">
                                  <w:marLeft w:val="0"/>
                                  <w:marRight w:val="0"/>
                                  <w:marTop w:val="0"/>
                                  <w:marBottom w:val="0"/>
                                  <w:divBdr>
                                    <w:top w:val="none" w:sz="0" w:space="0" w:color="auto"/>
                                    <w:left w:val="none" w:sz="0" w:space="0" w:color="auto"/>
                                    <w:bottom w:val="none" w:sz="0" w:space="0" w:color="auto"/>
                                    <w:right w:val="none" w:sz="0" w:space="0" w:color="auto"/>
                                  </w:divBdr>
                                  <w:divsChild>
                                    <w:div w:id="220795678">
                                      <w:marLeft w:val="0"/>
                                      <w:marRight w:val="0"/>
                                      <w:marTop w:val="0"/>
                                      <w:marBottom w:val="0"/>
                                      <w:divBdr>
                                        <w:top w:val="none" w:sz="0" w:space="0" w:color="auto"/>
                                        <w:left w:val="none" w:sz="0" w:space="0" w:color="auto"/>
                                        <w:bottom w:val="none" w:sz="0" w:space="0" w:color="auto"/>
                                        <w:right w:val="none" w:sz="0" w:space="0" w:color="auto"/>
                                      </w:divBdr>
                                      <w:divsChild>
                                        <w:div w:id="9109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681740">
      <w:bodyDiv w:val="1"/>
      <w:marLeft w:val="0"/>
      <w:marRight w:val="0"/>
      <w:marTop w:val="0"/>
      <w:marBottom w:val="0"/>
      <w:divBdr>
        <w:top w:val="none" w:sz="0" w:space="0" w:color="auto"/>
        <w:left w:val="none" w:sz="0" w:space="0" w:color="auto"/>
        <w:bottom w:val="none" w:sz="0" w:space="0" w:color="auto"/>
        <w:right w:val="none" w:sz="0" w:space="0" w:color="auto"/>
      </w:divBdr>
    </w:div>
    <w:div w:id="1797988602">
      <w:bodyDiv w:val="1"/>
      <w:marLeft w:val="0"/>
      <w:marRight w:val="0"/>
      <w:marTop w:val="0"/>
      <w:marBottom w:val="0"/>
      <w:divBdr>
        <w:top w:val="none" w:sz="0" w:space="0" w:color="auto"/>
        <w:left w:val="none" w:sz="0" w:space="0" w:color="auto"/>
        <w:bottom w:val="none" w:sz="0" w:space="0" w:color="auto"/>
        <w:right w:val="none" w:sz="0" w:space="0" w:color="auto"/>
      </w:divBdr>
    </w:div>
    <w:div w:id="1800418848">
      <w:bodyDiv w:val="1"/>
      <w:marLeft w:val="0"/>
      <w:marRight w:val="0"/>
      <w:marTop w:val="0"/>
      <w:marBottom w:val="0"/>
      <w:divBdr>
        <w:top w:val="none" w:sz="0" w:space="0" w:color="auto"/>
        <w:left w:val="none" w:sz="0" w:space="0" w:color="auto"/>
        <w:bottom w:val="none" w:sz="0" w:space="0" w:color="auto"/>
        <w:right w:val="none" w:sz="0" w:space="0" w:color="auto"/>
      </w:divBdr>
    </w:div>
    <w:div w:id="1800798304">
      <w:bodyDiv w:val="1"/>
      <w:marLeft w:val="0"/>
      <w:marRight w:val="0"/>
      <w:marTop w:val="0"/>
      <w:marBottom w:val="0"/>
      <w:divBdr>
        <w:top w:val="none" w:sz="0" w:space="0" w:color="auto"/>
        <w:left w:val="none" w:sz="0" w:space="0" w:color="auto"/>
        <w:bottom w:val="none" w:sz="0" w:space="0" w:color="auto"/>
        <w:right w:val="none" w:sz="0" w:space="0" w:color="auto"/>
      </w:divBdr>
    </w:div>
    <w:div w:id="1800955770">
      <w:bodyDiv w:val="1"/>
      <w:marLeft w:val="0"/>
      <w:marRight w:val="0"/>
      <w:marTop w:val="0"/>
      <w:marBottom w:val="0"/>
      <w:divBdr>
        <w:top w:val="none" w:sz="0" w:space="0" w:color="auto"/>
        <w:left w:val="none" w:sz="0" w:space="0" w:color="auto"/>
        <w:bottom w:val="none" w:sz="0" w:space="0" w:color="auto"/>
        <w:right w:val="none" w:sz="0" w:space="0" w:color="auto"/>
      </w:divBdr>
    </w:div>
    <w:div w:id="1803691625">
      <w:bodyDiv w:val="1"/>
      <w:marLeft w:val="0"/>
      <w:marRight w:val="0"/>
      <w:marTop w:val="0"/>
      <w:marBottom w:val="0"/>
      <w:divBdr>
        <w:top w:val="none" w:sz="0" w:space="0" w:color="auto"/>
        <w:left w:val="none" w:sz="0" w:space="0" w:color="auto"/>
        <w:bottom w:val="none" w:sz="0" w:space="0" w:color="auto"/>
        <w:right w:val="none" w:sz="0" w:space="0" w:color="auto"/>
      </w:divBdr>
    </w:div>
    <w:div w:id="1804035670">
      <w:bodyDiv w:val="1"/>
      <w:marLeft w:val="0"/>
      <w:marRight w:val="0"/>
      <w:marTop w:val="0"/>
      <w:marBottom w:val="0"/>
      <w:divBdr>
        <w:top w:val="none" w:sz="0" w:space="0" w:color="auto"/>
        <w:left w:val="none" w:sz="0" w:space="0" w:color="auto"/>
        <w:bottom w:val="none" w:sz="0" w:space="0" w:color="auto"/>
        <w:right w:val="none" w:sz="0" w:space="0" w:color="auto"/>
      </w:divBdr>
    </w:div>
    <w:div w:id="1804154616">
      <w:bodyDiv w:val="1"/>
      <w:marLeft w:val="0"/>
      <w:marRight w:val="0"/>
      <w:marTop w:val="0"/>
      <w:marBottom w:val="0"/>
      <w:divBdr>
        <w:top w:val="none" w:sz="0" w:space="0" w:color="auto"/>
        <w:left w:val="none" w:sz="0" w:space="0" w:color="auto"/>
        <w:bottom w:val="none" w:sz="0" w:space="0" w:color="auto"/>
        <w:right w:val="none" w:sz="0" w:space="0" w:color="auto"/>
      </w:divBdr>
    </w:div>
    <w:div w:id="1804351509">
      <w:bodyDiv w:val="1"/>
      <w:marLeft w:val="0"/>
      <w:marRight w:val="0"/>
      <w:marTop w:val="0"/>
      <w:marBottom w:val="0"/>
      <w:divBdr>
        <w:top w:val="none" w:sz="0" w:space="0" w:color="auto"/>
        <w:left w:val="none" w:sz="0" w:space="0" w:color="auto"/>
        <w:bottom w:val="none" w:sz="0" w:space="0" w:color="auto"/>
        <w:right w:val="none" w:sz="0" w:space="0" w:color="auto"/>
      </w:divBdr>
    </w:div>
    <w:div w:id="1805194453">
      <w:bodyDiv w:val="1"/>
      <w:marLeft w:val="0"/>
      <w:marRight w:val="0"/>
      <w:marTop w:val="0"/>
      <w:marBottom w:val="0"/>
      <w:divBdr>
        <w:top w:val="none" w:sz="0" w:space="0" w:color="auto"/>
        <w:left w:val="none" w:sz="0" w:space="0" w:color="auto"/>
        <w:bottom w:val="none" w:sz="0" w:space="0" w:color="auto"/>
        <w:right w:val="none" w:sz="0" w:space="0" w:color="auto"/>
      </w:divBdr>
    </w:div>
    <w:div w:id="1808624751">
      <w:bodyDiv w:val="1"/>
      <w:marLeft w:val="0"/>
      <w:marRight w:val="0"/>
      <w:marTop w:val="0"/>
      <w:marBottom w:val="0"/>
      <w:divBdr>
        <w:top w:val="none" w:sz="0" w:space="0" w:color="auto"/>
        <w:left w:val="none" w:sz="0" w:space="0" w:color="auto"/>
        <w:bottom w:val="none" w:sz="0" w:space="0" w:color="auto"/>
        <w:right w:val="none" w:sz="0" w:space="0" w:color="auto"/>
      </w:divBdr>
    </w:div>
    <w:div w:id="1816409601">
      <w:bodyDiv w:val="1"/>
      <w:marLeft w:val="0"/>
      <w:marRight w:val="0"/>
      <w:marTop w:val="0"/>
      <w:marBottom w:val="0"/>
      <w:divBdr>
        <w:top w:val="none" w:sz="0" w:space="0" w:color="auto"/>
        <w:left w:val="none" w:sz="0" w:space="0" w:color="auto"/>
        <w:bottom w:val="none" w:sz="0" w:space="0" w:color="auto"/>
        <w:right w:val="none" w:sz="0" w:space="0" w:color="auto"/>
      </w:divBdr>
    </w:div>
    <w:div w:id="1820805582">
      <w:bodyDiv w:val="1"/>
      <w:marLeft w:val="0"/>
      <w:marRight w:val="0"/>
      <w:marTop w:val="0"/>
      <w:marBottom w:val="0"/>
      <w:divBdr>
        <w:top w:val="none" w:sz="0" w:space="0" w:color="auto"/>
        <w:left w:val="none" w:sz="0" w:space="0" w:color="auto"/>
        <w:bottom w:val="none" w:sz="0" w:space="0" w:color="auto"/>
        <w:right w:val="none" w:sz="0" w:space="0" w:color="auto"/>
      </w:divBdr>
      <w:divsChild>
        <w:div w:id="2002274639">
          <w:marLeft w:val="0"/>
          <w:marRight w:val="0"/>
          <w:marTop w:val="0"/>
          <w:marBottom w:val="0"/>
          <w:divBdr>
            <w:top w:val="none" w:sz="0" w:space="0" w:color="auto"/>
            <w:left w:val="none" w:sz="0" w:space="0" w:color="auto"/>
            <w:bottom w:val="none" w:sz="0" w:space="0" w:color="auto"/>
            <w:right w:val="none" w:sz="0" w:space="0" w:color="auto"/>
          </w:divBdr>
          <w:divsChild>
            <w:div w:id="1660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5089">
      <w:bodyDiv w:val="1"/>
      <w:marLeft w:val="0"/>
      <w:marRight w:val="0"/>
      <w:marTop w:val="0"/>
      <w:marBottom w:val="0"/>
      <w:divBdr>
        <w:top w:val="none" w:sz="0" w:space="0" w:color="auto"/>
        <w:left w:val="none" w:sz="0" w:space="0" w:color="auto"/>
        <w:bottom w:val="none" w:sz="0" w:space="0" w:color="auto"/>
        <w:right w:val="none" w:sz="0" w:space="0" w:color="auto"/>
      </w:divBdr>
    </w:div>
    <w:div w:id="1823545647">
      <w:bodyDiv w:val="1"/>
      <w:marLeft w:val="0"/>
      <w:marRight w:val="0"/>
      <w:marTop w:val="0"/>
      <w:marBottom w:val="0"/>
      <w:divBdr>
        <w:top w:val="none" w:sz="0" w:space="0" w:color="auto"/>
        <w:left w:val="none" w:sz="0" w:space="0" w:color="auto"/>
        <w:bottom w:val="none" w:sz="0" w:space="0" w:color="auto"/>
        <w:right w:val="none" w:sz="0" w:space="0" w:color="auto"/>
      </w:divBdr>
    </w:div>
    <w:div w:id="1823693009">
      <w:bodyDiv w:val="1"/>
      <w:marLeft w:val="0"/>
      <w:marRight w:val="0"/>
      <w:marTop w:val="0"/>
      <w:marBottom w:val="0"/>
      <w:divBdr>
        <w:top w:val="none" w:sz="0" w:space="0" w:color="auto"/>
        <w:left w:val="none" w:sz="0" w:space="0" w:color="auto"/>
        <w:bottom w:val="none" w:sz="0" w:space="0" w:color="auto"/>
        <w:right w:val="none" w:sz="0" w:space="0" w:color="auto"/>
      </w:divBdr>
    </w:div>
    <w:div w:id="1824004148">
      <w:bodyDiv w:val="1"/>
      <w:marLeft w:val="0"/>
      <w:marRight w:val="0"/>
      <w:marTop w:val="0"/>
      <w:marBottom w:val="0"/>
      <w:divBdr>
        <w:top w:val="none" w:sz="0" w:space="0" w:color="auto"/>
        <w:left w:val="none" w:sz="0" w:space="0" w:color="auto"/>
        <w:bottom w:val="none" w:sz="0" w:space="0" w:color="auto"/>
        <w:right w:val="none" w:sz="0" w:space="0" w:color="auto"/>
      </w:divBdr>
    </w:div>
    <w:div w:id="1824813314">
      <w:bodyDiv w:val="1"/>
      <w:marLeft w:val="0"/>
      <w:marRight w:val="0"/>
      <w:marTop w:val="0"/>
      <w:marBottom w:val="0"/>
      <w:divBdr>
        <w:top w:val="none" w:sz="0" w:space="0" w:color="auto"/>
        <w:left w:val="none" w:sz="0" w:space="0" w:color="auto"/>
        <w:bottom w:val="none" w:sz="0" w:space="0" w:color="auto"/>
        <w:right w:val="none" w:sz="0" w:space="0" w:color="auto"/>
      </w:divBdr>
    </w:div>
    <w:div w:id="1825077035">
      <w:bodyDiv w:val="1"/>
      <w:marLeft w:val="0"/>
      <w:marRight w:val="0"/>
      <w:marTop w:val="0"/>
      <w:marBottom w:val="0"/>
      <w:divBdr>
        <w:top w:val="none" w:sz="0" w:space="0" w:color="auto"/>
        <w:left w:val="none" w:sz="0" w:space="0" w:color="auto"/>
        <w:bottom w:val="none" w:sz="0" w:space="0" w:color="auto"/>
        <w:right w:val="none" w:sz="0" w:space="0" w:color="auto"/>
      </w:divBdr>
    </w:div>
    <w:div w:id="1826781177">
      <w:bodyDiv w:val="1"/>
      <w:marLeft w:val="0"/>
      <w:marRight w:val="0"/>
      <w:marTop w:val="0"/>
      <w:marBottom w:val="0"/>
      <w:divBdr>
        <w:top w:val="none" w:sz="0" w:space="0" w:color="auto"/>
        <w:left w:val="none" w:sz="0" w:space="0" w:color="auto"/>
        <w:bottom w:val="none" w:sz="0" w:space="0" w:color="auto"/>
        <w:right w:val="none" w:sz="0" w:space="0" w:color="auto"/>
      </w:divBdr>
      <w:divsChild>
        <w:div w:id="522062551">
          <w:marLeft w:val="0"/>
          <w:marRight w:val="0"/>
          <w:marTop w:val="0"/>
          <w:marBottom w:val="0"/>
          <w:divBdr>
            <w:top w:val="none" w:sz="0" w:space="0" w:color="auto"/>
            <w:left w:val="none" w:sz="0" w:space="0" w:color="auto"/>
            <w:bottom w:val="none" w:sz="0" w:space="0" w:color="auto"/>
            <w:right w:val="none" w:sz="0" w:space="0" w:color="auto"/>
          </w:divBdr>
        </w:div>
      </w:divsChild>
    </w:div>
    <w:div w:id="1826892931">
      <w:bodyDiv w:val="1"/>
      <w:marLeft w:val="0"/>
      <w:marRight w:val="0"/>
      <w:marTop w:val="0"/>
      <w:marBottom w:val="0"/>
      <w:divBdr>
        <w:top w:val="none" w:sz="0" w:space="0" w:color="auto"/>
        <w:left w:val="none" w:sz="0" w:space="0" w:color="auto"/>
        <w:bottom w:val="none" w:sz="0" w:space="0" w:color="auto"/>
        <w:right w:val="none" w:sz="0" w:space="0" w:color="auto"/>
      </w:divBdr>
    </w:div>
    <w:div w:id="1831828691">
      <w:bodyDiv w:val="1"/>
      <w:marLeft w:val="0"/>
      <w:marRight w:val="0"/>
      <w:marTop w:val="0"/>
      <w:marBottom w:val="0"/>
      <w:divBdr>
        <w:top w:val="none" w:sz="0" w:space="0" w:color="auto"/>
        <w:left w:val="none" w:sz="0" w:space="0" w:color="auto"/>
        <w:bottom w:val="none" w:sz="0" w:space="0" w:color="auto"/>
        <w:right w:val="none" w:sz="0" w:space="0" w:color="auto"/>
      </w:divBdr>
    </w:div>
    <w:div w:id="1832065947">
      <w:bodyDiv w:val="1"/>
      <w:marLeft w:val="0"/>
      <w:marRight w:val="0"/>
      <w:marTop w:val="0"/>
      <w:marBottom w:val="0"/>
      <w:divBdr>
        <w:top w:val="none" w:sz="0" w:space="0" w:color="auto"/>
        <w:left w:val="none" w:sz="0" w:space="0" w:color="auto"/>
        <w:bottom w:val="none" w:sz="0" w:space="0" w:color="auto"/>
        <w:right w:val="none" w:sz="0" w:space="0" w:color="auto"/>
      </w:divBdr>
    </w:div>
    <w:div w:id="1832714779">
      <w:bodyDiv w:val="1"/>
      <w:marLeft w:val="0"/>
      <w:marRight w:val="0"/>
      <w:marTop w:val="0"/>
      <w:marBottom w:val="0"/>
      <w:divBdr>
        <w:top w:val="none" w:sz="0" w:space="0" w:color="auto"/>
        <w:left w:val="none" w:sz="0" w:space="0" w:color="auto"/>
        <w:bottom w:val="none" w:sz="0" w:space="0" w:color="auto"/>
        <w:right w:val="none" w:sz="0" w:space="0" w:color="auto"/>
      </w:divBdr>
    </w:div>
    <w:div w:id="1832989154">
      <w:bodyDiv w:val="1"/>
      <w:marLeft w:val="0"/>
      <w:marRight w:val="0"/>
      <w:marTop w:val="0"/>
      <w:marBottom w:val="0"/>
      <w:divBdr>
        <w:top w:val="none" w:sz="0" w:space="0" w:color="auto"/>
        <w:left w:val="none" w:sz="0" w:space="0" w:color="auto"/>
        <w:bottom w:val="none" w:sz="0" w:space="0" w:color="auto"/>
        <w:right w:val="none" w:sz="0" w:space="0" w:color="auto"/>
      </w:divBdr>
    </w:div>
    <w:div w:id="1833255288">
      <w:bodyDiv w:val="1"/>
      <w:marLeft w:val="0"/>
      <w:marRight w:val="0"/>
      <w:marTop w:val="0"/>
      <w:marBottom w:val="0"/>
      <w:divBdr>
        <w:top w:val="none" w:sz="0" w:space="0" w:color="auto"/>
        <w:left w:val="none" w:sz="0" w:space="0" w:color="auto"/>
        <w:bottom w:val="none" w:sz="0" w:space="0" w:color="auto"/>
        <w:right w:val="none" w:sz="0" w:space="0" w:color="auto"/>
      </w:divBdr>
    </w:div>
    <w:div w:id="1833986986">
      <w:bodyDiv w:val="1"/>
      <w:marLeft w:val="0"/>
      <w:marRight w:val="0"/>
      <w:marTop w:val="0"/>
      <w:marBottom w:val="0"/>
      <w:divBdr>
        <w:top w:val="none" w:sz="0" w:space="0" w:color="auto"/>
        <w:left w:val="none" w:sz="0" w:space="0" w:color="auto"/>
        <w:bottom w:val="none" w:sz="0" w:space="0" w:color="auto"/>
        <w:right w:val="none" w:sz="0" w:space="0" w:color="auto"/>
      </w:divBdr>
    </w:div>
    <w:div w:id="1834369929">
      <w:bodyDiv w:val="1"/>
      <w:marLeft w:val="0"/>
      <w:marRight w:val="0"/>
      <w:marTop w:val="0"/>
      <w:marBottom w:val="0"/>
      <w:divBdr>
        <w:top w:val="none" w:sz="0" w:space="0" w:color="auto"/>
        <w:left w:val="none" w:sz="0" w:space="0" w:color="auto"/>
        <w:bottom w:val="none" w:sz="0" w:space="0" w:color="auto"/>
        <w:right w:val="none" w:sz="0" w:space="0" w:color="auto"/>
      </w:divBdr>
    </w:div>
    <w:div w:id="1836795422">
      <w:bodyDiv w:val="1"/>
      <w:marLeft w:val="0"/>
      <w:marRight w:val="0"/>
      <w:marTop w:val="0"/>
      <w:marBottom w:val="0"/>
      <w:divBdr>
        <w:top w:val="none" w:sz="0" w:space="0" w:color="auto"/>
        <w:left w:val="none" w:sz="0" w:space="0" w:color="auto"/>
        <w:bottom w:val="none" w:sz="0" w:space="0" w:color="auto"/>
        <w:right w:val="none" w:sz="0" w:space="0" w:color="auto"/>
      </w:divBdr>
    </w:div>
    <w:div w:id="1838570922">
      <w:bodyDiv w:val="1"/>
      <w:marLeft w:val="0"/>
      <w:marRight w:val="0"/>
      <w:marTop w:val="0"/>
      <w:marBottom w:val="0"/>
      <w:divBdr>
        <w:top w:val="none" w:sz="0" w:space="0" w:color="auto"/>
        <w:left w:val="none" w:sz="0" w:space="0" w:color="auto"/>
        <w:bottom w:val="none" w:sz="0" w:space="0" w:color="auto"/>
        <w:right w:val="none" w:sz="0" w:space="0" w:color="auto"/>
      </w:divBdr>
    </w:div>
    <w:div w:id="1840189977">
      <w:bodyDiv w:val="1"/>
      <w:marLeft w:val="0"/>
      <w:marRight w:val="0"/>
      <w:marTop w:val="0"/>
      <w:marBottom w:val="0"/>
      <w:divBdr>
        <w:top w:val="none" w:sz="0" w:space="0" w:color="auto"/>
        <w:left w:val="none" w:sz="0" w:space="0" w:color="auto"/>
        <w:bottom w:val="none" w:sz="0" w:space="0" w:color="auto"/>
        <w:right w:val="none" w:sz="0" w:space="0" w:color="auto"/>
      </w:divBdr>
    </w:div>
    <w:div w:id="1842313789">
      <w:bodyDiv w:val="1"/>
      <w:marLeft w:val="0"/>
      <w:marRight w:val="0"/>
      <w:marTop w:val="0"/>
      <w:marBottom w:val="0"/>
      <w:divBdr>
        <w:top w:val="none" w:sz="0" w:space="0" w:color="auto"/>
        <w:left w:val="none" w:sz="0" w:space="0" w:color="auto"/>
        <w:bottom w:val="none" w:sz="0" w:space="0" w:color="auto"/>
        <w:right w:val="none" w:sz="0" w:space="0" w:color="auto"/>
      </w:divBdr>
    </w:div>
    <w:div w:id="1845320038">
      <w:bodyDiv w:val="1"/>
      <w:marLeft w:val="0"/>
      <w:marRight w:val="0"/>
      <w:marTop w:val="0"/>
      <w:marBottom w:val="0"/>
      <w:divBdr>
        <w:top w:val="none" w:sz="0" w:space="0" w:color="auto"/>
        <w:left w:val="none" w:sz="0" w:space="0" w:color="auto"/>
        <w:bottom w:val="none" w:sz="0" w:space="0" w:color="auto"/>
        <w:right w:val="none" w:sz="0" w:space="0" w:color="auto"/>
      </w:divBdr>
    </w:div>
    <w:div w:id="1846048140">
      <w:bodyDiv w:val="1"/>
      <w:marLeft w:val="0"/>
      <w:marRight w:val="0"/>
      <w:marTop w:val="0"/>
      <w:marBottom w:val="0"/>
      <w:divBdr>
        <w:top w:val="none" w:sz="0" w:space="0" w:color="auto"/>
        <w:left w:val="none" w:sz="0" w:space="0" w:color="auto"/>
        <w:bottom w:val="none" w:sz="0" w:space="0" w:color="auto"/>
        <w:right w:val="none" w:sz="0" w:space="0" w:color="auto"/>
      </w:divBdr>
    </w:div>
    <w:div w:id="1847592027">
      <w:bodyDiv w:val="1"/>
      <w:marLeft w:val="0"/>
      <w:marRight w:val="0"/>
      <w:marTop w:val="0"/>
      <w:marBottom w:val="0"/>
      <w:divBdr>
        <w:top w:val="none" w:sz="0" w:space="0" w:color="auto"/>
        <w:left w:val="none" w:sz="0" w:space="0" w:color="auto"/>
        <w:bottom w:val="none" w:sz="0" w:space="0" w:color="auto"/>
        <w:right w:val="none" w:sz="0" w:space="0" w:color="auto"/>
      </w:divBdr>
    </w:div>
    <w:div w:id="1847819325">
      <w:bodyDiv w:val="1"/>
      <w:marLeft w:val="0"/>
      <w:marRight w:val="0"/>
      <w:marTop w:val="0"/>
      <w:marBottom w:val="0"/>
      <w:divBdr>
        <w:top w:val="none" w:sz="0" w:space="0" w:color="auto"/>
        <w:left w:val="none" w:sz="0" w:space="0" w:color="auto"/>
        <w:bottom w:val="none" w:sz="0" w:space="0" w:color="auto"/>
        <w:right w:val="none" w:sz="0" w:space="0" w:color="auto"/>
      </w:divBdr>
    </w:div>
    <w:div w:id="1848670491">
      <w:bodyDiv w:val="1"/>
      <w:marLeft w:val="0"/>
      <w:marRight w:val="0"/>
      <w:marTop w:val="0"/>
      <w:marBottom w:val="0"/>
      <w:divBdr>
        <w:top w:val="none" w:sz="0" w:space="0" w:color="auto"/>
        <w:left w:val="none" w:sz="0" w:space="0" w:color="auto"/>
        <w:bottom w:val="none" w:sz="0" w:space="0" w:color="auto"/>
        <w:right w:val="none" w:sz="0" w:space="0" w:color="auto"/>
      </w:divBdr>
    </w:div>
    <w:div w:id="1849326003">
      <w:bodyDiv w:val="1"/>
      <w:marLeft w:val="0"/>
      <w:marRight w:val="0"/>
      <w:marTop w:val="0"/>
      <w:marBottom w:val="0"/>
      <w:divBdr>
        <w:top w:val="none" w:sz="0" w:space="0" w:color="auto"/>
        <w:left w:val="none" w:sz="0" w:space="0" w:color="auto"/>
        <w:bottom w:val="none" w:sz="0" w:space="0" w:color="auto"/>
        <w:right w:val="none" w:sz="0" w:space="0" w:color="auto"/>
      </w:divBdr>
    </w:div>
    <w:div w:id="1850867727">
      <w:bodyDiv w:val="1"/>
      <w:marLeft w:val="0"/>
      <w:marRight w:val="0"/>
      <w:marTop w:val="0"/>
      <w:marBottom w:val="0"/>
      <w:divBdr>
        <w:top w:val="none" w:sz="0" w:space="0" w:color="auto"/>
        <w:left w:val="none" w:sz="0" w:space="0" w:color="auto"/>
        <w:bottom w:val="none" w:sz="0" w:space="0" w:color="auto"/>
        <w:right w:val="none" w:sz="0" w:space="0" w:color="auto"/>
      </w:divBdr>
    </w:div>
    <w:div w:id="1851094939">
      <w:bodyDiv w:val="1"/>
      <w:marLeft w:val="0"/>
      <w:marRight w:val="0"/>
      <w:marTop w:val="0"/>
      <w:marBottom w:val="0"/>
      <w:divBdr>
        <w:top w:val="none" w:sz="0" w:space="0" w:color="auto"/>
        <w:left w:val="none" w:sz="0" w:space="0" w:color="auto"/>
        <w:bottom w:val="none" w:sz="0" w:space="0" w:color="auto"/>
        <w:right w:val="none" w:sz="0" w:space="0" w:color="auto"/>
      </w:divBdr>
    </w:div>
    <w:div w:id="1853179521">
      <w:bodyDiv w:val="1"/>
      <w:marLeft w:val="0"/>
      <w:marRight w:val="0"/>
      <w:marTop w:val="0"/>
      <w:marBottom w:val="0"/>
      <w:divBdr>
        <w:top w:val="none" w:sz="0" w:space="0" w:color="auto"/>
        <w:left w:val="none" w:sz="0" w:space="0" w:color="auto"/>
        <w:bottom w:val="none" w:sz="0" w:space="0" w:color="auto"/>
        <w:right w:val="none" w:sz="0" w:space="0" w:color="auto"/>
      </w:divBdr>
    </w:div>
    <w:div w:id="1853571337">
      <w:bodyDiv w:val="1"/>
      <w:marLeft w:val="0"/>
      <w:marRight w:val="0"/>
      <w:marTop w:val="0"/>
      <w:marBottom w:val="0"/>
      <w:divBdr>
        <w:top w:val="none" w:sz="0" w:space="0" w:color="auto"/>
        <w:left w:val="none" w:sz="0" w:space="0" w:color="auto"/>
        <w:bottom w:val="none" w:sz="0" w:space="0" w:color="auto"/>
        <w:right w:val="none" w:sz="0" w:space="0" w:color="auto"/>
      </w:divBdr>
    </w:div>
    <w:div w:id="1853761125">
      <w:bodyDiv w:val="1"/>
      <w:marLeft w:val="0"/>
      <w:marRight w:val="360"/>
      <w:marTop w:val="0"/>
      <w:marBottom w:val="0"/>
      <w:divBdr>
        <w:top w:val="none" w:sz="0" w:space="0" w:color="auto"/>
        <w:left w:val="none" w:sz="0" w:space="0" w:color="auto"/>
        <w:bottom w:val="none" w:sz="0" w:space="0" w:color="auto"/>
        <w:right w:val="none" w:sz="0" w:space="0" w:color="auto"/>
      </w:divBdr>
      <w:divsChild>
        <w:div w:id="383524979">
          <w:marLeft w:val="240"/>
          <w:marRight w:val="240"/>
          <w:marTop w:val="0"/>
          <w:marBottom w:val="0"/>
          <w:divBdr>
            <w:top w:val="none" w:sz="0" w:space="0" w:color="auto"/>
            <w:left w:val="none" w:sz="0" w:space="0" w:color="auto"/>
            <w:bottom w:val="none" w:sz="0" w:space="0" w:color="auto"/>
            <w:right w:val="none" w:sz="0" w:space="0" w:color="auto"/>
          </w:divBdr>
          <w:divsChild>
            <w:div w:id="110244501">
              <w:marLeft w:val="0"/>
              <w:marRight w:val="0"/>
              <w:marTop w:val="0"/>
              <w:marBottom w:val="0"/>
              <w:divBdr>
                <w:top w:val="none" w:sz="0" w:space="0" w:color="auto"/>
                <w:left w:val="none" w:sz="0" w:space="0" w:color="auto"/>
                <w:bottom w:val="none" w:sz="0" w:space="0" w:color="auto"/>
                <w:right w:val="none" w:sz="0" w:space="0" w:color="auto"/>
              </w:divBdr>
              <w:divsChild>
                <w:div w:id="137571208">
                  <w:marLeft w:val="240"/>
                  <w:marRight w:val="240"/>
                  <w:marTop w:val="0"/>
                  <w:marBottom w:val="0"/>
                  <w:divBdr>
                    <w:top w:val="none" w:sz="0" w:space="0" w:color="auto"/>
                    <w:left w:val="none" w:sz="0" w:space="0" w:color="auto"/>
                    <w:bottom w:val="none" w:sz="0" w:space="0" w:color="auto"/>
                    <w:right w:val="none" w:sz="0" w:space="0" w:color="auto"/>
                  </w:divBdr>
                  <w:divsChild>
                    <w:div w:id="708839598">
                      <w:marLeft w:val="0"/>
                      <w:marRight w:val="0"/>
                      <w:marTop w:val="0"/>
                      <w:marBottom w:val="0"/>
                      <w:divBdr>
                        <w:top w:val="none" w:sz="0" w:space="0" w:color="auto"/>
                        <w:left w:val="none" w:sz="0" w:space="0" w:color="auto"/>
                        <w:bottom w:val="none" w:sz="0" w:space="0" w:color="auto"/>
                        <w:right w:val="none" w:sz="0" w:space="0" w:color="auto"/>
                      </w:divBdr>
                      <w:divsChild>
                        <w:div w:id="325011859">
                          <w:marLeft w:val="0"/>
                          <w:marRight w:val="0"/>
                          <w:marTop w:val="0"/>
                          <w:marBottom w:val="0"/>
                          <w:divBdr>
                            <w:top w:val="none" w:sz="0" w:space="0" w:color="auto"/>
                            <w:left w:val="none" w:sz="0" w:space="0" w:color="auto"/>
                            <w:bottom w:val="none" w:sz="0" w:space="0" w:color="auto"/>
                            <w:right w:val="none" w:sz="0" w:space="0" w:color="auto"/>
                          </w:divBdr>
                        </w:div>
                        <w:div w:id="731847974">
                          <w:marLeft w:val="240"/>
                          <w:marRight w:val="240"/>
                          <w:marTop w:val="0"/>
                          <w:marBottom w:val="0"/>
                          <w:divBdr>
                            <w:top w:val="none" w:sz="0" w:space="0" w:color="auto"/>
                            <w:left w:val="none" w:sz="0" w:space="0" w:color="auto"/>
                            <w:bottom w:val="none" w:sz="0" w:space="0" w:color="auto"/>
                            <w:right w:val="none" w:sz="0" w:space="0" w:color="auto"/>
                          </w:divBdr>
                          <w:divsChild>
                            <w:div w:id="1166746854">
                              <w:marLeft w:val="240"/>
                              <w:marRight w:val="0"/>
                              <w:marTop w:val="0"/>
                              <w:marBottom w:val="0"/>
                              <w:divBdr>
                                <w:top w:val="none" w:sz="0" w:space="0" w:color="auto"/>
                                <w:left w:val="none" w:sz="0" w:space="0" w:color="auto"/>
                                <w:bottom w:val="none" w:sz="0" w:space="0" w:color="auto"/>
                                <w:right w:val="none" w:sz="0" w:space="0" w:color="auto"/>
                              </w:divBdr>
                            </w:div>
                          </w:divsChild>
                        </w:div>
                        <w:div w:id="759520488">
                          <w:marLeft w:val="240"/>
                          <w:marRight w:val="240"/>
                          <w:marTop w:val="0"/>
                          <w:marBottom w:val="0"/>
                          <w:divBdr>
                            <w:top w:val="none" w:sz="0" w:space="0" w:color="auto"/>
                            <w:left w:val="none" w:sz="0" w:space="0" w:color="auto"/>
                            <w:bottom w:val="none" w:sz="0" w:space="0" w:color="auto"/>
                            <w:right w:val="none" w:sz="0" w:space="0" w:color="auto"/>
                          </w:divBdr>
                          <w:divsChild>
                            <w:div w:id="1437096093">
                              <w:marLeft w:val="240"/>
                              <w:marRight w:val="0"/>
                              <w:marTop w:val="0"/>
                              <w:marBottom w:val="0"/>
                              <w:divBdr>
                                <w:top w:val="none" w:sz="0" w:space="0" w:color="auto"/>
                                <w:left w:val="none" w:sz="0" w:space="0" w:color="auto"/>
                                <w:bottom w:val="none" w:sz="0" w:space="0" w:color="auto"/>
                                <w:right w:val="none" w:sz="0" w:space="0" w:color="auto"/>
                              </w:divBdr>
                            </w:div>
                          </w:divsChild>
                        </w:div>
                        <w:div w:id="1415929212">
                          <w:marLeft w:val="240"/>
                          <w:marRight w:val="240"/>
                          <w:marTop w:val="0"/>
                          <w:marBottom w:val="0"/>
                          <w:divBdr>
                            <w:top w:val="none" w:sz="0" w:space="0" w:color="auto"/>
                            <w:left w:val="none" w:sz="0" w:space="0" w:color="auto"/>
                            <w:bottom w:val="none" w:sz="0" w:space="0" w:color="auto"/>
                            <w:right w:val="none" w:sz="0" w:space="0" w:color="auto"/>
                          </w:divBdr>
                          <w:divsChild>
                            <w:div w:id="13921961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560807">
                      <w:marLeft w:val="240"/>
                      <w:marRight w:val="0"/>
                      <w:marTop w:val="0"/>
                      <w:marBottom w:val="0"/>
                      <w:divBdr>
                        <w:top w:val="none" w:sz="0" w:space="0" w:color="auto"/>
                        <w:left w:val="none" w:sz="0" w:space="0" w:color="auto"/>
                        <w:bottom w:val="none" w:sz="0" w:space="0" w:color="auto"/>
                        <w:right w:val="none" w:sz="0" w:space="0" w:color="auto"/>
                      </w:divBdr>
                    </w:div>
                  </w:divsChild>
                </w:div>
                <w:div w:id="501431183">
                  <w:marLeft w:val="240"/>
                  <w:marRight w:val="240"/>
                  <w:marTop w:val="0"/>
                  <w:marBottom w:val="0"/>
                  <w:divBdr>
                    <w:top w:val="none" w:sz="0" w:space="0" w:color="auto"/>
                    <w:left w:val="none" w:sz="0" w:space="0" w:color="auto"/>
                    <w:bottom w:val="none" w:sz="0" w:space="0" w:color="auto"/>
                    <w:right w:val="none" w:sz="0" w:space="0" w:color="auto"/>
                  </w:divBdr>
                  <w:divsChild>
                    <w:div w:id="1734741921">
                      <w:marLeft w:val="0"/>
                      <w:marRight w:val="0"/>
                      <w:marTop w:val="0"/>
                      <w:marBottom w:val="0"/>
                      <w:divBdr>
                        <w:top w:val="none" w:sz="0" w:space="0" w:color="auto"/>
                        <w:left w:val="none" w:sz="0" w:space="0" w:color="auto"/>
                        <w:bottom w:val="none" w:sz="0" w:space="0" w:color="auto"/>
                        <w:right w:val="none" w:sz="0" w:space="0" w:color="auto"/>
                      </w:divBdr>
                      <w:divsChild>
                        <w:div w:id="446122076">
                          <w:marLeft w:val="240"/>
                          <w:marRight w:val="240"/>
                          <w:marTop w:val="0"/>
                          <w:marBottom w:val="0"/>
                          <w:divBdr>
                            <w:top w:val="none" w:sz="0" w:space="0" w:color="auto"/>
                            <w:left w:val="none" w:sz="0" w:space="0" w:color="auto"/>
                            <w:bottom w:val="none" w:sz="0" w:space="0" w:color="auto"/>
                            <w:right w:val="none" w:sz="0" w:space="0" w:color="auto"/>
                          </w:divBdr>
                          <w:divsChild>
                            <w:div w:id="1874347871">
                              <w:marLeft w:val="240"/>
                              <w:marRight w:val="0"/>
                              <w:marTop w:val="0"/>
                              <w:marBottom w:val="0"/>
                              <w:divBdr>
                                <w:top w:val="none" w:sz="0" w:space="0" w:color="auto"/>
                                <w:left w:val="none" w:sz="0" w:space="0" w:color="auto"/>
                                <w:bottom w:val="none" w:sz="0" w:space="0" w:color="auto"/>
                                <w:right w:val="none" w:sz="0" w:space="0" w:color="auto"/>
                              </w:divBdr>
                            </w:div>
                          </w:divsChild>
                        </w:div>
                        <w:div w:id="880554778">
                          <w:marLeft w:val="240"/>
                          <w:marRight w:val="240"/>
                          <w:marTop w:val="0"/>
                          <w:marBottom w:val="0"/>
                          <w:divBdr>
                            <w:top w:val="none" w:sz="0" w:space="0" w:color="auto"/>
                            <w:left w:val="none" w:sz="0" w:space="0" w:color="auto"/>
                            <w:bottom w:val="none" w:sz="0" w:space="0" w:color="auto"/>
                            <w:right w:val="none" w:sz="0" w:space="0" w:color="auto"/>
                          </w:divBdr>
                          <w:divsChild>
                            <w:div w:id="1413357448">
                              <w:marLeft w:val="240"/>
                              <w:marRight w:val="0"/>
                              <w:marTop w:val="0"/>
                              <w:marBottom w:val="0"/>
                              <w:divBdr>
                                <w:top w:val="none" w:sz="0" w:space="0" w:color="auto"/>
                                <w:left w:val="none" w:sz="0" w:space="0" w:color="auto"/>
                                <w:bottom w:val="none" w:sz="0" w:space="0" w:color="auto"/>
                                <w:right w:val="none" w:sz="0" w:space="0" w:color="auto"/>
                              </w:divBdr>
                            </w:div>
                          </w:divsChild>
                        </w:div>
                        <w:div w:id="1310597208">
                          <w:marLeft w:val="240"/>
                          <w:marRight w:val="240"/>
                          <w:marTop w:val="0"/>
                          <w:marBottom w:val="0"/>
                          <w:divBdr>
                            <w:top w:val="none" w:sz="0" w:space="0" w:color="auto"/>
                            <w:left w:val="none" w:sz="0" w:space="0" w:color="auto"/>
                            <w:bottom w:val="none" w:sz="0" w:space="0" w:color="auto"/>
                            <w:right w:val="none" w:sz="0" w:space="0" w:color="auto"/>
                          </w:divBdr>
                          <w:divsChild>
                            <w:div w:id="324551873">
                              <w:marLeft w:val="240"/>
                              <w:marRight w:val="0"/>
                              <w:marTop w:val="0"/>
                              <w:marBottom w:val="0"/>
                              <w:divBdr>
                                <w:top w:val="none" w:sz="0" w:space="0" w:color="auto"/>
                                <w:left w:val="none" w:sz="0" w:space="0" w:color="auto"/>
                                <w:bottom w:val="none" w:sz="0" w:space="0" w:color="auto"/>
                                <w:right w:val="none" w:sz="0" w:space="0" w:color="auto"/>
                              </w:divBdr>
                            </w:div>
                          </w:divsChild>
                        </w:div>
                        <w:div w:id="1770544864">
                          <w:marLeft w:val="240"/>
                          <w:marRight w:val="240"/>
                          <w:marTop w:val="0"/>
                          <w:marBottom w:val="0"/>
                          <w:divBdr>
                            <w:top w:val="none" w:sz="0" w:space="0" w:color="auto"/>
                            <w:left w:val="none" w:sz="0" w:space="0" w:color="auto"/>
                            <w:bottom w:val="none" w:sz="0" w:space="0" w:color="auto"/>
                            <w:right w:val="none" w:sz="0" w:space="0" w:color="auto"/>
                          </w:divBdr>
                          <w:divsChild>
                            <w:div w:id="539316416">
                              <w:marLeft w:val="240"/>
                              <w:marRight w:val="0"/>
                              <w:marTop w:val="0"/>
                              <w:marBottom w:val="0"/>
                              <w:divBdr>
                                <w:top w:val="none" w:sz="0" w:space="0" w:color="auto"/>
                                <w:left w:val="none" w:sz="0" w:space="0" w:color="auto"/>
                                <w:bottom w:val="none" w:sz="0" w:space="0" w:color="auto"/>
                                <w:right w:val="none" w:sz="0" w:space="0" w:color="auto"/>
                              </w:divBdr>
                            </w:div>
                          </w:divsChild>
                        </w:div>
                        <w:div w:id="1976375787">
                          <w:marLeft w:val="0"/>
                          <w:marRight w:val="0"/>
                          <w:marTop w:val="0"/>
                          <w:marBottom w:val="0"/>
                          <w:divBdr>
                            <w:top w:val="none" w:sz="0" w:space="0" w:color="auto"/>
                            <w:left w:val="none" w:sz="0" w:space="0" w:color="auto"/>
                            <w:bottom w:val="none" w:sz="0" w:space="0" w:color="auto"/>
                            <w:right w:val="none" w:sz="0" w:space="0" w:color="auto"/>
                          </w:divBdr>
                        </w:div>
                        <w:div w:id="1978336476">
                          <w:marLeft w:val="240"/>
                          <w:marRight w:val="240"/>
                          <w:marTop w:val="0"/>
                          <w:marBottom w:val="0"/>
                          <w:divBdr>
                            <w:top w:val="none" w:sz="0" w:space="0" w:color="auto"/>
                            <w:left w:val="none" w:sz="0" w:space="0" w:color="auto"/>
                            <w:bottom w:val="none" w:sz="0" w:space="0" w:color="auto"/>
                            <w:right w:val="none" w:sz="0" w:space="0" w:color="auto"/>
                          </w:divBdr>
                          <w:divsChild>
                            <w:div w:id="1496651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2876368">
                      <w:marLeft w:val="240"/>
                      <w:marRight w:val="0"/>
                      <w:marTop w:val="0"/>
                      <w:marBottom w:val="0"/>
                      <w:divBdr>
                        <w:top w:val="none" w:sz="0" w:space="0" w:color="auto"/>
                        <w:left w:val="none" w:sz="0" w:space="0" w:color="auto"/>
                        <w:bottom w:val="none" w:sz="0" w:space="0" w:color="auto"/>
                        <w:right w:val="none" w:sz="0" w:space="0" w:color="auto"/>
                      </w:divBdr>
                    </w:div>
                  </w:divsChild>
                </w:div>
                <w:div w:id="514458644">
                  <w:marLeft w:val="240"/>
                  <w:marRight w:val="240"/>
                  <w:marTop w:val="0"/>
                  <w:marBottom w:val="0"/>
                  <w:divBdr>
                    <w:top w:val="none" w:sz="0" w:space="0" w:color="auto"/>
                    <w:left w:val="none" w:sz="0" w:space="0" w:color="auto"/>
                    <w:bottom w:val="none" w:sz="0" w:space="0" w:color="auto"/>
                    <w:right w:val="none" w:sz="0" w:space="0" w:color="auto"/>
                  </w:divBdr>
                  <w:divsChild>
                    <w:div w:id="1002782165">
                      <w:marLeft w:val="0"/>
                      <w:marRight w:val="0"/>
                      <w:marTop w:val="0"/>
                      <w:marBottom w:val="0"/>
                      <w:divBdr>
                        <w:top w:val="none" w:sz="0" w:space="0" w:color="auto"/>
                        <w:left w:val="none" w:sz="0" w:space="0" w:color="auto"/>
                        <w:bottom w:val="none" w:sz="0" w:space="0" w:color="auto"/>
                        <w:right w:val="none" w:sz="0" w:space="0" w:color="auto"/>
                      </w:divBdr>
                      <w:divsChild>
                        <w:div w:id="782921878">
                          <w:marLeft w:val="240"/>
                          <w:marRight w:val="240"/>
                          <w:marTop w:val="0"/>
                          <w:marBottom w:val="0"/>
                          <w:divBdr>
                            <w:top w:val="none" w:sz="0" w:space="0" w:color="auto"/>
                            <w:left w:val="none" w:sz="0" w:space="0" w:color="auto"/>
                            <w:bottom w:val="none" w:sz="0" w:space="0" w:color="auto"/>
                            <w:right w:val="none" w:sz="0" w:space="0" w:color="auto"/>
                          </w:divBdr>
                          <w:divsChild>
                            <w:div w:id="344594945">
                              <w:marLeft w:val="240"/>
                              <w:marRight w:val="0"/>
                              <w:marTop w:val="0"/>
                              <w:marBottom w:val="0"/>
                              <w:divBdr>
                                <w:top w:val="none" w:sz="0" w:space="0" w:color="auto"/>
                                <w:left w:val="none" w:sz="0" w:space="0" w:color="auto"/>
                                <w:bottom w:val="none" w:sz="0" w:space="0" w:color="auto"/>
                                <w:right w:val="none" w:sz="0" w:space="0" w:color="auto"/>
                              </w:divBdr>
                            </w:div>
                          </w:divsChild>
                        </w:div>
                        <w:div w:id="943269605">
                          <w:marLeft w:val="240"/>
                          <w:marRight w:val="240"/>
                          <w:marTop w:val="0"/>
                          <w:marBottom w:val="0"/>
                          <w:divBdr>
                            <w:top w:val="none" w:sz="0" w:space="0" w:color="auto"/>
                            <w:left w:val="none" w:sz="0" w:space="0" w:color="auto"/>
                            <w:bottom w:val="none" w:sz="0" w:space="0" w:color="auto"/>
                            <w:right w:val="none" w:sz="0" w:space="0" w:color="auto"/>
                          </w:divBdr>
                          <w:divsChild>
                            <w:div w:id="297035554">
                              <w:marLeft w:val="240"/>
                              <w:marRight w:val="0"/>
                              <w:marTop w:val="0"/>
                              <w:marBottom w:val="0"/>
                              <w:divBdr>
                                <w:top w:val="none" w:sz="0" w:space="0" w:color="auto"/>
                                <w:left w:val="none" w:sz="0" w:space="0" w:color="auto"/>
                                <w:bottom w:val="none" w:sz="0" w:space="0" w:color="auto"/>
                                <w:right w:val="none" w:sz="0" w:space="0" w:color="auto"/>
                              </w:divBdr>
                            </w:div>
                          </w:divsChild>
                        </w:div>
                        <w:div w:id="1004473199">
                          <w:marLeft w:val="0"/>
                          <w:marRight w:val="0"/>
                          <w:marTop w:val="0"/>
                          <w:marBottom w:val="0"/>
                          <w:divBdr>
                            <w:top w:val="none" w:sz="0" w:space="0" w:color="auto"/>
                            <w:left w:val="none" w:sz="0" w:space="0" w:color="auto"/>
                            <w:bottom w:val="none" w:sz="0" w:space="0" w:color="auto"/>
                            <w:right w:val="none" w:sz="0" w:space="0" w:color="auto"/>
                          </w:divBdr>
                        </w:div>
                        <w:div w:id="1147283644">
                          <w:marLeft w:val="240"/>
                          <w:marRight w:val="240"/>
                          <w:marTop w:val="0"/>
                          <w:marBottom w:val="0"/>
                          <w:divBdr>
                            <w:top w:val="none" w:sz="0" w:space="0" w:color="auto"/>
                            <w:left w:val="none" w:sz="0" w:space="0" w:color="auto"/>
                            <w:bottom w:val="none" w:sz="0" w:space="0" w:color="auto"/>
                            <w:right w:val="none" w:sz="0" w:space="0" w:color="auto"/>
                          </w:divBdr>
                          <w:divsChild>
                            <w:div w:id="531845554">
                              <w:marLeft w:val="240"/>
                              <w:marRight w:val="0"/>
                              <w:marTop w:val="0"/>
                              <w:marBottom w:val="0"/>
                              <w:divBdr>
                                <w:top w:val="none" w:sz="0" w:space="0" w:color="auto"/>
                                <w:left w:val="none" w:sz="0" w:space="0" w:color="auto"/>
                                <w:bottom w:val="none" w:sz="0" w:space="0" w:color="auto"/>
                                <w:right w:val="none" w:sz="0" w:space="0" w:color="auto"/>
                              </w:divBdr>
                            </w:div>
                          </w:divsChild>
                        </w:div>
                        <w:div w:id="1206723340">
                          <w:marLeft w:val="240"/>
                          <w:marRight w:val="240"/>
                          <w:marTop w:val="0"/>
                          <w:marBottom w:val="0"/>
                          <w:divBdr>
                            <w:top w:val="none" w:sz="0" w:space="0" w:color="auto"/>
                            <w:left w:val="none" w:sz="0" w:space="0" w:color="auto"/>
                            <w:bottom w:val="none" w:sz="0" w:space="0" w:color="auto"/>
                            <w:right w:val="none" w:sz="0" w:space="0" w:color="auto"/>
                          </w:divBdr>
                          <w:divsChild>
                            <w:div w:id="1451894788">
                              <w:marLeft w:val="240"/>
                              <w:marRight w:val="0"/>
                              <w:marTop w:val="0"/>
                              <w:marBottom w:val="0"/>
                              <w:divBdr>
                                <w:top w:val="none" w:sz="0" w:space="0" w:color="auto"/>
                                <w:left w:val="none" w:sz="0" w:space="0" w:color="auto"/>
                                <w:bottom w:val="none" w:sz="0" w:space="0" w:color="auto"/>
                                <w:right w:val="none" w:sz="0" w:space="0" w:color="auto"/>
                              </w:divBdr>
                            </w:div>
                          </w:divsChild>
                        </w:div>
                        <w:div w:id="1262223852">
                          <w:marLeft w:val="240"/>
                          <w:marRight w:val="240"/>
                          <w:marTop w:val="0"/>
                          <w:marBottom w:val="0"/>
                          <w:divBdr>
                            <w:top w:val="none" w:sz="0" w:space="0" w:color="auto"/>
                            <w:left w:val="none" w:sz="0" w:space="0" w:color="auto"/>
                            <w:bottom w:val="none" w:sz="0" w:space="0" w:color="auto"/>
                            <w:right w:val="none" w:sz="0" w:space="0" w:color="auto"/>
                          </w:divBdr>
                          <w:divsChild>
                            <w:div w:id="1091392843">
                              <w:marLeft w:val="240"/>
                              <w:marRight w:val="0"/>
                              <w:marTop w:val="0"/>
                              <w:marBottom w:val="0"/>
                              <w:divBdr>
                                <w:top w:val="none" w:sz="0" w:space="0" w:color="auto"/>
                                <w:left w:val="none" w:sz="0" w:space="0" w:color="auto"/>
                                <w:bottom w:val="none" w:sz="0" w:space="0" w:color="auto"/>
                                <w:right w:val="none" w:sz="0" w:space="0" w:color="auto"/>
                              </w:divBdr>
                            </w:div>
                          </w:divsChild>
                        </w:div>
                        <w:div w:id="1399476971">
                          <w:marLeft w:val="240"/>
                          <w:marRight w:val="240"/>
                          <w:marTop w:val="0"/>
                          <w:marBottom w:val="0"/>
                          <w:divBdr>
                            <w:top w:val="none" w:sz="0" w:space="0" w:color="auto"/>
                            <w:left w:val="none" w:sz="0" w:space="0" w:color="auto"/>
                            <w:bottom w:val="none" w:sz="0" w:space="0" w:color="auto"/>
                            <w:right w:val="none" w:sz="0" w:space="0" w:color="auto"/>
                          </w:divBdr>
                          <w:divsChild>
                            <w:div w:id="16323193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3502208">
                      <w:marLeft w:val="240"/>
                      <w:marRight w:val="0"/>
                      <w:marTop w:val="0"/>
                      <w:marBottom w:val="0"/>
                      <w:divBdr>
                        <w:top w:val="none" w:sz="0" w:space="0" w:color="auto"/>
                        <w:left w:val="none" w:sz="0" w:space="0" w:color="auto"/>
                        <w:bottom w:val="none" w:sz="0" w:space="0" w:color="auto"/>
                        <w:right w:val="none" w:sz="0" w:space="0" w:color="auto"/>
                      </w:divBdr>
                    </w:div>
                  </w:divsChild>
                </w:div>
                <w:div w:id="588999380">
                  <w:marLeft w:val="240"/>
                  <w:marRight w:val="240"/>
                  <w:marTop w:val="0"/>
                  <w:marBottom w:val="0"/>
                  <w:divBdr>
                    <w:top w:val="none" w:sz="0" w:space="0" w:color="auto"/>
                    <w:left w:val="none" w:sz="0" w:space="0" w:color="auto"/>
                    <w:bottom w:val="none" w:sz="0" w:space="0" w:color="auto"/>
                    <w:right w:val="none" w:sz="0" w:space="0" w:color="auto"/>
                  </w:divBdr>
                  <w:divsChild>
                    <w:div w:id="150566036">
                      <w:marLeft w:val="240"/>
                      <w:marRight w:val="0"/>
                      <w:marTop w:val="0"/>
                      <w:marBottom w:val="0"/>
                      <w:divBdr>
                        <w:top w:val="none" w:sz="0" w:space="0" w:color="auto"/>
                        <w:left w:val="none" w:sz="0" w:space="0" w:color="auto"/>
                        <w:bottom w:val="none" w:sz="0" w:space="0" w:color="auto"/>
                        <w:right w:val="none" w:sz="0" w:space="0" w:color="auto"/>
                      </w:divBdr>
                    </w:div>
                    <w:div w:id="2086027766">
                      <w:marLeft w:val="0"/>
                      <w:marRight w:val="0"/>
                      <w:marTop w:val="0"/>
                      <w:marBottom w:val="0"/>
                      <w:divBdr>
                        <w:top w:val="none" w:sz="0" w:space="0" w:color="auto"/>
                        <w:left w:val="none" w:sz="0" w:space="0" w:color="auto"/>
                        <w:bottom w:val="none" w:sz="0" w:space="0" w:color="auto"/>
                        <w:right w:val="none" w:sz="0" w:space="0" w:color="auto"/>
                      </w:divBdr>
                      <w:divsChild>
                        <w:div w:id="480999618">
                          <w:marLeft w:val="240"/>
                          <w:marRight w:val="240"/>
                          <w:marTop w:val="0"/>
                          <w:marBottom w:val="0"/>
                          <w:divBdr>
                            <w:top w:val="none" w:sz="0" w:space="0" w:color="auto"/>
                            <w:left w:val="none" w:sz="0" w:space="0" w:color="auto"/>
                            <w:bottom w:val="none" w:sz="0" w:space="0" w:color="auto"/>
                            <w:right w:val="none" w:sz="0" w:space="0" w:color="auto"/>
                          </w:divBdr>
                          <w:divsChild>
                            <w:div w:id="1534070782">
                              <w:marLeft w:val="240"/>
                              <w:marRight w:val="0"/>
                              <w:marTop w:val="0"/>
                              <w:marBottom w:val="0"/>
                              <w:divBdr>
                                <w:top w:val="none" w:sz="0" w:space="0" w:color="auto"/>
                                <w:left w:val="none" w:sz="0" w:space="0" w:color="auto"/>
                                <w:bottom w:val="none" w:sz="0" w:space="0" w:color="auto"/>
                                <w:right w:val="none" w:sz="0" w:space="0" w:color="auto"/>
                              </w:divBdr>
                            </w:div>
                          </w:divsChild>
                        </w:div>
                        <w:div w:id="1178496127">
                          <w:marLeft w:val="0"/>
                          <w:marRight w:val="0"/>
                          <w:marTop w:val="0"/>
                          <w:marBottom w:val="0"/>
                          <w:divBdr>
                            <w:top w:val="none" w:sz="0" w:space="0" w:color="auto"/>
                            <w:left w:val="none" w:sz="0" w:space="0" w:color="auto"/>
                            <w:bottom w:val="none" w:sz="0" w:space="0" w:color="auto"/>
                            <w:right w:val="none" w:sz="0" w:space="0" w:color="auto"/>
                          </w:divBdr>
                        </w:div>
                        <w:div w:id="1569880296">
                          <w:marLeft w:val="240"/>
                          <w:marRight w:val="240"/>
                          <w:marTop w:val="0"/>
                          <w:marBottom w:val="0"/>
                          <w:divBdr>
                            <w:top w:val="none" w:sz="0" w:space="0" w:color="auto"/>
                            <w:left w:val="none" w:sz="0" w:space="0" w:color="auto"/>
                            <w:bottom w:val="none" w:sz="0" w:space="0" w:color="auto"/>
                            <w:right w:val="none" w:sz="0" w:space="0" w:color="auto"/>
                          </w:divBdr>
                          <w:divsChild>
                            <w:div w:id="183178574">
                              <w:marLeft w:val="240"/>
                              <w:marRight w:val="0"/>
                              <w:marTop w:val="0"/>
                              <w:marBottom w:val="0"/>
                              <w:divBdr>
                                <w:top w:val="none" w:sz="0" w:space="0" w:color="auto"/>
                                <w:left w:val="none" w:sz="0" w:space="0" w:color="auto"/>
                                <w:bottom w:val="none" w:sz="0" w:space="0" w:color="auto"/>
                                <w:right w:val="none" w:sz="0" w:space="0" w:color="auto"/>
                              </w:divBdr>
                            </w:div>
                          </w:divsChild>
                        </w:div>
                        <w:div w:id="1659722177">
                          <w:marLeft w:val="240"/>
                          <w:marRight w:val="240"/>
                          <w:marTop w:val="0"/>
                          <w:marBottom w:val="0"/>
                          <w:divBdr>
                            <w:top w:val="none" w:sz="0" w:space="0" w:color="auto"/>
                            <w:left w:val="none" w:sz="0" w:space="0" w:color="auto"/>
                            <w:bottom w:val="none" w:sz="0" w:space="0" w:color="auto"/>
                            <w:right w:val="none" w:sz="0" w:space="0" w:color="auto"/>
                          </w:divBdr>
                          <w:divsChild>
                            <w:div w:id="2116711361">
                              <w:marLeft w:val="240"/>
                              <w:marRight w:val="0"/>
                              <w:marTop w:val="0"/>
                              <w:marBottom w:val="0"/>
                              <w:divBdr>
                                <w:top w:val="none" w:sz="0" w:space="0" w:color="auto"/>
                                <w:left w:val="none" w:sz="0" w:space="0" w:color="auto"/>
                                <w:bottom w:val="none" w:sz="0" w:space="0" w:color="auto"/>
                                <w:right w:val="none" w:sz="0" w:space="0" w:color="auto"/>
                              </w:divBdr>
                            </w:div>
                          </w:divsChild>
                        </w:div>
                        <w:div w:id="2096243547">
                          <w:marLeft w:val="240"/>
                          <w:marRight w:val="240"/>
                          <w:marTop w:val="0"/>
                          <w:marBottom w:val="0"/>
                          <w:divBdr>
                            <w:top w:val="none" w:sz="0" w:space="0" w:color="auto"/>
                            <w:left w:val="none" w:sz="0" w:space="0" w:color="auto"/>
                            <w:bottom w:val="none" w:sz="0" w:space="0" w:color="auto"/>
                            <w:right w:val="none" w:sz="0" w:space="0" w:color="auto"/>
                          </w:divBdr>
                          <w:divsChild>
                            <w:div w:id="20707623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95670">
                  <w:marLeft w:val="240"/>
                  <w:marRight w:val="240"/>
                  <w:marTop w:val="0"/>
                  <w:marBottom w:val="0"/>
                  <w:divBdr>
                    <w:top w:val="none" w:sz="0" w:space="0" w:color="auto"/>
                    <w:left w:val="none" w:sz="0" w:space="0" w:color="auto"/>
                    <w:bottom w:val="none" w:sz="0" w:space="0" w:color="auto"/>
                    <w:right w:val="none" w:sz="0" w:space="0" w:color="auto"/>
                  </w:divBdr>
                  <w:divsChild>
                    <w:div w:id="1294824734">
                      <w:marLeft w:val="0"/>
                      <w:marRight w:val="0"/>
                      <w:marTop w:val="0"/>
                      <w:marBottom w:val="0"/>
                      <w:divBdr>
                        <w:top w:val="none" w:sz="0" w:space="0" w:color="auto"/>
                        <w:left w:val="none" w:sz="0" w:space="0" w:color="auto"/>
                        <w:bottom w:val="none" w:sz="0" w:space="0" w:color="auto"/>
                        <w:right w:val="none" w:sz="0" w:space="0" w:color="auto"/>
                      </w:divBdr>
                      <w:divsChild>
                        <w:div w:id="7566140">
                          <w:marLeft w:val="240"/>
                          <w:marRight w:val="240"/>
                          <w:marTop w:val="0"/>
                          <w:marBottom w:val="0"/>
                          <w:divBdr>
                            <w:top w:val="none" w:sz="0" w:space="0" w:color="auto"/>
                            <w:left w:val="none" w:sz="0" w:space="0" w:color="auto"/>
                            <w:bottom w:val="none" w:sz="0" w:space="0" w:color="auto"/>
                            <w:right w:val="none" w:sz="0" w:space="0" w:color="auto"/>
                          </w:divBdr>
                          <w:divsChild>
                            <w:div w:id="1939411686">
                              <w:marLeft w:val="240"/>
                              <w:marRight w:val="0"/>
                              <w:marTop w:val="0"/>
                              <w:marBottom w:val="0"/>
                              <w:divBdr>
                                <w:top w:val="none" w:sz="0" w:space="0" w:color="auto"/>
                                <w:left w:val="none" w:sz="0" w:space="0" w:color="auto"/>
                                <w:bottom w:val="none" w:sz="0" w:space="0" w:color="auto"/>
                                <w:right w:val="none" w:sz="0" w:space="0" w:color="auto"/>
                              </w:divBdr>
                            </w:div>
                          </w:divsChild>
                        </w:div>
                        <w:div w:id="25762962">
                          <w:marLeft w:val="240"/>
                          <w:marRight w:val="240"/>
                          <w:marTop w:val="0"/>
                          <w:marBottom w:val="0"/>
                          <w:divBdr>
                            <w:top w:val="none" w:sz="0" w:space="0" w:color="auto"/>
                            <w:left w:val="none" w:sz="0" w:space="0" w:color="auto"/>
                            <w:bottom w:val="none" w:sz="0" w:space="0" w:color="auto"/>
                            <w:right w:val="none" w:sz="0" w:space="0" w:color="auto"/>
                          </w:divBdr>
                          <w:divsChild>
                            <w:div w:id="488906514">
                              <w:marLeft w:val="240"/>
                              <w:marRight w:val="0"/>
                              <w:marTop w:val="0"/>
                              <w:marBottom w:val="0"/>
                              <w:divBdr>
                                <w:top w:val="none" w:sz="0" w:space="0" w:color="auto"/>
                                <w:left w:val="none" w:sz="0" w:space="0" w:color="auto"/>
                                <w:bottom w:val="none" w:sz="0" w:space="0" w:color="auto"/>
                                <w:right w:val="none" w:sz="0" w:space="0" w:color="auto"/>
                              </w:divBdr>
                            </w:div>
                          </w:divsChild>
                        </w:div>
                        <w:div w:id="198318485">
                          <w:marLeft w:val="240"/>
                          <w:marRight w:val="240"/>
                          <w:marTop w:val="0"/>
                          <w:marBottom w:val="0"/>
                          <w:divBdr>
                            <w:top w:val="none" w:sz="0" w:space="0" w:color="auto"/>
                            <w:left w:val="none" w:sz="0" w:space="0" w:color="auto"/>
                            <w:bottom w:val="none" w:sz="0" w:space="0" w:color="auto"/>
                            <w:right w:val="none" w:sz="0" w:space="0" w:color="auto"/>
                          </w:divBdr>
                          <w:divsChild>
                            <w:div w:id="94398578">
                              <w:marLeft w:val="240"/>
                              <w:marRight w:val="0"/>
                              <w:marTop w:val="0"/>
                              <w:marBottom w:val="0"/>
                              <w:divBdr>
                                <w:top w:val="none" w:sz="0" w:space="0" w:color="auto"/>
                                <w:left w:val="none" w:sz="0" w:space="0" w:color="auto"/>
                                <w:bottom w:val="none" w:sz="0" w:space="0" w:color="auto"/>
                                <w:right w:val="none" w:sz="0" w:space="0" w:color="auto"/>
                              </w:divBdr>
                            </w:div>
                          </w:divsChild>
                        </w:div>
                        <w:div w:id="303582103">
                          <w:marLeft w:val="240"/>
                          <w:marRight w:val="240"/>
                          <w:marTop w:val="0"/>
                          <w:marBottom w:val="0"/>
                          <w:divBdr>
                            <w:top w:val="none" w:sz="0" w:space="0" w:color="auto"/>
                            <w:left w:val="none" w:sz="0" w:space="0" w:color="auto"/>
                            <w:bottom w:val="none" w:sz="0" w:space="0" w:color="auto"/>
                            <w:right w:val="none" w:sz="0" w:space="0" w:color="auto"/>
                          </w:divBdr>
                          <w:divsChild>
                            <w:div w:id="6518085">
                              <w:marLeft w:val="240"/>
                              <w:marRight w:val="0"/>
                              <w:marTop w:val="0"/>
                              <w:marBottom w:val="0"/>
                              <w:divBdr>
                                <w:top w:val="none" w:sz="0" w:space="0" w:color="auto"/>
                                <w:left w:val="none" w:sz="0" w:space="0" w:color="auto"/>
                                <w:bottom w:val="none" w:sz="0" w:space="0" w:color="auto"/>
                                <w:right w:val="none" w:sz="0" w:space="0" w:color="auto"/>
                              </w:divBdr>
                            </w:div>
                          </w:divsChild>
                        </w:div>
                        <w:div w:id="308747138">
                          <w:marLeft w:val="240"/>
                          <w:marRight w:val="240"/>
                          <w:marTop w:val="0"/>
                          <w:marBottom w:val="0"/>
                          <w:divBdr>
                            <w:top w:val="none" w:sz="0" w:space="0" w:color="auto"/>
                            <w:left w:val="none" w:sz="0" w:space="0" w:color="auto"/>
                            <w:bottom w:val="none" w:sz="0" w:space="0" w:color="auto"/>
                            <w:right w:val="none" w:sz="0" w:space="0" w:color="auto"/>
                          </w:divBdr>
                          <w:divsChild>
                            <w:div w:id="189925547">
                              <w:marLeft w:val="240"/>
                              <w:marRight w:val="0"/>
                              <w:marTop w:val="0"/>
                              <w:marBottom w:val="0"/>
                              <w:divBdr>
                                <w:top w:val="none" w:sz="0" w:space="0" w:color="auto"/>
                                <w:left w:val="none" w:sz="0" w:space="0" w:color="auto"/>
                                <w:bottom w:val="none" w:sz="0" w:space="0" w:color="auto"/>
                                <w:right w:val="none" w:sz="0" w:space="0" w:color="auto"/>
                              </w:divBdr>
                            </w:div>
                          </w:divsChild>
                        </w:div>
                        <w:div w:id="318774798">
                          <w:marLeft w:val="240"/>
                          <w:marRight w:val="240"/>
                          <w:marTop w:val="0"/>
                          <w:marBottom w:val="0"/>
                          <w:divBdr>
                            <w:top w:val="none" w:sz="0" w:space="0" w:color="auto"/>
                            <w:left w:val="none" w:sz="0" w:space="0" w:color="auto"/>
                            <w:bottom w:val="none" w:sz="0" w:space="0" w:color="auto"/>
                            <w:right w:val="none" w:sz="0" w:space="0" w:color="auto"/>
                          </w:divBdr>
                          <w:divsChild>
                            <w:div w:id="1806925226">
                              <w:marLeft w:val="240"/>
                              <w:marRight w:val="0"/>
                              <w:marTop w:val="0"/>
                              <w:marBottom w:val="0"/>
                              <w:divBdr>
                                <w:top w:val="none" w:sz="0" w:space="0" w:color="auto"/>
                                <w:left w:val="none" w:sz="0" w:space="0" w:color="auto"/>
                                <w:bottom w:val="none" w:sz="0" w:space="0" w:color="auto"/>
                                <w:right w:val="none" w:sz="0" w:space="0" w:color="auto"/>
                              </w:divBdr>
                            </w:div>
                          </w:divsChild>
                        </w:div>
                        <w:div w:id="496580069">
                          <w:marLeft w:val="240"/>
                          <w:marRight w:val="240"/>
                          <w:marTop w:val="0"/>
                          <w:marBottom w:val="0"/>
                          <w:divBdr>
                            <w:top w:val="none" w:sz="0" w:space="0" w:color="auto"/>
                            <w:left w:val="none" w:sz="0" w:space="0" w:color="auto"/>
                            <w:bottom w:val="none" w:sz="0" w:space="0" w:color="auto"/>
                            <w:right w:val="none" w:sz="0" w:space="0" w:color="auto"/>
                          </w:divBdr>
                          <w:divsChild>
                            <w:div w:id="547302277">
                              <w:marLeft w:val="240"/>
                              <w:marRight w:val="0"/>
                              <w:marTop w:val="0"/>
                              <w:marBottom w:val="0"/>
                              <w:divBdr>
                                <w:top w:val="none" w:sz="0" w:space="0" w:color="auto"/>
                                <w:left w:val="none" w:sz="0" w:space="0" w:color="auto"/>
                                <w:bottom w:val="none" w:sz="0" w:space="0" w:color="auto"/>
                                <w:right w:val="none" w:sz="0" w:space="0" w:color="auto"/>
                              </w:divBdr>
                            </w:div>
                          </w:divsChild>
                        </w:div>
                        <w:div w:id="591546217">
                          <w:marLeft w:val="240"/>
                          <w:marRight w:val="240"/>
                          <w:marTop w:val="0"/>
                          <w:marBottom w:val="0"/>
                          <w:divBdr>
                            <w:top w:val="none" w:sz="0" w:space="0" w:color="auto"/>
                            <w:left w:val="none" w:sz="0" w:space="0" w:color="auto"/>
                            <w:bottom w:val="none" w:sz="0" w:space="0" w:color="auto"/>
                            <w:right w:val="none" w:sz="0" w:space="0" w:color="auto"/>
                          </w:divBdr>
                          <w:divsChild>
                            <w:div w:id="1871062730">
                              <w:marLeft w:val="240"/>
                              <w:marRight w:val="0"/>
                              <w:marTop w:val="0"/>
                              <w:marBottom w:val="0"/>
                              <w:divBdr>
                                <w:top w:val="none" w:sz="0" w:space="0" w:color="auto"/>
                                <w:left w:val="none" w:sz="0" w:space="0" w:color="auto"/>
                                <w:bottom w:val="none" w:sz="0" w:space="0" w:color="auto"/>
                                <w:right w:val="none" w:sz="0" w:space="0" w:color="auto"/>
                              </w:divBdr>
                            </w:div>
                          </w:divsChild>
                        </w:div>
                        <w:div w:id="774596492">
                          <w:marLeft w:val="240"/>
                          <w:marRight w:val="240"/>
                          <w:marTop w:val="0"/>
                          <w:marBottom w:val="0"/>
                          <w:divBdr>
                            <w:top w:val="none" w:sz="0" w:space="0" w:color="auto"/>
                            <w:left w:val="none" w:sz="0" w:space="0" w:color="auto"/>
                            <w:bottom w:val="none" w:sz="0" w:space="0" w:color="auto"/>
                            <w:right w:val="none" w:sz="0" w:space="0" w:color="auto"/>
                          </w:divBdr>
                          <w:divsChild>
                            <w:div w:id="833230357">
                              <w:marLeft w:val="240"/>
                              <w:marRight w:val="0"/>
                              <w:marTop w:val="0"/>
                              <w:marBottom w:val="0"/>
                              <w:divBdr>
                                <w:top w:val="none" w:sz="0" w:space="0" w:color="auto"/>
                                <w:left w:val="none" w:sz="0" w:space="0" w:color="auto"/>
                                <w:bottom w:val="none" w:sz="0" w:space="0" w:color="auto"/>
                                <w:right w:val="none" w:sz="0" w:space="0" w:color="auto"/>
                              </w:divBdr>
                            </w:div>
                          </w:divsChild>
                        </w:div>
                        <w:div w:id="1262178001">
                          <w:marLeft w:val="0"/>
                          <w:marRight w:val="0"/>
                          <w:marTop w:val="0"/>
                          <w:marBottom w:val="0"/>
                          <w:divBdr>
                            <w:top w:val="none" w:sz="0" w:space="0" w:color="auto"/>
                            <w:left w:val="none" w:sz="0" w:space="0" w:color="auto"/>
                            <w:bottom w:val="none" w:sz="0" w:space="0" w:color="auto"/>
                            <w:right w:val="none" w:sz="0" w:space="0" w:color="auto"/>
                          </w:divBdr>
                        </w:div>
                        <w:div w:id="1290239714">
                          <w:marLeft w:val="240"/>
                          <w:marRight w:val="240"/>
                          <w:marTop w:val="0"/>
                          <w:marBottom w:val="0"/>
                          <w:divBdr>
                            <w:top w:val="none" w:sz="0" w:space="0" w:color="auto"/>
                            <w:left w:val="none" w:sz="0" w:space="0" w:color="auto"/>
                            <w:bottom w:val="none" w:sz="0" w:space="0" w:color="auto"/>
                            <w:right w:val="none" w:sz="0" w:space="0" w:color="auto"/>
                          </w:divBdr>
                          <w:divsChild>
                            <w:div w:id="813958790">
                              <w:marLeft w:val="240"/>
                              <w:marRight w:val="0"/>
                              <w:marTop w:val="0"/>
                              <w:marBottom w:val="0"/>
                              <w:divBdr>
                                <w:top w:val="none" w:sz="0" w:space="0" w:color="auto"/>
                                <w:left w:val="none" w:sz="0" w:space="0" w:color="auto"/>
                                <w:bottom w:val="none" w:sz="0" w:space="0" w:color="auto"/>
                                <w:right w:val="none" w:sz="0" w:space="0" w:color="auto"/>
                              </w:divBdr>
                            </w:div>
                          </w:divsChild>
                        </w:div>
                        <w:div w:id="1726368970">
                          <w:marLeft w:val="240"/>
                          <w:marRight w:val="240"/>
                          <w:marTop w:val="0"/>
                          <w:marBottom w:val="0"/>
                          <w:divBdr>
                            <w:top w:val="none" w:sz="0" w:space="0" w:color="auto"/>
                            <w:left w:val="none" w:sz="0" w:space="0" w:color="auto"/>
                            <w:bottom w:val="none" w:sz="0" w:space="0" w:color="auto"/>
                            <w:right w:val="none" w:sz="0" w:space="0" w:color="auto"/>
                          </w:divBdr>
                          <w:divsChild>
                            <w:div w:id="2124381299">
                              <w:marLeft w:val="240"/>
                              <w:marRight w:val="0"/>
                              <w:marTop w:val="0"/>
                              <w:marBottom w:val="0"/>
                              <w:divBdr>
                                <w:top w:val="none" w:sz="0" w:space="0" w:color="auto"/>
                                <w:left w:val="none" w:sz="0" w:space="0" w:color="auto"/>
                                <w:bottom w:val="none" w:sz="0" w:space="0" w:color="auto"/>
                                <w:right w:val="none" w:sz="0" w:space="0" w:color="auto"/>
                              </w:divBdr>
                            </w:div>
                          </w:divsChild>
                        </w:div>
                        <w:div w:id="1865708185">
                          <w:marLeft w:val="240"/>
                          <w:marRight w:val="240"/>
                          <w:marTop w:val="0"/>
                          <w:marBottom w:val="0"/>
                          <w:divBdr>
                            <w:top w:val="none" w:sz="0" w:space="0" w:color="auto"/>
                            <w:left w:val="none" w:sz="0" w:space="0" w:color="auto"/>
                            <w:bottom w:val="none" w:sz="0" w:space="0" w:color="auto"/>
                            <w:right w:val="none" w:sz="0" w:space="0" w:color="auto"/>
                          </w:divBdr>
                          <w:divsChild>
                            <w:div w:id="510023105">
                              <w:marLeft w:val="240"/>
                              <w:marRight w:val="0"/>
                              <w:marTop w:val="0"/>
                              <w:marBottom w:val="0"/>
                              <w:divBdr>
                                <w:top w:val="none" w:sz="0" w:space="0" w:color="auto"/>
                                <w:left w:val="none" w:sz="0" w:space="0" w:color="auto"/>
                                <w:bottom w:val="none" w:sz="0" w:space="0" w:color="auto"/>
                                <w:right w:val="none" w:sz="0" w:space="0" w:color="auto"/>
                              </w:divBdr>
                            </w:div>
                          </w:divsChild>
                        </w:div>
                        <w:div w:id="1996563349">
                          <w:marLeft w:val="240"/>
                          <w:marRight w:val="240"/>
                          <w:marTop w:val="0"/>
                          <w:marBottom w:val="0"/>
                          <w:divBdr>
                            <w:top w:val="none" w:sz="0" w:space="0" w:color="auto"/>
                            <w:left w:val="none" w:sz="0" w:space="0" w:color="auto"/>
                            <w:bottom w:val="none" w:sz="0" w:space="0" w:color="auto"/>
                            <w:right w:val="none" w:sz="0" w:space="0" w:color="auto"/>
                          </w:divBdr>
                          <w:divsChild>
                            <w:div w:id="1775709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36471893">
                      <w:marLeft w:val="240"/>
                      <w:marRight w:val="0"/>
                      <w:marTop w:val="0"/>
                      <w:marBottom w:val="0"/>
                      <w:divBdr>
                        <w:top w:val="none" w:sz="0" w:space="0" w:color="auto"/>
                        <w:left w:val="none" w:sz="0" w:space="0" w:color="auto"/>
                        <w:bottom w:val="none" w:sz="0" w:space="0" w:color="auto"/>
                        <w:right w:val="none" w:sz="0" w:space="0" w:color="auto"/>
                      </w:divBdr>
                    </w:div>
                  </w:divsChild>
                </w:div>
                <w:div w:id="774864478">
                  <w:marLeft w:val="0"/>
                  <w:marRight w:val="0"/>
                  <w:marTop w:val="0"/>
                  <w:marBottom w:val="0"/>
                  <w:divBdr>
                    <w:top w:val="none" w:sz="0" w:space="0" w:color="auto"/>
                    <w:left w:val="none" w:sz="0" w:space="0" w:color="auto"/>
                    <w:bottom w:val="none" w:sz="0" w:space="0" w:color="auto"/>
                    <w:right w:val="none" w:sz="0" w:space="0" w:color="auto"/>
                  </w:divBdr>
                </w:div>
                <w:div w:id="1207181415">
                  <w:marLeft w:val="240"/>
                  <w:marRight w:val="240"/>
                  <w:marTop w:val="0"/>
                  <w:marBottom w:val="0"/>
                  <w:divBdr>
                    <w:top w:val="none" w:sz="0" w:space="0" w:color="auto"/>
                    <w:left w:val="none" w:sz="0" w:space="0" w:color="auto"/>
                    <w:bottom w:val="none" w:sz="0" w:space="0" w:color="auto"/>
                    <w:right w:val="none" w:sz="0" w:space="0" w:color="auto"/>
                  </w:divBdr>
                  <w:divsChild>
                    <w:div w:id="316153323">
                      <w:marLeft w:val="0"/>
                      <w:marRight w:val="0"/>
                      <w:marTop w:val="0"/>
                      <w:marBottom w:val="0"/>
                      <w:divBdr>
                        <w:top w:val="none" w:sz="0" w:space="0" w:color="auto"/>
                        <w:left w:val="none" w:sz="0" w:space="0" w:color="auto"/>
                        <w:bottom w:val="none" w:sz="0" w:space="0" w:color="auto"/>
                        <w:right w:val="none" w:sz="0" w:space="0" w:color="auto"/>
                      </w:divBdr>
                      <w:divsChild>
                        <w:div w:id="161285789">
                          <w:marLeft w:val="240"/>
                          <w:marRight w:val="240"/>
                          <w:marTop w:val="0"/>
                          <w:marBottom w:val="0"/>
                          <w:divBdr>
                            <w:top w:val="none" w:sz="0" w:space="0" w:color="auto"/>
                            <w:left w:val="none" w:sz="0" w:space="0" w:color="auto"/>
                            <w:bottom w:val="none" w:sz="0" w:space="0" w:color="auto"/>
                            <w:right w:val="none" w:sz="0" w:space="0" w:color="auto"/>
                          </w:divBdr>
                          <w:divsChild>
                            <w:div w:id="652102244">
                              <w:marLeft w:val="240"/>
                              <w:marRight w:val="0"/>
                              <w:marTop w:val="0"/>
                              <w:marBottom w:val="0"/>
                              <w:divBdr>
                                <w:top w:val="none" w:sz="0" w:space="0" w:color="auto"/>
                                <w:left w:val="none" w:sz="0" w:space="0" w:color="auto"/>
                                <w:bottom w:val="none" w:sz="0" w:space="0" w:color="auto"/>
                                <w:right w:val="none" w:sz="0" w:space="0" w:color="auto"/>
                              </w:divBdr>
                            </w:div>
                          </w:divsChild>
                        </w:div>
                        <w:div w:id="194345527">
                          <w:marLeft w:val="240"/>
                          <w:marRight w:val="240"/>
                          <w:marTop w:val="0"/>
                          <w:marBottom w:val="0"/>
                          <w:divBdr>
                            <w:top w:val="none" w:sz="0" w:space="0" w:color="auto"/>
                            <w:left w:val="none" w:sz="0" w:space="0" w:color="auto"/>
                            <w:bottom w:val="none" w:sz="0" w:space="0" w:color="auto"/>
                            <w:right w:val="none" w:sz="0" w:space="0" w:color="auto"/>
                          </w:divBdr>
                          <w:divsChild>
                            <w:div w:id="293751233">
                              <w:marLeft w:val="240"/>
                              <w:marRight w:val="0"/>
                              <w:marTop w:val="0"/>
                              <w:marBottom w:val="0"/>
                              <w:divBdr>
                                <w:top w:val="none" w:sz="0" w:space="0" w:color="auto"/>
                                <w:left w:val="none" w:sz="0" w:space="0" w:color="auto"/>
                                <w:bottom w:val="none" w:sz="0" w:space="0" w:color="auto"/>
                                <w:right w:val="none" w:sz="0" w:space="0" w:color="auto"/>
                              </w:divBdr>
                            </w:div>
                          </w:divsChild>
                        </w:div>
                        <w:div w:id="215046123">
                          <w:marLeft w:val="240"/>
                          <w:marRight w:val="240"/>
                          <w:marTop w:val="0"/>
                          <w:marBottom w:val="0"/>
                          <w:divBdr>
                            <w:top w:val="none" w:sz="0" w:space="0" w:color="auto"/>
                            <w:left w:val="none" w:sz="0" w:space="0" w:color="auto"/>
                            <w:bottom w:val="none" w:sz="0" w:space="0" w:color="auto"/>
                            <w:right w:val="none" w:sz="0" w:space="0" w:color="auto"/>
                          </w:divBdr>
                          <w:divsChild>
                            <w:div w:id="1976251956">
                              <w:marLeft w:val="240"/>
                              <w:marRight w:val="0"/>
                              <w:marTop w:val="0"/>
                              <w:marBottom w:val="0"/>
                              <w:divBdr>
                                <w:top w:val="none" w:sz="0" w:space="0" w:color="auto"/>
                                <w:left w:val="none" w:sz="0" w:space="0" w:color="auto"/>
                                <w:bottom w:val="none" w:sz="0" w:space="0" w:color="auto"/>
                                <w:right w:val="none" w:sz="0" w:space="0" w:color="auto"/>
                              </w:divBdr>
                            </w:div>
                          </w:divsChild>
                        </w:div>
                        <w:div w:id="837234962">
                          <w:marLeft w:val="240"/>
                          <w:marRight w:val="240"/>
                          <w:marTop w:val="0"/>
                          <w:marBottom w:val="0"/>
                          <w:divBdr>
                            <w:top w:val="none" w:sz="0" w:space="0" w:color="auto"/>
                            <w:left w:val="none" w:sz="0" w:space="0" w:color="auto"/>
                            <w:bottom w:val="none" w:sz="0" w:space="0" w:color="auto"/>
                            <w:right w:val="none" w:sz="0" w:space="0" w:color="auto"/>
                          </w:divBdr>
                          <w:divsChild>
                            <w:div w:id="622425548">
                              <w:marLeft w:val="240"/>
                              <w:marRight w:val="0"/>
                              <w:marTop w:val="0"/>
                              <w:marBottom w:val="0"/>
                              <w:divBdr>
                                <w:top w:val="none" w:sz="0" w:space="0" w:color="auto"/>
                                <w:left w:val="none" w:sz="0" w:space="0" w:color="auto"/>
                                <w:bottom w:val="none" w:sz="0" w:space="0" w:color="auto"/>
                                <w:right w:val="none" w:sz="0" w:space="0" w:color="auto"/>
                              </w:divBdr>
                            </w:div>
                          </w:divsChild>
                        </w:div>
                        <w:div w:id="1145048002">
                          <w:marLeft w:val="240"/>
                          <w:marRight w:val="240"/>
                          <w:marTop w:val="0"/>
                          <w:marBottom w:val="0"/>
                          <w:divBdr>
                            <w:top w:val="none" w:sz="0" w:space="0" w:color="auto"/>
                            <w:left w:val="none" w:sz="0" w:space="0" w:color="auto"/>
                            <w:bottom w:val="none" w:sz="0" w:space="0" w:color="auto"/>
                            <w:right w:val="none" w:sz="0" w:space="0" w:color="auto"/>
                          </w:divBdr>
                          <w:divsChild>
                            <w:div w:id="1822388597">
                              <w:marLeft w:val="240"/>
                              <w:marRight w:val="0"/>
                              <w:marTop w:val="0"/>
                              <w:marBottom w:val="0"/>
                              <w:divBdr>
                                <w:top w:val="none" w:sz="0" w:space="0" w:color="auto"/>
                                <w:left w:val="none" w:sz="0" w:space="0" w:color="auto"/>
                                <w:bottom w:val="none" w:sz="0" w:space="0" w:color="auto"/>
                                <w:right w:val="none" w:sz="0" w:space="0" w:color="auto"/>
                              </w:divBdr>
                            </w:div>
                          </w:divsChild>
                        </w:div>
                        <w:div w:id="1235890691">
                          <w:marLeft w:val="240"/>
                          <w:marRight w:val="240"/>
                          <w:marTop w:val="0"/>
                          <w:marBottom w:val="0"/>
                          <w:divBdr>
                            <w:top w:val="none" w:sz="0" w:space="0" w:color="auto"/>
                            <w:left w:val="none" w:sz="0" w:space="0" w:color="auto"/>
                            <w:bottom w:val="none" w:sz="0" w:space="0" w:color="auto"/>
                            <w:right w:val="none" w:sz="0" w:space="0" w:color="auto"/>
                          </w:divBdr>
                          <w:divsChild>
                            <w:div w:id="1178151674">
                              <w:marLeft w:val="240"/>
                              <w:marRight w:val="0"/>
                              <w:marTop w:val="0"/>
                              <w:marBottom w:val="0"/>
                              <w:divBdr>
                                <w:top w:val="none" w:sz="0" w:space="0" w:color="auto"/>
                                <w:left w:val="none" w:sz="0" w:space="0" w:color="auto"/>
                                <w:bottom w:val="none" w:sz="0" w:space="0" w:color="auto"/>
                                <w:right w:val="none" w:sz="0" w:space="0" w:color="auto"/>
                              </w:divBdr>
                            </w:div>
                          </w:divsChild>
                        </w:div>
                        <w:div w:id="1292132418">
                          <w:marLeft w:val="240"/>
                          <w:marRight w:val="240"/>
                          <w:marTop w:val="0"/>
                          <w:marBottom w:val="0"/>
                          <w:divBdr>
                            <w:top w:val="none" w:sz="0" w:space="0" w:color="auto"/>
                            <w:left w:val="none" w:sz="0" w:space="0" w:color="auto"/>
                            <w:bottom w:val="none" w:sz="0" w:space="0" w:color="auto"/>
                            <w:right w:val="none" w:sz="0" w:space="0" w:color="auto"/>
                          </w:divBdr>
                          <w:divsChild>
                            <w:div w:id="399252080">
                              <w:marLeft w:val="240"/>
                              <w:marRight w:val="0"/>
                              <w:marTop w:val="0"/>
                              <w:marBottom w:val="0"/>
                              <w:divBdr>
                                <w:top w:val="none" w:sz="0" w:space="0" w:color="auto"/>
                                <w:left w:val="none" w:sz="0" w:space="0" w:color="auto"/>
                                <w:bottom w:val="none" w:sz="0" w:space="0" w:color="auto"/>
                                <w:right w:val="none" w:sz="0" w:space="0" w:color="auto"/>
                              </w:divBdr>
                            </w:div>
                          </w:divsChild>
                        </w:div>
                        <w:div w:id="1497722762">
                          <w:marLeft w:val="240"/>
                          <w:marRight w:val="240"/>
                          <w:marTop w:val="0"/>
                          <w:marBottom w:val="0"/>
                          <w:divBdr>
                            <w:top w:val="none" w:sz="0" w:space="0" w:color="auto"/>
                            <w:left w:val="none" w:sz="0" w:space="0" w:color="auto"/>
                            <w:bottom w:val="none" w:sz="0" w:space="0" w:color="auto"/>
                            <w:right w:val="none" w:sz="0" w:space="0" w:color="auto"/>
                          </w:divBdr>
                          <w:divsChild>
                            <w:div w:id="1201161890">
                              <w:marLeft w:val="240"/>
                              <w:marRight w:val="0"/>
                              <w:marTop w:val="0"/>
                              <w:marBottom w:val="0"/>
                              <w:divBdr>
                                <w:top w:val="none" w:sz="0" w:space="0" w:color="auto"/>
                                <w:left w:val="none" w:sz="0" w:space="0" w:color="auto"/>
                                <w:bottom w:val="none" w:sz="0" w:space="0" w:color="auto"/>
                                <w:right w:val="none" w:sz="0" w:space="0" w:color="auto"/>
                              </w:divBdr>
                            </w:div>
                          </w:divsChild>
                        </w:div>
                        <w:div w:id="1557811790">
                          <w:marLeft w:val="240"/>
                          <w:marRight w:val="240"/>
                          <w:marTop w:val="0"/>
                          <w:marBottom w:val="0"/>
                          <w:divBdr>
                            <w:top w:val="none" w:sz="0" w:space="0" w:color="auto"/>
                            <w:left w:val="none" w:sz="0" w:space="0" w:color="auto"/>
                            <w:bottom w:val="none" w:sz="0" w:space="0" w:color="auto"/>
                            <w:right w:val="none" w:sz="0" w:space="0" w:color="auto"/>
                          </w:divBdr>
                          <w:divsChild>
                            <w:div w:id="994725282">
                              <w:marLeft w:val="240"/>
                              <w:marRight w:val="0"/>
                              <w:marTop w:val="0"/>
                              <w:marBottom w:val="0"/>
                              <w:divBdr>
                                <w:top w:val="none" w:sz="0" w:space="0" w:color="auto"/>
                                <w:left w:val="none" w:sz="0" w:space="0" w:color="auto"/>
                                <w:bottom w:val="none" w:sz="0" w:space="0" w:color="auto"/>
                                <w:right w:val="none" w:sz="0" w:space="0" w:color="auto"/>
                              </w:divBdr>
                            </w:div>
                          </w:divsChild>
                        </w:div>
                        <w:div w:id="1820727241">
                          <w:marLeft w:val="0"/>
                          <w:marRight w:val="0"/>
                          <w:marTop w:val="0"/>
                          <w:marBottom w:val="0"/>
                          <w:divBdr>
                            <w:top w:val="none" w:sz="0" w:space="0" w:color="auto"/>
                            <w:left w:val="none" w:sz="0" w:space="0" w:color="auto"/>
                            <w:bottom w:val="none" w:sz="0" w:space="0" w:color="auto"/>
                            <w:right w:val="none" w:sz="0" w:space="0" w:color="auto"/>
                          </w:divBdr>
                        </w:div>
                        <w:div w:id="2143451881">
                          <w:marLeft w:val="240"/>
                          <w:marRight w:val="240"/>
                          <w:marTop w:val="0"/>
                          <w:marBottom w:val="0"/>
                          <w:divBdr>
                            <w:top w:val="none" w:sz="0" w:space="0" w:color="auto"/>
                            <w:left w:val="none" w:sz="0" w:space="0" w:color="auto"/>
                            <w:bottom w:val="none" w:sz="0" w:space="0" w:color="auto"/>
                            <w:right w:val="none" w:sz="0" w:space="0" w:color="auto"/>
                          </w:divBdr>
                          <w:divsChild>
                            <w:div w:id="3146509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71697356">
                      <w:marLeft w:val="240"/>
                      <w:marRight w:val="0"/>
                      <w:marTop w:val="0"/>
                      <w:marBottom w:val="0"/>
                      <w:divBdr>
                        <w:top w:val="none" w:sz="0" w:space="0" w:color="auto"/>
                        <w:left w:val="none" w:sz="0" w:space="0" w:color="auto"/>
                        <w:bottom w:val="none" w:sz="0" w:space="0" w:color="auto"/>
                        <w:right w:val="none" w:sz="0" w:space="0" w:color="auto"/>
                      </w:divBdr>
                    </w:div>
                  </w:divsChild>
                </w:div>
                <w:div w:id="1908150079">
                  <w:marLeft w:val="240"/>
                  <w:marRight w:val="240"/>
                  <w:marTop w:val="0"/>
                  <w:marBottom w:val="0"/>
                  <w:divBdr>
                    <w:top w:val="none" w:sz="0" w:space="0" w:color="auto"/>
                    <w:left w:val="none" w:sz="0" w:space="0" w:color="auto"/>
                    <w:bottom w:val="none" w:sz="0" w:space="0" w:color="auto"/>
                    <w:right w:val="none" w:sz="0" w:space="0" w:color="auto"/>
                  </w:divBdr>
                  <w:divsChild>
                    <w:div w:id="576937019">
                      <w:marLeft w:val="0"/>
                      <w:marRight w:val="0"/>
                      <w:marTop w:val="0"/>
                      <w:marBottom w:val="0"/>
                      <w:divBdr>
                        <w:top w:val="none" w:sz="0" w:space="0" w:color="auto"/>
                        <w:left w:val="none" w:sz="0" w:space="0" w:color="auto"/>
                        <w:bottom w:val="none" w:sz="0" w:space="0" w:color="auto"/>
                        <w:right w:val="none" w:sz="0" w:space="0" w:color="auto"/>
                      </w:divBdr>
                      <w:divsChild>
                        <w:div w:id="356661708">
                          <w:marLeft w:val="240"/>
                          <w:marRight w:val="240"/>
                          <w:marTop w:val="0"/>
                          <w:marBottom w:val="0"/>
                          <w:divBdr>
                            <w:top w:val="none" w:sz="0" w:space="0" w:color="auto"/>
                            <w:left w:val="none" w:sz="0" w:space="0" w:color="auto"/>
                            <w:bottom w:val="none" w:sz="0" w:space="0" w:color="auto"/>
                            <w:right w:val="none" w:sz="0" w:space="0" w:color="auto"/>
                          </w:divBdr>
                          <w:divsChild>
                            <w:div w:id="1134248915">
                              <w:marLeft w:val="240"/>
                              <w:marRight w:val="0"/>
                              <w:marTop w:val="0"/>
                              <w:marBottom w:val="0"/>
                              <w:divBdr>
                                <w:top w:val="none" w:sz="0" w:space="0" w:color="auto"/>
                                <w:left w:val="none" w:sz="0" w:space="0" w:color="auto"/>
                                <w:bottom w:val="none" w:sz="0" w:space="0" w:color="auto"/>
                                <w:right w:val="none" w:sz="0" w:space="0" w:color="auto"/>
                              </w:divBdr>
                            </w:div>
                            <w:div w:id="1758818976">
                              <w:marLeft w:val="0"/>
                              <w:marRight w:val="0"/>
                              <w:marTop w:val="0"/>
                              <w:marBottom w:val="0"/>
                              <w:divBdr>
                                <w:top w:val="none" w:sz="0" w:space="0" w:color="auto"/>
                                <w:left w:val="none" w:sz="0" w:space="0" w:color="auto"/>
                                <w:bottom w:val="none" w:sz="0" w:space="0" w:color="auto"/>
                                <w:right w:val="none" w:sz="0" w:space="0" w:color="auto"/>
                              </w:divBdr>
                              <w:divsChild>
                                <w:div w:id="102964545">
                                  <w:marLeft w:val="240"/>
                                  <w:marRight w:val="240"/>
                                  <w:marTop w:val="0"/>
                                  <w:marBottom w:val="0"/>
                                  <w:divBdr>
                                    <w:top w:val="none" w:sz="0" w:space="0" w:color="auto"/>
                                    <w:left w:val="none" w:sz="0" w:space="0" w:color="auto"/>
                                    <w:bottom w:val="none" w:sz="0" w:space="0" w:color="auto"/>
                                    <w:right w:val="none" w:sz="0" w:space="0" w:color="auto"/>
                                  </w:divBdr>
                                  <w:divsChild>
                                    <w:div w:id="941491060">
                                      <w:marLeft w:val="240"/>
                                      <w:marRight w:val="0"/>
                                      <w:marTop w:val="0"/>
                                      <w:marBottom w:val="0"/>
                                      <w:divBdr>
                                        <w:top w:val="none" w:sz="0" w:space="0" w:color="auto"/>
                                        <w:left w:val="none" w:sz="0" w:space="0" w:color="auto"/>
                                        <w:bottom w:val="none" w:sz="0" w:space="0" w:color="auto"/>
                                        <w:right w:val="none" w:sz="0" w:space="0" w:color="auto"/>
                                      </w:divBdr>
                                    </w:div>
                                  </w:divsChild>
                                </w:div>
                                <w:div w:id="312560909">
                                  <w:marLeft w:val="240"/>
                                  <w:marRight w:val="240"/>
                                  <w:marTop w:val="0"/>
                                  <w:marBottom w:val="0"/>
                                  <w:divBdr>
                                    <w:top w:val="none" w:sz="0" w:space="0" w:color="auto"/>
                                    <w:left w:val="none" w:sz="0" w:space="0" w:color="auto"/>
                                    <w:bottom w:val="none" w:sz="0" w:space="0" w:color="auto"/>
                                    <w:right w:val="none" w:sz="0" w:space="0" w:color="auto"/>
                                  </w:divBdr>
                                  <w:divsChild>
                                    <w:div w:id="1316255156">
                                      <w:marLeft w:val="0"/>
                                      <w:marRight w:val="0"/>
                                      <w:marTop w:val="0"/>
                                      <w:marBottom w:val="0"/>
                                      <w:divBdr>
                                        <w:top w:val="none" w:sz="0" w:space="0" w:color="auto"/>
                                        <w:left w:val="none" w:sz="0" w:space="0" w:color="auto"/>
                                        <w:bottom w:val="none" w:sz="0" w:space="0" w:color="auto"/>
                                        <w:right w:val="none" w:sz="0" w:space="0" w:color="auto"/>
                                      </w:divBdr>
                                      <w:divsChild>
                                        <w:div w:id="78020275">
                                          <w:marLeft w:val="240"/>
                                          <w:marRight w:val="240"/>
                                          <w:marTop w:val="0"/>
                                          <w:marBottom w:val="0"/>
                                          <w:divBdr>
                                            <w:top w:val="none" w:sz="0" w:space="0" w:color="auto"/>
                                            <w:left w:val="none" w:sz="0" w:space="0" w:color="auto"/>
                                            <w:bottom w:val="none" w:sz="0" w:space="0" w:color="auto"/>
                                            <w:right w:val="none" w:sz="0" w:space="0" w:color="auto"/>
                                          </w:divBdr>
                                          <w:divsChild>
                                            <w:div w:id="1629122978">
                                              <w:marLeft w:val="240"/>
                                              <w:marRight w:val="0"/>
                                              <w:marTop w:val="0"/>
                                              <w:marBottom w:val="0"/>
                                              <w:divBdr>
                                                <w:top w:val="none" w:sz="0" w:space="0" w:color="auto"/>
                                                <w:left w:val="none" w:sz="0" w:space="0" w:color="auto"/>
                                                <w:bottom w:val="none" w:sz="0" w:space="0" w:color="auto"/>
                                                <w:right w:val="none" w:sz="0" w:space="0" w:color="auto"/>
                                              </w:divBdr>
                                            </w:div>
                                          </w:divsChild>
                                        </w:div>
                                        <w:div w:id="96754306">
                                          <w:marLeft w:val="240"/>
                                          <w:marRight w:val="240"/>
                                          <w:marTop w:val="0"/>
                                          <w:marBottom w:val="0"/>
                                          <w:divBdr>
                                            <w:top w:val="none" w:sz="0" w:space="0" w:color="auto"/>
                                            <w:left w:val="none" w:sz="0" w:space="0" w:color="auto"/>
                                            <w:bottom w:val="none" w:sz="0" w:space="0" w:color="auto"/>
                                            <w:right w:val="none" w:sz="0" w:space="0" w:color="auto"/>
                                          </w:divBdr>
                                          <w:divsChild>
                                            <w:div w:id="1648897451">
                                              <w:marLeft w:val="240"/>
                                              <w:marRight w:val="0"/>
                                              <w:marTop w:val="0"/>
                                              <w:marBottom w:val="0"/>
                                              <w:divBdr>
                                                <w:top w:val="none" w:sz="0" w:space="0" w:color="auto"/>
                                                <w:left w:val="none" w:sz="0" w:space="0" w:color="auto"/>
                                                <w:bottom w:val="none" w:sz="0" w:space="0" w:color="auto"/>
                                                <w:right w:val="none" w:sz="0" w:space="0" w:color="auto"/>
                                              </w:divBdr>
                                            </w:div>
                                          </w:divsChild>
                                        </w:div>
                                        <w:div w:id="450515689">
                                          <w:marLeft w:val="0"/>
                                          <w:marRight w:val="0"/>
                                          <w:marTop w:val="0"/>
                                          <w:marBottom w:val="0"/>
                                          <w:divBdr>
                                            <w:top w:val="none" w:sz="0" w:space="0" w:color="auto"/>
                                            <w:left w:val="none" w:sz="0" w:space="0" w:color="auto"/>
                                            <w:bottom w:val="none" w:sz="0" w:space="0" w:color="auto"/>
                                            <w:right w:val="none" w:sz="0" w:space="0" w:color="auto"/>
                                          </w:divBdr>
                                        </w:div>
                                        <w:div w:id="610355243">
                                          <w:marLeft w:val="240"/>
                                          <w:marRight w:val="240"/>
                                          <w:marTop w:val="0"/>
                                          <w:marBottom w:val="0"/>
                                          <w:divBdr>
                                            <w:top w:val="none" w:sz="0" w:space="0" w:color="auto"/>
                                            <w:left w:val="none" w:sz="0" w:space="0" w:color="auto"/>
                                            <w:bottom w:val="none" w:sz="0" w:space="0" w:color="auto"/>
                                            <w:right w:val="none" w:sz="0" w:space="0" w:color="auto"/>
                                          </w:divBdr>
                                          <w:divsChild>
                                            <w:div w:id="804159041">
                                              <w:marLeft w:val="240"/>
                                              <w:marRight w:val="0"/>
                                              <w:marTop w:val="0"/>
                                              <w:marBottom w:val="0"/>
                                              <w:divBdr>
                                                <w:top w:val="none" w:sz="0" w:space="0" w:color="auto"/>
                                                <w:left w:val="none" w:sz="0" w:space="0" w:color="auto"/>
                                                <w:bottom w:val="none" w:sz="0" w:space="0" w:color="auto"/>
                                                <w:right w:val="none" w:sz="0" w:space="0" w:color="auto"/>
                                              </w:divBdr>
                                            </w:div>
                                          </w:divsChild>
                                        </w:div>
                                        <w:div w:id="641927725">
                                          <w:marLeft w:val="240"/>
                                          <w:marRight w:val="240"/>
                                          <w:marTop w:val="0"/>
                                          <w:marBottom w:val="0"/>
                                          <w:divBdr>
                                            <w:top w:val="none" w:sz="0" w:space="0" w:color="auto"/>
                                            <w:left w:val="none" w:sz="0" w:space="0" w:color="auto"/>
                                            <w:bottom w:val="none" w:sz="0" w:space="0" w:color="auto"/>
                                            <w:right w:val="none" w:sz="0" w:space="0" w:color="auto"/>
                                          </w:divBdr>
                                          <w:divsChild>
                                            <w:div w:id="1216771678">
                                              <w:marLeft w:val="240"/>
                                              <w:marRight w:val="0"/>
                                              <w:marTop w:val="0"/>
                                              <w:marBottom w:val="0"/>
                                              <w:divBdr>
                                                <w:top w:val="none" w:sz="0" w:space="0" w:color="auto"/>
                                                <w:left w:val="none" w:sz="0" w:space="0" w:color="auto"/>
                                                <w:bottom w:val="none" w:sz="0" w:space="0" w:color="auto"/>
                                                <w:right w:val="none" w:sz="0" w:space="0" w:color="auto"/>
                                              </w:divBdr>
                                            </w:div>
                                          </w:divsChild>
                                        </w:div>
                                        <w:div w:id="688406662">
                                          <w:marLeft w:val="240"/>
                                          <w:marRight w:val="240"/>
                                          <w:marTop w:val="0"/>
                                          <w:marBottom w:val="0"/>
                                          <w:divBdr>
                                            <w:top w:val="none" w:sz="0" w:space="0" w:color="auto"/>
                                            <w:left w:val="none" w:sz="0" w:space="0" w:color="auto"/>
                                            <w:bottom w:val="none" w:sz="0" w:space="0" w:color="auto"/>
                                            <w:right w:val="none" w:sz="0" w:space="0" w:color="auto"/>
                                          </w:divBdr>
                                          <w:divsChild>
                                            <w:div w:id="2029675281">
                                              <w:marLeft w:val="240"/>
                                              <w:marRight w:val="0"/>
                                              <w:marTop w:val="0"/>
                                              <w:marBottom w:val="0"/>
                                              <w:divBdr>
                                                <w:top w:val="none" w:sz="0" w:space="0" w:color="auto"/>
                                                <w:left w:val="none" w:sz="0" w:space="0" w:color="auto"/>
                                                <w:bottom w:val="none" w:sz="0" w:space="0" w:color="auto"/>
                                                <w:right w:val="none" w:sz="0" w:space="0" w:color="auto"/>
                                              </w:divBdr>
                                            </w:div>
                                          </w:divsChild>
                                        </w:div>
                                        <w:div w:id="1304040146">
                                          <w:marLeft w:val="240"/>
                                          <w:marRight w:val="240"/>
                                          <w:marTop w:val="0"/>
                                          <w:marBottom w:val="0"/>
                                          <w:divBdr>
                                            <w:top w:val="none" w:sz="0" w:space="0" w:color="auto"/>
                                            <w:left w:val="none" w:sz="0" w:space="0" w:color="auto"/>
                                            <w:bottom w:val="none" w:sz="0" w:space="0" w:color="auto"/>
                                            <w:right w:val="none" w:sz="0" w:space="0" w:color="auto"/>
                                          </w:divBdr>
                                          <w:divsChild>
                                            <w:div w:id="1006975405">
                                              <w:marLeft w:val="240"/>
                                              <w:marRight w:val="0"/>
                                              <w:marTop w:val="0"/>
                                              <w:marBottom w:val="0"/>
                                              <w:divBdr>
                                                <w:top w:val="none" w:sz="0" w:space="0" w:color="auto"/>
                                                <w:left w:val="none" w:sz="0" w:space="0" w:color="auto"/>
                                                <w:bottom w:val="none" w:sz="0" w:space="0" w:color="auto"/>
                                                <w:right w:val="none" w:sz="0" w:space="0" w:color="auto"/>
                                              </w:divBdr>
                                            </w:div>
                                          </w:divsChild>
                                        </w:div>
                                        <w:div w:id="1380205752">
                                          <w:marLeft w:val="240"/>
                                          <w:marRight w:val="240"/>
                                          <w:marTop w:val="0"/>
                                          <w:marBottom w:val="0"/>
                                          <w:divBdr>
                                            <w:top w:val="none" w:sz="0" w:space="0" w:color="auto"/>
                                            <w:left w:val="none" w:sz="0" w:space="0" w:color="auto"/>
                                            <w:bottom w:val="none" w:sz="0" w:space="0" w:color="auto"/>
                                            <w:right w:val="none" w:sz="0" w:space="0" w:color="auto"/>
                                          </w:divBdr>
                                          <w:divsChild>
                                            <w:div w:id="1498615184">
                                              <w:marLeft w:val="240"/>
                                              <w:marRight w:val="0"/>
                                              <w:marTop w:val="0"/>
                                              <w:marBottom w:val="0"/>
                                              <w:divBdr>
                                                <w:top w:val="none" w:sz="0" w:space="0" w:color="auto"/>
                                                <w:left w:val="none" w:sz="0" w:space="0" w:color="auto"/>
                                                <w:bottom w:val="none" w:sz="0" w:space="0" w:color="auto"/>
                                                <w:right w:val="none" w:sz="0" w:space="0" w:color="auto"/>
                                              </w:divBdr>
                                            </w:div>
                                          </w:divsChild>
                                        </w:div>
                                        <w:div w:id="1820343592">
                                          <w:marLeft w:val="240"/>
                                          <w:marRight w:val="240"/>
                                          <w:marTop w:val="0"/>
                                          <w:marBottom w:val="0"/>
                                          <w:divBdr>
                                            <w:top w:val="none" w:sz="0" w:space="0" w:color="auto"/>
                                            <w:left w:val="none" w:sz="0" w:space="0" w:color="auto"/>
                                            <w:bottom w:val="none" w:sz="0" w:space="0" w:color="auto"/>
                                            <w:right w:val="none" w:sz="0" w:space="0" w:color="auto"/>
                                          </w:divBdr>
                                          <w:divsChild>
                                            <w:div w:id="1935362703">
                                              <w:marLeft w:val="240"/>
                                              <w:marRight w:val="0"/>
                                              <w:marTop w:val="0"/>
                                              <w:marBottom w:val="0"/>
                                              <w:divBdr>
                                                <w:top w:val="none" w:sz="0" w:space="0" w:color="auto"/>
                                                <w:left w:val="none" w:sz="0" w:space="0" w:color="auto"/>
                                                <w:bottom w:val="none" w:sz="0" w:space="0" w:color="auto"/>
                                                <w:right w:val="none" w:sz="0" w:space="0" w:color="auto"/>
                                              </w:divBdr>
                                            </w:div>
                                          </w:divsChild>
                                        </w:div>
                                        <w:div w:id="1824079050">
                                          <w:marLeft w:val="240"/>
                                          <w:marRight w:val="240"/>
                                          <w:marTop w:val="0"/>
                                          <w:marBottom w:val="0"/>
                                          <w:divBdr>
                                            <w:top w:val="none" w:sz="0" w:space="0" w:color="auto"/>
                                            <w:left w:val="none" w:sz="0" w:space="0" w:color="auto"/>
                                            <w:bottom w:val="none" w:sz="0" w:space="0" w:color="auto"/>
                                            <w:right w:val="none" w:sz="0" w:space="0" w:color="auto"/>
                                          </w:divBdr>
                                          <w:divsChild>
                                            <w:div w:id="87700006">
                                              <w:marLeft w:val="240"/>
                                              <w:marRight w:val="0"/>
                                              <w:marTop w:val="0"/>
                                              <w:marBottom w:val="0"/>
                                              <w:divBdr>
                                                <w:top w:val="none" w:sz="0" w:space="0" w:color="auto"/>
                                                <w:left w:val="none" w:sz="0" w:space="0" w:color="auto"/>
                                                <w:bottom w:val="none" w:sz="0" w:space="0" w:color="auto"/>
                                                <w:right w:val="none" w:sz="0" w:space="0" w:color="auto"/>
                                              </w:divBdr>
                                            </w:div>
                                          </w:divsChild>
                                        </w:div>
                                        <w:div w:id="1880511658">
                                          <w:marLeft w:val="240"/>
                                          <w:marRight w:val="240"/>
                                          <w:marTop w:val="0"/>
                                          <w:marBottom w:val="0"/>
                                          <w:divBdr>
                                            <w:top w:val="none" w:sz="0" w:space="0" w:color="auto"/>
                                            <w:left w:val="none" w:sz="0" w:space="0" w:color="auto"/>
                                            <w:bottom w:val="none" w:sz="0" w:space="0" w:color="auto"/>
                                            <w:right w:val="none" w:sz="0" w:space="0" w:color="auto"/>
                                          </w:divBdr>
                                          <w:divsChild>
                                            <w:div w:id="9103128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60424506">
                                      <w:marLeft w:val="240"/>
                                      <w:marRight w:val="0"/>
                                      <w:marTop w:val="0"/>
                                      <w:marBottom w:val="0"/>
                                      <w:divBdr>
                                        <w:top w:val="none" w:sz="0" w:space="0" w:color="auto"/>
                                        <w:left w:val="none" w:sz="0" w:space="0" w:color="auto"/>
                                        <w:bottom w:val="none" w:sz="0" w:space="0" w:color="auto"/>
                                        <w:right w:val="none" w:sz="0" w:space="0" w:color="auto"/>
                                      </w:divBdr>
                                    </w:div>
                                  </w:divsChild>
                                </w:div>
                                <w:div w:id="385178986">
                                  <w:marLeft w:val="240"/>
                                  <w:marRight w:val="240"/>
                                  <w:marTop w:val="0"/>
                                  <w:marBottom w:val="0"/>
                                  <w:divBdr>
                                    <w:top w:val="none" w:sz="0" w:space="0" w:color="auto"/>
                                    <w:left w:val="none" w:sz="0" w:space="0" w:color="auto"/>
                                    <w:bottom w:val="none" w:sz="0" w:space="0" w:color="auto"/>
                                    <w:right w:val="none" w:sz="0" w:space="0" w:color="auto"/>
                                  </w:divBdr>
                                  <w:divsChild>
                                    <w:div w:id="69426043">
                                      <w:marLeft w:val="240"/>
                                      <w:marRight w:val="0"/>
                                      <w:marTop w:val="0"/>
                                      <w:marBottom w:val="0"/>
                                      <w:divBdr>
                                        <w:top w:val="none" w:sz="0" w:space="0" w:color="auto"/>
                                        <w:left w:val="none" w:sz="0" w:space="0" w:color="auto"/>
                                        <w:bottom w:val="none" w:sz="0" w:space="0" w:color="auto"/>
                                        <w:right w:val="none" w:sz="0" w:space="0" w:color="auto"/>
                                      </w:divBdr>
                                    </w:div>
                                  </w:divsChild>
                                </w:div>
                                <w:div w:id="467476937">
                                  <w:marLeft w:val="240"/>
                                  <w:marRight w:val="240"/>
                                  <w:marTop w:val="0"/>
                                  <w:marBottom w:val="0"/>
                                  <w:divBdr>
                                    <w:top w:val="none" w:sz="0" w:space="0" w:color="auto"/>
                                    <w:left w:val="none" w:sz="0" w:space="0" w:color="auto"/>
                                    <w:bottom w:val="none" w:sz="0" w:space="0" w:color="auto"/>
                                    <w:right w:val="none" w:sz="0" w:space="0" w:color="auto"/>
                                  </w:divBdr>
                                  <w:divsChild>
                                    <w:div w:id="1241479764">
                                      <w:marLeft w:val="240"/>
                                      <w:marRight w:val="0"/>
                                      <w:marTop w:val="0"/>
                                      <w:marBottom w:val="0"/>
                                      <w:divBdr>
                                        <w:top w:val="none" w:sz="0" w:space="0" w:color="auto"/>
                                        <w:left w:val="none" w:sz="0" w:space="0" w:color="auto"/>
                                        <w:bottom w:val="none" w:sz="0" w:space="0" w:color="auto"/>
                                        <w:right w:val="none" w:sz="0" w:space="0" w:color="auto"/>
                                      </w:divBdr>
                                    </w:div>
                                  </w:divsChild>
                                </w:div>
                                <w:div w:id="665089898">
                                  <w:marLeft w:val="240"/>
                                  <w:marRight w:val="240"/>
                                  <w:marTop w:val="0"/>
                                  <w:marBottom w:val="0"/>
                                  <w:divBdr>
                                    <w:top w:val="none" w:sz="0" w:space="0" w:color="auto"/>
                                    <w:left w:val="none" w:sz="0" w:space="0" w:color="auto"/>
                                    <w:bottom w:val="none" w:sz="0" w:space="0" w:color="auto"/>
                                    <w:right w:val="none" w:sz="0" w:space="0" w:color="auto"/>
                                  </w:divBdr>
                                  <w:divsChild>
                                    <w:div w:id="994529190">
                                      <w:marLeft w:val="240"/>
                                      <w:marRight w:val="0"/>
                                      <w:marTop w:val="0"/>
                                      <w:marBottom w:val="0"/>
                                      <w:divBdr>
                                        <w:top w:val="none" w:sz="0" w:space="0" w:color="auto"/>
                                        <w:left w:val="none" w:sz="0" w:space="0" w:color="auto"/>
                                        <w:bottom w:val="none" w:sz="0" w:space="0" w:color="auto"/>
                                        <w:right w:val="none" w:sz="0" w:space="0" w:color="auto"/>
                                      </w:divBdr>
                                    </w:div>
                                  </w:divsChild>
                                </w:div>
                                <w:div w:id="714350678">
                                  <w:marLeft w:val="240"/>
                                  <w:marRight w:val="240"/>
                                  <w:marTop w:val="0"/>
                                  <w:marBottom w:val="0"/>
                                  <w:divBdr>
                                    <w:top w:val="none" w:sz="0" w:space="0" w:color="auto"/>
                                    <w:left w:val="none" w:sz="0" w:space="0" w:color="auto"/>
                                    <w:bottom w:val="none" w:sz="0" w:space="0" w:color="auto"/>
                                    <w:right w:val="none" w:sz="0" w:space="0" w:color="auto"/>
                                  </w:divBdr>
                                  <w:divsChild>
                                    <w:div w:id="707605846">
                                      <w:marLeft w:val="240"/>
                                      <w:marRight w:val="0"/>
                                      <w:marTop w:val="0"/>
                                      <w:marBottom w:val="0"/>
                                      <w:divBdr>
                                        <w:top w:val="none" w:sz="0" w:space="0" w:color="auto"/>
                                        <w:left w:val="none" w:sz="0" w:space="0" w:color="auto"/>
                                        <w:bottom w:val="none" w:sz="0" w:space="0" w:color="auto"/>
                                        <w:right w:val="none" w:sz="0" w:space="0" w:color="auto"/>
                                      </w:divBdr>
                                    </w:div>
                                  </w:divsChild>
                                </w:div>
                                <w:div w:id="1083454294">
                                  <w:marLeft w:val="240"/>
                                  <w:marRight w:val="240"/>
                                  <w:marTop w:val="0"/>
                                  <w:marBottom w:val="0"/>
                                  <w:divBdr>
                                    <w:top w:val="none" w:sz="0" w:space="0" w:color="auto"/>
                                    <w:left w:val="none" w:sz="0" w:space="0" w:color="auto"/>
                                    <w:bottom w:val="none" w:sz="0" w:space="0" w:color="auto"/>
                                    <w:right w:val="none" w:sz="0" w:space="0" w:color="auto"/>
                                  </w:divBdr>
                                  <w:divsChild>
                                    <w:div w:id="2068143536">
                                      <w:marLeft w:val="240"/>
                                      <w:marRight w:val="0"/>
                                      <w:marTop w:val="0"/>
                                      <w:marBottom w:val="0"/>
                                      <w:divBdr>
                                        <w:top w:val="none" w:sz="0" w:space="0" w:color="auto"/>
                                        <w:left w:val="none" w:sz="0" w:space="0" w:color="auto"/>
                                        <w:bottom w:val="none" w:sz="0" w:space="0" w:color="auto"/>
                                        <w:right w:val="none" w:sz="0" w:space="0" w:color="auto"/>
                                      </w:divBdr>
                                    </w:div>
                                  </w:divsChild>
                                </w:div>
                                <w:div w:id="1207789817">
                                  <w:marLeft w:val="240"/>
                                  <w:marRight w:val="240"/>
                                  <w:marTop w:val="0"/>
                                  <w:marBottom w:val="0"/>
                                  <w:divBdr>
                                    <w:top w:val="none" w:sz="0" w:space="0" w:color="auto"/>
                                    <w:left w:val="none" w:sz="0" w:space="0" w:color="auto"/>
                                    <w:bottom w:val="none" w:sz="0" w:space="0" w:color="auto"/>
                                    <w:right w:val="none" w:sz="0" w:space="0" w:color="auto"/>
                                  </w:divBdr>
                                  <w:divsChild>
                                    <w:div w:id="20673849">
                                      <w:marLeft w:val="240"/>
                                      <w:marRight w:val="0"/>
                                      <w:marTop w:val="0"/>
                                      <w:marBottom w:val="0"/>
                                      <w:divBdr>
                                        <w:top w:val="none" w:sz="0" w:space="0" w:color="auto"/>
                                        <w:left w:val="none" w:sz="0" w:space="0" w:color="auto"/>
                                        <w:bottom w:val="none" w:sz="0" w:space="0" w:color="auto"/>
                                        <w:right w:val="none" w:sz="0" w:space="0" w:color="auto"/>
                                      </w:divBdr>
                                    </w:div>
                                  </w:divsChild>
                                </w:div>
                                <w:div w:id="1234508955">
                                  <w:marLeft w:val="240"/>
                                  <w:marRight w:val="240"/>
                                  <w:marTop w:val="0"/>
                                  <w:marBottom w:val="0"/>
                                  <w:divBdr>
                                    <w:top w:val="none" w:sz="0" w:space="0" w:color="auto"/>
                                    <w:left w:val="none" w:sz="0" w:space="0" w:color="auto"/>
                                    <w:bottom w:val="none" w:sz="0" w:space="0" w:color="auto"/>
                                    <w:right w:val="none" w:sz="0" w:space="0" w:color="auto"/>
                                  </w:divBdr>
                                  <w:divsChild>
                                    <w:div w:id="274093564">
                                      <w:marLeft w:val="240"/>
                                      <w:marRight w:val="0"/>
                                      <w:marTop w:val="0"/>
                                      <w:marBottom w:val="0"/>
                                      <w:divBdr>
                                        <w:top w:val="none" w:sz="0" w:space="0" w:color="auto"/>
                                        <w:left w:val="none" w:sz="0" w:space="0" w:color="auto"/>
                                        <w:bottom w:val="none" w:sz="0" w:space="0" w:color="auto"/>
                                        <w:right w:val="none" w:sz="0" w:space="0" w:color="auto"/>
                                      </w:divBdr>
                                    </w:div>
                                  </w:divsChild>
                                </w:div>
                                <w:div w:id="1280452188">
                                  <w:marLeft w:val="240"/>
                                  <w:marRight w:val="240"/>
                                  <w:marTop w:val="0"/>
                                  <w:marBottom w:val="0"/>
                                  <w:divBdr>
                                    <w:top w:val="none" w:sz="0" w:space="0" w:color="auto"/>
                                    <w:left w:val="none" w:sz="0" w:space="0" w:color="auto"/>
                                    <w:bottom w:val="none" w:sz="0" w:space="0" w:color="auto"/>
                                    <w:right w:val="none" w:sz="0" w:space="0" w:color="auto"/>
                                  </w:divBdr>
                                  <w:divsChild>
                                    <w:div w:id="1583366217">
                                      <w:marLeft w:val="240"/>
                                      <w:marRight w:val="0"/>
                                      <w:marTop w:val="0"/>
                                      <w:marBottom w:val="0"/>
                                      <w:divBdr>
                                        <w:top w:val="none" w:sz="0" w:space="0" w:color="auto"/>
                                        <w:left w:val="none" w:sz="0" w:space="0" w:color="auto"/>
                                        <w:bottom w:val="none" w:sz="0" w:space="0" w:color="auto"/>
                                        <w:right w:val="none" w:sz="0" w:space="0" w:color="auto"/>
                                      </w:divBdr>
                                    </w:div>
                                  </w:divsChild>
                                </w:div>
                                <w:div w:id="1316377656">
                                  <w:marLeft w:val="240"/>
                                  <w:marRight w:val="240"/>
                                  <w:marTop w:val="0"/>
                                  <w:marBottom w:val="0"/>
                                  <w:divBdr>
                                    <w:top w:val="none" w:sz="0" w:space="0" w:color="auto"/>
                                    <w:left w:val="none" w:sz="0" w:space="0" w:color="auto"/>
                                    <w:bottom w:val="none" w:sz="0" w:space="0" w:color="auto"/>
                                    <w:right w:val="none" w:sz="0" w:space="0" w:color="auto"/>
                                  </w:divBdr>
                                  <w:divsChild>
                                    <w:div w:id="84807743">
                                      <w:marLeft w:val="240"/>
                                      <w:marRight w:val="0"/>
                                      <w:marTop w:val="0"/>
                                      <w:marBottom w:val="0"/>
                                      <w:divBdr>
                                        <w:top w:val="none" w:sz="0" w:space="0" w:color="auto"/>
                                        <w:left w:val="none" w:sz="0" w:space="0" w:color="auto"/>
                                        <w:bottom w:val="none" w:sz="0" w:space="0" w:color="auto"/>
                                        <w:right w:val="none" w:sz="0" w:space="0" w:color="auto"/>
                                      </w:divBdr>
                                    </w:div>
                                  </w:divsChild>
                                </w:div>
                                <w:div w:id="1335567542">
                                  <w:marLeft w:val="240"/>
                                  <w:marRight w:val="240"/>
                                  <w:marTop w:val="0"/>
                                  <w:marBottom w:val="0"/>
                                  <w:divBdr>
                                    <w:top w:val="none" w:sz="0" w:space="0" w:color="auto"/>
                                    <w:left w:val="none" w:sz="0" w:space="0" w:color="auto"/>
                                    <w:bottom w:val="none" w:sz="0" w:space="0" w:color="auto"/>
                                    <w:right w:val="none" w:sz="0" w:space="0" w:color="auto"/>
                                  </w:divBdr>
                                  <w:divsChild>
                                    <w:div w:id="368722577">
                                      <w:marLeft w:val="240"/>
                                      <w:marRight w:val="0"/>
                                      <w:marTop w:val="0"/>
                                      <w:marBottom w:val="0"/>
                                      <w:divBdr>
                                        <w:top w:val="none" w:sz="0" w:space="0" w:color="auto"/>
                                        <w:left w:val="none" w:sz="0" w:space="0" w:color="auto"/>
                                        <w:bottom w:val="none" w:sz="0" w:space="0" w:color="auto"/>
                                        <w:right w:val="none" w:sz="0" w:space="0" w:color="auto"/>
                                      </w:divBdr>
                                    </w:div>
                                  </w:divsChild>
                                </w:div>
                                <w:div w:id="1481775567">
                                  <w:marLeft w:val="240"/>
                                  <w:marRight w:val="240"/>
                                  <w:marTop w:val="0"/>
                                  <w:marBottom w:val="0"/>
                                  <w:divBdr>
                                    <w:top w:val="none" w:sz="0" w:space="0" w:color="auto"/>
                                    <w:left w:val="none" w:sz="0" w:space="0" w:color="auto"/>
                                    <w:bottom w:val="none" w:sz="0" w:space="0" w:color="auto"/>
                                    <w:right w:val="none" w:sz="0" w:space="0" w:color="auto"/>
                                  </w:divBdr>
                                  <w:divsChild>
                                    <w:div w:id="1656687889">
                                      <w:marLeft w:val="240"/>
                                      <w:marRight w:val="0"/>
                                      <w:marTop w:val="0"/>
                                      <w:marBottom w:val="0"/>
                                      <w:divBdr>
                                        <w:top w:val="none" w:sz="0" w:space="0" w:color="auto"/>
                                        <w:left w:val="none" w:sz="0" w:space="0" w:color="auto"/>
                                        <w:bottom w:val="none" w:sz="0" w:space="0" w:color="auto"/>
                                        <w:right w:val="none" w:sz="0" w:space="0" w:color="auto"/>
                                      </w:divBdr>
                                    </w:div>
                                  </w:divsChild>
                                </w:div>
                                <w:div w:id="1816528303">
                                  <w:marLeft w:val="240"/>
                                  <w:marRight w:val="240"/>
                                  <w:marTop w:val="0"/>
                                  <w:marBottom w:val="0"/>
                                  <w:divBdr>
                                    <w:top w:val="none" w:sz="0" w:space="0" w:color="auto"/>
                                    <w:left w:val="none" w:sz="0" w:space="0" w:color="auto"/>
                                    <w:bottom w:val="none" w:sz="0" w:space="0" w:color="auto"/>
                                    <w:right w:val="none" w:sz="0" w:space="0" w:color="auto"/>
                                  </w:divBdr>
                                  <w:divsChild>
                                    <w:div w:id="88549135">
                                      <w:marLeft w:val="240"/>
                                      <w:marRight w:val="0"/>
                                      <w:marTop w:val="0"/>
                                      <w:marBottom w:val="0"/>
                                      <w:divBdr>
                                        <w:top w:val="none" w:sz="0" w:space="0" w:color="auto"/>
                                        <w:left w:val="none" w:sz="0" w:space="0" w:color="auto"/>
                                        <w:bottom w:val="none" w:sz="0" w:space="0" w:color="auto"/>
                                        <w:right w:val="none" w:sz="0" w:space="0" w:color="auto"/>
                                      </w:divBdr>
                                    </w:div>
                                  </w:divsChild>
                                </w:div>
                                <w:div w:id="1875849996">
                                  <w:marLeft w:val="240"/>
                                  <w:marRight w:val="240"/>
                                  <w:marTop w:val="0"/>
                                  <w:marBottom w:val="0"/>
                                  <w:divBdr>
                                    <w:top w:val="none" w:sz="0" w:space="0" w:color="auto"/>
                                    <w:left w:val="none" w:sz="0" w:space="0" w:color="auto"/>
                                    <w:bottom w:val="none" w:sz="0" w:space="0" w:color="auto"/>
                                    <w:right w:val="none" w:sz="0" w:space="0" w:color="auto"/>
                                  </w:divBdr>
                                  <w:divsChild>
                                    <w:div w:id="1525749624">
                                      <w:marLeft w:val="240"/>
                                      <w:marRight w:val="0"/>
                                      <w:marTop w:val="0"/>
                                      <w:marBottom w:val="0"/>
                                      <w:divBdr>
                                        <w:top w:val="none" w:sz="0" w:space="0" w:color="auto"/>
                                        <w:left w:val="none" w:sz="0" w:space="0" w:color="auto"/>
                                        <w:bottom w:val="none" w:sz="0" w:space="0" w:color="auto"/>
                                        <w:right w:val="none" w:sz="0" w:space="0" w:color="auto"/>
                                      </w:divBdr>
                                    </w:div>
                                  </w:divsChild>
                                </w:div>
                                <w:div w:id="1892615411">
                                  <w:marLeft w:val="240"/>
                                  <w:marRight w:val="240"/>
                                  <w:marTop w:val="0"/>
                                  <w:marBottom w:val="0"/>
                                  <w:divBdr>
                                    <w:top w:val="none" w:sz="0" w:space="0" w:color="auto"/>
                                    <w:left w:val="none" w:sz="0" w:space="0" w:color="auto"/>
                                    <w:bottom w:val="none" w:sz="0" w:space="0" w:color="auto"/>
                                    <w:right w:val="none" w:sz="0" w:space="0" w:color="auto"/>
                                  </w:divBdr>
                                  <w:divsChild>
                                    <w:div w:id="858200599">
                                      <w:marLeft w:val="240"/>
                                      <w:marRight w:val="0"/>
                                      <w:marTop w:val="0"/>
                                      <w:marBottom w:val="0"/>
                                      <w:divBdr>
                                        <w:top w:val="none" w:sz="0" w:space="0" w:color="auto"/>
                                        <w:left w:val="none" w:sz="0" w:space="0" w:color="auto"/>
                                        <w:bottom w:val="none" w:sz="0" w:space="0" w:color="auto"/>
                                        <w:right w:val="none" w:sz="0" w:space="0" w:color="auto"/>
                                      </w:divBdr>
                                    </w:div>
                                  </w:divsChild>
                                </w:div>
                                <w:div w:id="1972633894">
                                  <w:marLeft w:val="240"/>
                                  <w:marRight w:val="240"/>
                                  <w:marTop w:val="0"/>
                                  <w:marBottom w:val="0"/>
                                  <w:divBdr>
                                    <w:top w:val="none" w:sz="0" w:space="0" w:color="auto"/>
                                    <w:left w:val="none" w:sz="0" w:space="0" w:color="auto"/>
                                    <w:bottom w:val="none" w:sz="0" w:space="0" w:color="auto"/>
                                    <w:right w:val="none" w:sz="0" w:space="0" w:color="auto"/>
                                  </w:divBdr>
                                  <w:divsChild>
                                    <w:div w:id="1945065948">
                                      <w:marLeft w:val="240"/>
                                      <w:marRight w:val="0"/>
                                      <w:marTop w:val="0"/>
                                      <w:marBottom w:val="0"/>
                                      <w:divBdr>
                                        <w:top w:val="none" w:sz="0" w:space="0" w:color="auto"/>
                                        <w:left w:val="none" w:sz="0" w:space="0" w:color="auto"/>
                                        <w:bottom w:val="none" w:sz="0" w:space="0" w:color="auto"/>
                                        <w:right w:val="none" w:sz="0" w:space="0" w:color="auto"/>
                                      </w:divBdr>
                                    </w:div>
                                  </w:divsChild>
                                </w:div>
                                <w:div w:id="2020964956">
                                  <w:marLeft w:val="240"/>
                                  <w:marRight w:val="240"/>
                                  <w:marTop w:val="0"/>
                                  <w:marBottom w:val="0"/>
                                  <w:divBdr>
                                    <w:top w:val="none" w:sz="0" w:space="0" w:color="auto"/>
                                    <w:left w:val="none" w:sz="0" w:space="0" w:color="auto"/>
                                    <w:bottom w:val="none" w:sz="0" w:space="0" w:color="auto"/>
                                    <w:right w:val="none" w:sz="0" w:space="0" w:color="auto"/>
                                  </w:divBdr>
                                  <w:divsChild>
                                    <w:div w:id="954486312">
                                      <w:marLeft w:val="240"/>
                                      <w:marRight w:val="0"/>
                                      <w:marTop w:val="0"/>
                                      <w:marBottom w:val="0"/>
                                      <w:divBdr>
                                        <w:top w:val="none" w:sz="0" w:space="0" w:color="auto"/>
                                        <w:left w:val="none" w:sz="0" w:space="0" w:color="auto"/>
                                        <w:bottom w:val="none" w:sz="0" w:space="0" w:color="auto"/>
                                        <w:right w:val="none" w:sz="0" w:space="0" w:color="auto"/>
                                      </w:divBdr>
                                    </w:div>
                                  </w:divsChild>
                                </w:div>
                                <w:div w:id="2024743960">
                                  <w:marLeft w:val="240"/>
                                  <w:marRight w:val="240"/>
                                  <w:marTop w:val="0"/>
                                  <w:marBottom w:val="0"/>
                                  <w:divBdr>
                                    <w:top w:val="none" w:sz="0" w:space="0" w:color="auto"/>
                                    <w:left w:val="none" w:sz="0" w:space="0" w:color="auto"/>
                                    <w:bottom w:val="none" w:sz="0" w:space="0" w:color="auto"/>
                                    <w:right w:val="none" w:sz="0" w:space="0" w:color="auto"/>
                                  </w:divBdr>
                                  <w:divsChild>
                                    <w:div w:id="1575551429">
                                      <w:marLeft w:val="240"/>
                                      <w:marRight w:val="0"/>
                                      <w:marTop w:val="0"/>
                                      <w:marBottom w:val="0"/>
                                      <w:divBdr>
                                        <w:top w:val="none" w:sz="0" w:space="0" w:color="auto"/>
                                        <w:left w:val="none" w:sz="0" w:space="0" w:color="auto"/>
                                        <w:bottom w:val="none" w:sz="0" w:space="0" w:color="auto"/>
                                        <w:right w:val="none" w:sz="0" w:space="0" w:color="auto"/>
                                      </w:divBdr>
                                    </w:div>
                                  </w:divsChild>
                                </w:div>
                                <w:div w:id="2069961729">
                                  <w:marLeft w:val="240"/>
                                  <w:marRight w:val="240"/>
                                  <w:marTop w:val="0"/>
                                  <w:marBottom w:val="0"/>
                                  <w:divBdr>
                                    <w:top w:val="none" w:sz="0" w:space="0" w:color="auto"/>
                                    <w:left w:val="none" w:sz="0" w:space="0" w:color="auto"/>
                                    <w:bottom w:val="none" w:sz="0" w:space="0" w:color="auto"/>
                                    <w:right w:val="none" w:sz="0" w:space="0" w:color="auto"/>
                                  </w:divBdr>
                                  <w:divsChild>
                                    <w:div w:id="754592667">
                                      <w:marLeft w:val="240"/>
                                      <w:marRight w:val="0"/>
                                      <w:marTop w:val="0"/>
                                      <w:marBottom w:val="0"/>
                                      <w:divBdr>
                                        <w:top w:val="none" w:sz="0" w:space="0" w:color="auto"/>
                                        <w:left w:val="none" w:sz="0" w:space="0" w:color="auto"/>
                                        <w:bottom w:val="none" w:sz="0" w:space="0" w:color="auto"/>
                                        <w:right w:val="none" w:sz="0" w:space="0" w:color="auto"/>
                                      </w:divBdr>
                                    </w:div>
                                  </w:divsChild>
                                </w:div>
                                <w:div w:id="20949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23498">
                          <w:marLeft w:val="240"/>
                          <w:marRight w:val="240"/>
                          <w:marTop w:val="0"/>
                          <w:marBottom w:val="0"/>
                          <w:divBdr>
                            <w:top w:val="none" w:sz="0" w:space="0" w:color="auto"/>
                            <w:left w:val="none" w:sz="0" w:space="0" w:color="auto"/>
                            <w:bottom w:val="none" w:sz="0" w:space="0" w:color="auto"/>
                            <w:right w:val="none" w:sz="0" w:space="0" w:color="auto"/>
                          </w:divBdr>
                          <w:divsChild>
                            <w:div w:id="410584151">
                              <w:marLeft w:val="240"/>
                              <w:marRight w:val="0"/>
                              <w:marTop w:val="0"/>
                              <w:marBottom w:val="0"/>
                              <w:divBdr>
                                <w:top w:val="none" w:sz="0" w:space="0" w:color="auto"/>
                                <w:left w:val="none" w:sz="0" w:space="0" w:color="auto"/>
                                <w:bottom w:val="none" w:sz="0" w:space="0" w:color="auto"/>
                                <w:right w:val="none" w:sz="0" w:space="0" w:color="auto"/>
                              </w:divBdr>
                            </w:div>
                            <w:div w:id="1463687958">
                              <w:marLeft w:val="0"/>
                              <w:marRight w:val="0"/>
                              <w:marTop w:val="0"/>
                              <w:marBottom w:val="0"/>
                              <w:divBdr>
                                <w:top w:val="none" w:sz="0" w:space="0" w:color="auto"/>
                                <w:left w:val="none" w:sz="0" w:space="0" w:color="auto"/>
                                <w:bottom w:val="none" w:sz="0" w:space="0" w:color="auto"/>
                                <w:right w:val="none" w:sz="0" w:space="0" w:color="auto"/>
                              </w:divBdr>
                              <w:divsChild>
                                <w:div w:id="205157">
                                  <w:marLeft w:val="240"/>
                                  <w:marRight w:val="240"/>
                                  <w:marTop w:val="0"/>
                                  <w:marBottom w:val="0"/>
                                  <w:divBdr>
                                    <w:top w:val="none" w:sz="0" w:space="0" w:color="auto"/>
                                    <w:left w:val="none" w:sz="0" w:space="0" w:color="auto"/>
                                    <w:bottom w:val="none" w:sz="0" w:space="0" w:color="auto"/>
                                    <w:right w:val="none" w:sz="0" w:space="0" w:color="auto"/>
                                  </w:divBdr>
                                  <w:divsChild>
                                    <w:div w:id="2001544411">
                                      <w:marLeft w:val="240"/>
                                      <w:marRight w:val="0"/>
                                      <w:marTop w:val="0"/>
                                      <w:marBottom w:val="0"/>
                                      <w:divBdr>
                                        <w:top w:val="none" w:sz="0" w:space="0" w:color="auto"/>
                                        <w:left w:val="none" w:sz="0" w:space="0" w:color="auto"/>
                                        <w:bottom w:val="none" w:sz="0" w:space="0" w:color="auto"/>
                                        <w:right w:val="none" w:sz="0" w:space="0" w:color="auto"/>
                                      </w:divBdr>
                                    </w:div>
                                  </w:divsChild>
                                </w:div>
                                <w:div w:id="108160056">
                                  <w:marLeft w:val="240"/>
                                  <w:marRight w:val="240"/>
                                  <w:marTop w:val="0"/>
                                  <w:marBottom w:val="0"/>
                                  <w:divBdr>
                                    <w:top w:val="none" w:sz="0" w:space="0" w:color="auto"/>
                                    <w:left w:val="none" w:sz="0" w:space="0" w:color="auto"/>
                                    <w:bottom w:val="none" w:sz="0" w:space="0" w:color="auto"/>
                                    <w:right w:val="none" w:sz="0" w:space="0" w:color="auto"/>
                                  </w:divBdr>
                                  <w:divsChild>
                                    <w:div w:id="1296761783">
                                      <w:marLeft w:val="240"/>
                                      <w:marRight w:val="0"/>
                                      <w:marTop w:val="0"/>
                                      <w:marBottom w:val="0"/>
                                      <w:divBdr>
                                        <w:top w:val="none" w:sz="0" w:space="0" w:color="auto"/>
                                        <w:left w:val="none" w:sz="0" w:space="0" w:color="auto"/>
                                        <w:bottom w:val="none" w:sz="0" w:space="0" w:color="auto"/>
                                        <w:right w:val="none" w:sz="0" w:space="0" w:color="auto"/>
                                      </w:divBdr>
                                    </w:div>
                                  </w:divsChild>
                                </w:div>
                                <w:div w:id="168255508">
                                  <w:marLeft w:val="240"/>
                                  <w:marRight w:val="240"/>
                                  <w:marTop w:val="0"/>
                                  <w:marBottom w:val="0"/>
                                  <w:divBdr>
                                    <w:top w:val="none" w:sz="0" w:space="0" w:color="auto"/>
                                    <w:left w:val="none" w:sz="0" w:space="0" w:color="auto"/>
                                    <w:bottom w:val="none" w:sz="0" w:space="0" w:color="auto"/>
                                    <w:right w:val="none" w:sz="0" w:space="0" w:color="auto"/>
                                  </w:divBdr>
                                  <w:divsChild>
                                    <w:div w:id="323359959">
                                      <w:marLeft w:val="240"/>
                                      <w:marRight w:val="0"/>
                                      <w:marTop w:val="0"/>
                                      <w:marBottom w:val="0"/>
                                      <w:divBdr>
                                        <w:top w:val="none" w:sz="0" w:space="0" w:color="auto"/>
                                        <w:left w:val="none" w:sz="0" w:space="0" w:color="auto"/>
                                        <w:bottom w:val="none" w:sz="0" w:space="0" w:color="auto"/>
                                        <w:right w:val="none" w:sz="0" w:space="0" w:color="auto"/>
                                      </w:divBdr>
                                    </w:div>
                                  </w:divsChild>
                                </w:div>
                                <w:div w:id="328871425">
                                  <w:marLeft w:val="240"/>
                                  <w:marRight w:val="240"/>
                                  <w:marTop w:val="0"/>
                                  <w:marBottom w:val="0"/>
                                  <w:divBdr>
                                    <w:top w:val="none" w:sz="0" w:space="0" w:color="auto"/>
                                    <w:left w:val="none" w:sz="0" w:space="0" w:color="auto"/>
                                    <w:bottom w:val="none" w:sz="0" w:space="0" w:color="auto"/>
                                    <w:right w:val="none" w:sz="0" w:space="0" w:color="auto"/>
                                  </w:divBdr>
                                  <w:divsChild>
                                    <w:div w:id="550457964">
                                      <w:marLeft w:val="240"/>
                                      <w:marRight w:val="0"/>
                                      <w:marTop w:val="0"/>
                                      <w:marBottom w:val="0"/>
                                      <w:divBdr>
                                        <w:top w:val="none" w:sz="0" w:space="0" w:color="auto"/>
                                        <w:left w:val="none" w:sz="0" w:space="0" w:color="auto"/>
                                        <w:bottom w:val="none" w:sz="0" w:space="0" w:color="auto"/>
                                        <w:right w:val="none" w:sz="0" w:space="0" w:color="auto"/>
                                      </w:divBdr>
                                    </w:div>
                                  </w:divsChild>
                                </w:div>
                                <w:div w:id="411783104">
                                  <w:marLeft w:val="240"/>
                                  <w:marRight w:val="240"/>
                                  <w:marTop w:val="0"/>
                                  <w:marBottom w:val="0"/>
                                  <w:divBdr>
                                    <w:top w:val="none" w:sz="0" w:space="0" w:color="auto"/>
                                    <w:left w:val="none" w:sz="0" w:space="0" w:color="auto"/>
                                    <w:bottom w:val="none" w:sz="0" w:space="0" w:color="auto"/>
                                    <w:right w:val="none" w:sz="0" w:space="0" w:color="auto"/>
                                  </w:divBdr>
                                  <w:divsChild>
                                    <w:div w:id="152381560">
                                      <w:marLeft w:val="240"/>
                                      <w:marRight w:val="0"/>
                                      <w:marTop w:val="0"/>
                                      <w:marBottom w:val="0"/>
                                      <w:divBdr>
                                        <w:top w:val="none" w:sz="0" w:space="0" w:color="auto"/>
                                        <w:left w:val="none" w:sz="0" w:space="0" w:color="auto"/>
                                        <w:bottom w:val="none" w:sz="0" w:space="0" w:color="auto"/>
                                        <w:right w:val="none" w:sz="0" w:space="0" w:color="auto"/>
                                      </w:divBdr>
                                    </w:div>
                                  </w:divsChild>
                                </w:div>
                                <w:div w:id="415176047">
                                  <w:marLeft w:val="240"/>
                                  <w:marRight w:val="240"/>
                                  <w:marTop w:val="0"/>
                                  <w:marBottom w:val="0"/>
                                  <w:divBdr>
                                    <w:top w:val="none" w:sz="0" w:space="0" w:color="auto"/>
                                    <w:left w:val="none" w:sz="0" w:space="0" w:color="auto"/>
                                    <w:bottom w:val="none" w:sz="0" w:space="0" w:color="auto"/>
                                    <w:right w:val="none" w:sz="0" w:space="0" w:color="auto"/>
                                  </w:divBdr>
                                  <w:divsChild>
                                    <w:div w:id="1566988445">
                                      <w:marLeft w:val="240"/>
                                      <w:marRight w:val="0"/>
                                      <w:marTop w:val="0"/>
                                      <w:marBottom w:val="0"/>
                                      <w:divBdr>
                                        <w:top w:val="none" w:sz="0" w:space="0" w:color="auto"/>
                                        <w:left w:val="none" w:sz="0" w:space="0" w:color="auto"/>
                                        <w:bottom w:val="none" w:sz="0" w:space="0" w:color="auto"/>
                                        <w:right w:val="none" w:sz="0" w:space="0" w:color="auto"/>
                                      </w:divBdr>
                                    </w:div>
                                  </w:divsChild>
                                </w:div>
                                <w:div w:id="487600310">
                                  <w:marLeft w:val="0"/>
                                  <w:marRight w:val="0"/>
                                  <w:marTop w:val="0"/>
                                  <w:marBottom w:val="0"/>
                                  <w:divBdr>
                                    <w:top w:val="none" w:sz="0" w:space="0" w:color="auto"/>
                                    <w:left w:val="none" w:sz="0" w:space="0" w:color="auto"/>
                                    <w:bottom w:val="none" w:sz="0" w:space="0" w:color="auto"/>
                                    <w:right w:val="none" w:sz="0" w:space="0" w:color="auto"/>
                                  </w:divBdr>
                                </w:div>
                                <w:div w:id="561720344">
                                  <w:marLeft w:val="240"/>
                                  <w:marRight w:val="240"/>
                                  <w:marTop w:val="0"/>
                                  <w:marBottom w:val="0"/>
                                  <w:divBdr>
                                    <w:top w:val="none" w:sz="0" w:space="0" w:color="auto"/>
                                    <w:left w:val="none" w:sz="0" w:space="0" w:color="auto"/>
                                    <w:bottom w:val="none" w:sz="0" w:space="0" w:color="auto"/>
                                    <w:right w:val="none" w:sz="0" w:space="0" w:color="auto"/>
                                  </w:divBdr>
                                  <w:divsChild>
                                    <w:div w:id="1137917290">
                                      <w:marLeft w:val="240"/>
                                      <w:marRight w:val="0"/>
                                      <w:marTop w:val="0"/>
                                      <w:marBottom w:val="0"/>
                                      <w:divBdr>
                                        <w:top w:val="none" w:sz="0" w:space="0" w:color="auto"/>
                                        <w:left w:val="none" w:sz="0" w:space="0" w:color="auto"/>
                                        <w:bottom w:val="none" w:sz="0" w:space="0" w:color="auto"/>
                                        <w:right w:val="none" w:sz="0" w:space="0" w:color="auto"/>
                                      </w:divBdr>
                                    </w:div>
                                  </w:divsChild>
                                </w:div>
                                <w:div w:id="613755912">
                                  <w:marLeft w:val="240"/>
                                  <w:marRight w:val="240"/>
                                  <w:marTop w:val="0"/>
                                  <w:marBottom w:val="0"/>
                                  <w:divBdr>
                                    <w:top w:val="none" w:sz="0" w:space="0" w:color="auto"/>
                                    <w:left w:val="none" w:sz="0" w:space="0" w:color="auto"/>
                                    <w:bottom w:val="none" w:sz="0" w:space="0" w:color="auto"/>
                                    <w:right w:val="none" w:sz="0" w:space="0" w:color="auto"/>
                                  </w:divBdr>
                                  <w:divsChild>
                                    <w:div w:id="960695244">
                                      <w:marLeft w:val="240"/>
                                      <w:marRight w:val="0"/>
                                      <w:marTop w:val="0"/>
                                      <w:marBottom w:val="0"/>
                                      <w:divBdr>
                                        <w:top w:val="none" w:sz="0" w:space="0" w:color="auto"/>
                                        <w:left w:val="none" w:sz="0" w:space="0" w:color="auto"/>
                                        <w:bottom w:val="none" w:sz="0" w:space="0" w:color="auto"/>
                                        <w:right w:val="none" w:sz="0" w:space="0" w:color="auto"/>
                                      </w:divBdr>
                                    </w:div>
                                  </w:divsChild>
                                </w:div>
                                <w:div w:id="877012867">
                                  <w:marLeft w:val="240"/>
                                  <w:marRight w:val="240"/>
                                  <w:marTop w:val="0"/>
                                  <w:marBottom w:val="0"/>
                                  <w:divBdr>
                                    <w:top w:val="none" w:sz="0" w:space="0" w:color="auto"/>
                                    <w:left w:val="none" w:sz="0" w:space="0" w:color="auto"/>
                                    <w:bottom w:val="none" w:sz="0" w:space="0" w:color="auto"/>
                                    <w:right w:val="none" w:sz="0" w:space="0" w:color="auto"/>
                                  </w:divBdr>
                                  <w:divsChild>
                                    <w:div w:id="1806316145">
                                      <w:marLeft w:val="240"/>
                                      <w:marRight w:val="0"/>
                                      <w:marTop w:val="0"/>
                                      <w:marBottom w:val="0"/>
                                      <w:divBdr>
                                        <w:top w:val="none" w:sz="0" w:space="0" w:color="auto"/>
                                        <w:left w:val="none" w:sz="0" w:space="0" w:color="auto"/>
                                        <w:bottom w:val="none" w:sz="0" w:space="0" w:color="auto"/>
                                        <w:right w:val="none" w:sz="0" w:space="0" w:color="auto"/>
                                      </w:divBdr>
                                    </w:div>
                                  </w:divsChild>
                                </w:div>
                                <w:div w:id="1002969409">
                                  <w:marLeft w:val="240"/>
                                  <w:marRight w:val="240"/>
                                  <w:marTop w:val="0"/>
                                  <w:marBottom w:val="0"/>
                                  <w:divBdr>
                                    <w:top w:val="none" w:sz="0" w:space="0" w:color="auto"/>
                                    <w:left w:val="none" w:sz="0" w:space="0" w:color="auto"/>
                                    <w:bottom w:val="none" w:sz="0" w:space="0" w:color="auto"/>
                                    <w:right w:val="none" w:sz="0" w:space="0" w:color="auto"/>
                                  </w:divBdr>
                                  <w:divsChild>
                                    <w:div w:id="282855006">
                                      <w:marLeft w:val="240"/>
                                      <w:marRight w:val="0"/>
                                      <w:marTop w:val="0"/>
                                      <w:marBottom w:val="0"/>
                                      <w:divBdr>
                                        <w:top w:val="none" w:sz="0" w:space="0" w:color="auto"/>
                                        <w:left w:val="none" w:sz="0" w:space="0" w:color="auto"/>
                                        <w:bottom w:val="none" w:sz="0" w:space="0" w:color="auto"/>
                                        <w:right w:val="none" w:sz="0" w:space="0" w:color="auto"/>
                                      </w:divBdr>
                                    </w:div>
                                  </w:divsChild>
                                </w:div>
                                <w:div w:id="1022125939">
                                  <w:marLeft w:val="240"/>
                                  <w:marRight w:val="240"/>
                                  <w:marTop w:val="0"/>
                                  <w:marBottom w:val="0"/>
                                  <w:divBdr>
                                    <w:top w:val="none" w:sz="0" w:space="0" w:color="auto"/>
                                    <w:left w:val="none" w:sz="0" w:space="0" w:color="auto"/>
                                    <w:bottom w:val="none" w:sz="0" w:space="0" w:color="auto"/>
                                    <w:right w:val="none" w:sz="0" w:space="0" w:color="auto"/>
                                  </w:divBdr>
                                  <w:divsChild>
                                    <w:div w:id="2113352766">
                                      <w:marLeft w:val="240"/>
                                      <w:marRight w:val="0"/>
                                      <w:marTop w:val="0"/>
                                      <w:marBottom w:val="0"/>
                                      <w:divBdr>
                                        <w:top w:val="none" w:sz="0" w:space="0" w:color="auto"/>
                                        <w:left w:val="none" w:sz="0" w:space="0" w:color="auto"/>
                                        <w:bottom w:val="none" w:sz="0" w:space="0" w:color="auto"/>
                                        <w:right w:val="none" w:sz="0" w:space="0" w:color="auto"/>
                                      </w:divBdr>
                                    </w:div>
                                  </w:divsChild>
                                </w:div>
                                <w:div w:id="1259292668">
                                  <w:marLeft w:val="240"/>
                                  <w:marRight w:val="240"/>
                                  <w:marTop w:val="0"/>
                                  <w:marBottom w:val="0"/>
                                  <w:divBdr>
                                    <w:top w:val="none" w:sz="0" w:space="0" w:color="auto"/>
                                    <w:left w:val="none" w:sz="0" w:space="0" w:color="auto"/>
                                    <w:bottom w:val="none" w:sz="0" w:space="0" w:color="auto"/>
                                    <w:right w:val="none" w:sz="0" w:space="0" w:color="auto"/>
                                  </w:divBdr>
                                  <w:divsChild>
                                    <w:div w:id="29261007">
                                      <w:marLeft w:val="240"/>
                                      <w:marRight w:val="0"/>
                                      <w:marTop w:val="0"/>
                                      <w:marBottom w:val="0"/>
                                      <w:divBdr>
                                        <w:top w:val="none" w:sz="0" w:space="0" w:color="auto"/>
                                        <w:left w:val="none" w:sz="0" w:space="0" w:color="auto"/>
                                        <w:bottom w:val="none" w:sz="0" w:space="0" w:color="auto"/>
                                        <w:right w:val="none" w:sz="0" w:space="0" w:color="auto"/>
                                      </w:divBdr>
                                    </w:div>
                                  </w:divsChild>
                                </w:div>
                                <w:div w:id="1333679181">
                                  <w:marLeft w:val="240"/>
                                  <w:marRight w:val="240"/>
                                  <w:marTop w:val="0"/>
                                  <w:marBottom w:val="0"/>
                                  <w:divBdr>
                                    <w:top w:val="none" w:sz="0" w:space="0" w:color="auto"/>
                                    <w:left w:val="none" w:sz="0" w:space="0" w:color="auto"/>
                                    <w:bottom w:val="none" w:sz="0" w:space="0" w:color="auto"/>
                                    <w:right w:val="none" w:sz="0" w:space="0" w:color="auto"/>
                                  </w:divBdr>
                                  <w:divsChild>
                                    <w:div w:id="496001286">
                                      <w:marLeft w:val="240"/>
                                      <w:marRight w:val="0"/>
                                      <w:marTop w:val="0"/>
                                      <w:marBottom w:val="0"/>
                                      <w:divBdr>
                                        <w:top w:val="none" w:sz="0" w:space="0" w:color="auto"/>
                                        <w:left w:val="none" w:sz="0" w:space="0" w:color="auto"/>
                                        <w:bottom w:val="none" w:sz="0" w:space="0" w:color="auto"/>
                                        <w:right w:val="none" w:sz="0" w:space="0" w:color="auto"/>
                                      </w:divBdr>
                                    </w:div>
                                  </w:divsChild>
                                </w:div>
                                <w:div w:id="1525173501">
                                  <w:marLeft w:val="240"/>
                                  <w:marRight w:val="240"/>
                                  <w:marTop w:val="0"/>
                                  <w:marBottom w:val="0"/>
                                  <w:divBdr>
                                    <w:top w:val="none" w:sz="0" w:space="0" w:color="auto"/>
                                    <w:left w:val="none" w:sz="0" w:space="0" w:color="auto"/>
                                    <w:bottom w:val="none" w:sz="0" w:space="0" w:color="auto"/>
                                    <w:right w:val="none" w:sz="0" w:space="0" w:color="auto"/>
                                  </w:divBdr>
                                  <w:divsChild>
                                    <w:div w:id="1153256522">
                                      <w:marLeft w:val="0"/>
                                      <w:marRight w:val="0"/>
                                      <w:marTop w:val="0"/>
                                      <w:marBottom w:val="0"/>
                                      <w:divBdr>
                                        <w:top w:val="none" w:sz="0" w:space="0" w:color="auto"/>
                                        <w:left w:val="none" w:sz="0" w:space="0" w:color="auto"/>
                                        <w:bottom w:val="none" w:sz="0" w:space="0" w:color="auto"/>
                                        <w:right w:val="none" w:sz="0" w:space="0" w:color="auto"/>
                                      </w:divBdr>
                                      <w:divsChild>
                                        <w:div w:id="259067031">
                                          <w:marLeft w:val="240"/>
                                          <w:marRight w:val="240"/>
                                          <w:marTop w:val="0"/>
                                          <w:marBottom w:val="0"/>
                                          <w:divBdr>
                                            <w:top w:val="none" w:sz="0" w:space="0" w:color="auto"/>
                                            <w:left w:val="none" w:sz="0" w:space="0" w:color="auto"/>
                                            <w:bottom w:val="none" w:sz="0" w:space="0" w:color="auto"/>
                                            <w:right w:val="none" w:sz="0" w:space="0" w:color="auto"/>
                                          </w:divBdr>
                                          <w:divsChild>
                                            <w:div w:id="1962222535">
                                              <w:marLeft w:val="240"/>
                                              <w:marRight w:val="0"/>
                                              <w:marTop w:val="0"/>
                                              <w:marBottom w:val="0"/>
                                              <w:divBdr>
                                                <w:top w:val="none" w:sz="0" w:space="0" w:color="auto"/>
                                                <w:left w:val="none" w:sz="0" w:space="0" w:color="auto"/>
                                                <w:bottom w:val="none" w:sz="0" w:space="0" w:color="auto"/>
                                                <w:right w:val="none" w:sz="0" w:space="0" w:color="auto"/>
                                              </w:divBdr>
                                            </w:div>
                                          </w:divsChild>
                                        </w:div>
                                        <w:div w:id="342897210">
                                          <w:marLeft w:val="240"/>
                                          <w:marRight w:val="240"/>
                                          <w:marTop w:val="0"/>
                                          <w:marBottom w:val="0"/>
                                          <w:divBdr>
                                            <w:top w:val="none" w:sz="0" w:space="0" w:color="auto"/>
                                            <w:left w:val="none" w:sz="0" w:space="0" w:color="auto"/>
                                            <w:bottom w:val="none" w:sz="0" w:space="0" w:color="auto"/>
                                            <w:right w:val="none" w:sz="0" w:space="0" w:color="auto"/>
                                          </w:divBdr>
                                          <w:divsChild>
                                            <w:div w:id="2044595949">
                                              <w:marLeft w:val="240"/>
                                              <w:marRight w:val="0"/>
                                              <w:marTop w:val="0"/>
                                              <w:marBottom w:val="0"/>
                                              <w:divBdr>
                                                <w:top w:val="none" w:sz="0" w:space="0" w:color="auto"/>
                                                <w:left w:val="none" w:sz="0" w:space="0" w:color="auto"/>
                                                <w:bottom w:val="none" w:sz="0" w:space="0" w:color="auto"/>
                                                <w:right w:val="none" w:sz="0" w:space="0" w:color="auto"/>
                                              </w:divBdr>
                                            </w:div>
                                          </w:divsChild>
                                        </w:div>
                                        <w:div w:id="407070979">
                                          <w:marLeft w:val="0"/>
                                          <w:marRight w:val="0"/>
                                          <w:marTop w:val="0"/>
                                          <w:marBottom w:val="0"/>
                                          <w:divBdr>
                                            <w:top w:val="none" w:sz="0" w:space="0" w:color="auto"/>
                                            <w:left w:val="none" w:sz="0" w:space="0" w:color="auto"/>
                                            <w:bottom w:val="none" w:sz="0" w:space="0" w:color="auto"/>
                                            <w:right w:val="none" w:sz="0" w:space="0" w:color="auto"/>
                                          </w:divBdr>
                                        </w:div>
                                        <w:div w:id="575016434">
                                          <w:marLeft w:val="240"/>
                                          <w:marRight w:val="240"/>
                                          <w:marTop w:val="0"/>
                                          <w:marBottom w:val="0"/>
                                          <w:divBdr>
                                            <w:top w:val="none" w:sz="0" w:space="0" w:color="auto"/>
                                            <w:left w:val="none" w:sz="0" w:space="0" w:color="auto"/>
                                            <w:bottom w:val="none" w:sz="0" w:space="0" w:color="auto"/>
                                            <w:right w:val="none" w:sz="0" w:space="0" w:color="auto"/>
                                          </w:divBdr>
                                          <w:divsChild>
                                            <w:div w:id="1246378659">
                                              <w:marLeft w:val="240"/>
                                              <w:marRight w:val="0"/>
                                              <w:marTop w:val="0"/>
                                              <w:marBottom w:val="0"/>
                                              <w:divBdr>
                                                <w:top w:val="none" w:sz="0" w:space="0" w:color="auto"/>
                                                <w:left w:val="none" w:sz="0" w:space="0" w:color="auto"/>
                                                <w:bottom w:val="none" w:sz="0" w:space="0" w:color="auto"/>
                                                <w:right w:val="none" w:sz="0" w:space="0" w:color="auto"/>
                                              </w:divBdr>
                                            </w:div>
                                          </w:divsChild>
                                        </w:div>
                                        <w:div w:id="1051539185">
                                          <w:marLeft w:val="240"/>
                                          <w:marRight w:val="240"/>
                                          <w:marTop w:val="0"/>
                                          <w:marBottom w:val="0"/>
                                          <w:divBdr>
                                            <w:top w:val="none" w:sz="0" w:space="0" w:color="auto"/>
                                            <w:left w:val="none" w:sz="0" w:space="0" w:color="auto"/>
                                            <w:bottom w:val="none" w:sz="0" w:space="0" w:color="auto"/>
                                            <w:right w:val="none" w:sz="0" w:space="0" w:color="auto"/>
                                          </w:divBdr>
                                          <w:divsChild>
                                            <w:div w:id="1679039688">
                                              <w:marLeft w:val="240"/>
                                              <w:marRight w:val="0"/>
                                              <w:marTop w:val="0"/>
                                              <w:marBottom w:val="0"/>
                                              <w:divBdr>
                                                <w:top w:val="none" w:sz="0" w:space="0" w:color="auto"/>
                                                <w:left w:val="none" w:sz="0" w:space="0" w:color="auto"/>
                                                <w:bottom w:val="none" w:sz="0" w:space="0" w:color="auto"/>
                                                <w:right w:val="none" w:sz="0" w:space="0" w:color="auto"/>
                                              </w:divBdr>
                                            </w:div>
                                          </w:divsChild>
                                        </w:div>
                                        <w:div w:id="1104613576">
                                          <w:marLeft w:val="240"/>
                                          <w:marRight w:val="240"/>
                                          <w:marTop w:val="0"/>
                                          <w:marBottom w:val="0"/>
                                          <w:divBdr>
                                            <w:top w:val="none" w:sz="0" w:space="0" w:color="auto"/>
                                            <w:left w:val="none" w:sz="0" w:space="0" w:color="auto"/>
                                            <w:bottom w:val="none" w:sz="0" w:space="0" w:color="auto"/>
                                            <w:right w:val="none" w:sz="0" w:space="0" w:color="auto"/>
                                          </w:divBdr>
                                          <w:divsChild>
                                            <w:div w:id="297033726">
                                              <w:marLeft w:val="240"/>
                                              <w:marRight w:val="0"/>
                                              <w:marTop w:val="0"/>
                                              <w:marBottom w:val="0"/>
                                              <w:divBdr>
                                                <w:top w:val="none" w:sz="0" w:space="0" w:color="auto"/>
                                                <w:left w:val="none" w:sz="0" w:space="0" w:color="auto"/>
                                                <w:bottom w:val="none" w:sz="0" w:space="0" w:color="auto"/>
                                                <w:right w:val="none" w:sz="0" w:space="0" w:color="auto"/>
                                              </w:divBdr>
                                            </w:div>
                                          </w:divsChild>
                                        </w:div>
                                        <w:div w:id="1372338103">
                                          <w:marLeft w:val="240"/>
                                          <w:marRight w:val="240"/>
                                          <w:marTop w:val="0"/>
                                          <w:marBottom w:val="0"/>
                                          <w:divBdr>
                                            <w:top w:val="none" w:sz="0" w:space="0" w:color="auto"/>
                                            <w:left w:val="none" w:sz="0" w:space="0" w:color="auto"/>
                                            <w:bottom w:val="none" w:sz="0" w:space="0" w:color="auto"/>
                                            <w:right w:val="none" w:sz="0" w:space="0" w:color="auto"/>
                                          </w:divBdr>
                                          <w:divsChild>
                                            <w:div w:id="1740864446">
                                              <w:marLeft w:val="240"/>
                                              <w:marRight w:val="0"/>
                                              <w:marTop w:val="0"/>
                                              <w:marBottom w:val="0"/>
                                              <w:divBdr>
                                                <w:top w:val="none" w:sz="0" w:space="0" w:color="auto"/>
                                                <w:left w:val="none" w:sz="0" w:space="0" w:color="auto"/>
                                                <w:bottom w:val="none" w:sz="0" w:space="0" w:color="auto"/>
                                                <w:right w:val="none" w:sz="0" w:space="0" w:color="auto"/>
                                              </w:divBdr>
                                            </w:div>
                                          </w:divsChild>
                                        </w:div>
                                        <w:div w:id="1483160771">
                                          <w:marLeft w:val="240"/>
                                          <w:marRight w:val="240"/>
                                          <w:marTop w:val="0"/>
                                          <w:marBottom w:val="0"/>
                                          <w:divBdr>
                                            <w:top w:val="none" w:sz="0" w:space="0" w:color="auto"/>
                                            <w:left w:val="none" w:sz="0" w:space="0" w:color="auto"/>
                                            <w:bottom w:val="none" w:sz="0" w:space="0" w:color="auto"/>
                                            <w:right w:val="none" w:sz="0" w:space="0" w:color="auto"/>
                                          </w:divBdr>
                                          <w:divsChild>
                                            <w:div w:id="1236744301">
                                              <w:marLeft w:val="240"/>
                                              <w:marRight w:val="0"/>
                                              <w:marTop w:val="0"/>
                                              <w:marBottom w:val="0"/>
                                              <w:divBdr>
                                                <w:top w:val="none" w:sz="0" w:space="0" w:color="auto"/>
                                                <w:left w:val="none" w:sz="0" w:space="0" w:color="auto"/>
                                                <w:bottom w:val="none" w:sz="0" w:space="0" w:color="auto"/>
                                                <w:right w:val="none" w:sz="0" w:space="0" w:color="auto"/>
                                              </w:divBdr>
                                            </w:div>
                                          </w:divsChild>
                                        </w:div>
                                        <w:div w:id="1729693619">
                                          <w:marLeft w:val="240"/>
                                          <w:marRight w:val="240"/>
                                          <w:marTop w:val="0"/>
                                          <w:marBottom w:val="0"/>
                                          <w:divBdr>
                                            <w:top w:val="none" w:sz="0" w:space="0" w:color="auto"/>
                                            <w:left w:val="none" w:sz="0" w:space="0" w:color="auto"/>
                                            <w:bottom w:val="none" w:sz="0" w:space="0" w:color="auto"/>
                                            <w:right w:val="none" w:sz="0" w:space="0" w:color="auto"/>
                                          </w:divBdr>
                                          <w:divsChild>
                                            <w:div w:id="79495771">
                                              <w:marLeft w:val="240"/>
                                              <w:marRight w:val="0"/>
                                              <w:marTop w:val="0"/>
                                              <w:marBottom w:val="0"/>
                                              <w:divBdr>
                                                <w:top w:val="none" w:sz="0" w:space="0" w:color="auto"/>
                                                <w:left w:val="none" w:sz="0" w:space="0" w:color="auto"/>
                                                <w:bottom w:val="none" w:sz="0" w:space="0" w:color="auto"/>
                                                <w:right w:val="none" w:sz="0" w:space="0" w:color="auto"/>
                                              </w:divBdr>
                                            </w:div>
                                          </w:divsChild>
                                        </w:div>
                                        <w:div w:id="1790203630">
                                          <w:marLeft w:val="240"/>
                                          <w:marRight w:val="240"/>
                                          <w:marTop w:val="0"/>
                                          <w:marBottom w:val="0"/>
                                          <w:divBdr>
                                            <w:top w:val="none" w:sz="0" w:space="0" w:color="auto"/>
                                            <w:left w:val="none" w:sz="0" w:space="0" w:color="auto"/>
                                            <w:bottom w:val="none" w:sz="0" w:space="0" w:color="auto"/>
                                            <w:right w:val="none" w:sz="0" w:space="0" w:color="auto"/>
                                          </w:divBdr>
                                          <w:divsChild>
                                            <w:div w:id="1872723593">
                                              <w:marLeft w:val="240"/>
                                              <w:marRight w:val="0"/>
                                              <w:marTop w:val="0"/>
                                              <w:marBottom w:val="0"/>
                                              <w:divBdr>
                                                <w:top w:val="none" w:sz="0" w:space="0" w:color="auto"/>
                                                <w:left w:val="none" w:sz="0" w:space="0" w:color="auto"/>
                                                <w:bottom w:val="none" w:sz="0" w:space="0" w:color="auto"/>
                                                <w:right w:val="none" w:sz="0" w:space="0" w:color="auto"/>
                                              </w:divBdr>
                                            </w:div>
                                          </w:divsChild>
                                        </w:div>
                                        <w:div w:id="1812288884">
                                          <w:marLeft w:val="240"/>
                                          <w:marRight w:val="240"/>
                                          <w:marTop w:val="0"/>
                                          <w:marBottom w:val="0"/>
                                          <w:divBdr>
                                            <w:top w:val="none" w:sz="0" w:space="0" w:color="auto"/>
                                            <w:left w:val="none" w:sz="0" w:space="0" w:color="auto"/>
                                            <w:bottom w:val="none" w:sz="0" w:space="0" w:color="auto"/>
                                            <w:right w:val="none" w:sz="0" w:space="0" w:color="auto"/>
                                          </w:divBdr>
                                          <w:divsChild>
                                            <w:div w:id="161630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3667058">
                                      <w:marLeft w:val="240"/>
                                      <w:marRight w:val="0"/>
                                      <w:marTop w:val="0"/>
                                      <w:marBottom w:val="0"/>
                                      <w:divBdr>
                                        <w:top w:val="none" w:sz="0" w:space="0" w:color="auto"/>
                                        <w:left w:val="none" w:sz="0" w:space="0" w:color="auto"/>
                                        <w:bottom w:val="none" w:sz="0" w:space="0" w:color="auto"/>
                                        <w:right w:val="none" w:sz="0" w:space="0" w:color="auto"/>
                                      </w:divBdr>
                                    </w:div>
                                  </w:divsChild>
                                </w:div>
                                <w:div w:id="1623344730">
                                  <w:marLeft w:val="240"/>
                                  <w:marRight w:val="240"/>
                                  <w:marTop w:val="0"/>
                                  <w:marBottom w:val="0"/>
                                  <w:divBdr>
                                    <w:top w:val="none" w:sz="0" w:space="0" w:color="auto"/>
                                    <w:left w:val="none" w:sz="0" w:space="0" w:color="auto"/>
                                    <w:bottom w:val="none" w:sz="0" w:space="0" w:color="auto"/>
                                    <w:right w:val="none" w:sz="0" w:space="0" w:color="auto"/>
                                  </w:divBdr>
                                  <w:divsChild>
                                    <w:div w:id="1133786405">
                                      <w:marLeft w:val="240"/>
                                      <w:marRight w:val="0"/>
                                      <w:marTop w:val="0"/>
                                      <w:marBottom w:val="0"/>
                                      <w:divBdr>
                                        <w:top w:val="none" w:sz="0" w:space="0" w:color="auto"/>
                                        <w:left w:val="none" w:sz="0" w:space="0" w:color="auto"/>
                                        <w:bottom w:val="none" w:sz="0" w:space="0" w:color="auto"/>
                                        <w:right w:val="none" w:sz="0" w:space="0" w:color="auto"/>
                                      </w:divBdr>
                                    </w:div>
                                  </w:divsChild>
                                </w:div>
                                <w:div w:id="1670325965">
                                  <w:marLeft w:val="240"/>
                                  <w:marRight w:val="240"/>
                                  <w:marTop w:val="0"/>
                                  <w:marBottom w:val="0"/>
                                  <w:divBdr>
                                    <w:top w:val="none" w:sz="0" w:space="0" w:color="auto"/>
                                    <w:left w:val="none" w:sz="0" w:space="0" w:color="auto"/>
                                    <w:bottom w:val="none" w:sz="0" w:space="0" w:color="auto"/>
                                    <w:right w:val="none" w:sz="0" w:space="0" w:color="auto"/>
                                  </w:divBdr>
                                  <w:divsChild>
                                    <w:div w:id="1296835242">
                                      <w:marLeft w:val="240"/>
                                      <w:marRight w:val="0"/>
                                      <w:marTop w:val="0"/>
                                      <w:marBottom w:val="0"/>
                                      <w:divBdr>
                                        <w:top w:val="none" w:sz="0" w:space="0" w:color="auto"/>
                                        <w:left w:val="none" w:sz="0" w:space="0" w:color="auto"/>
                                        <w:bottom w:val="none" w:sz="0" w:space="0" w:color="auto"/>
                                        <w:right w:val="none" w:sz="0" w:space="0" w:color="auto"/>
                                      </w:divBdr>
                                    </w:div>
                                  </w:divsChild>
                                </w:div>
                                <w:div w:id="1695880280">
                                  <w:marLeft w:val="240"/>
                                  <w:marRight w:val="240"/>
                                  <w:marTop w:val="0"/>
                                  <w:marBottom w:val="0"/>
                                  <w:divBdr>
                                    <w:top w:val="none" w:sz="0" w:space="0" w:color="auto"/>
                                    <w:left w:val="none" w:sz="0" w:space="0" w:color="auto"/>
                                    <w:bottom w:val="none" w:sz="0" w:space="0" w:color="auto"/>
                                    <w:right w:val="none" w:sz="0" w:space="0" w:color="auto"/>
                                  </w:divBdr>
                                  <w:divsChild>
                                    <w:div w:id="319888432">
                                      <w:marLeft w:val="240"/>
                                      <w:marRight w:val="0"/>
                                      <w:marTop w:val="0"/>
                                      <w:marBottom w:val="0"/>
                                      <w:divBdr>
                                        <w:top w:val="none" w:sz="0" w:space="0" w:color="auto"/>
                                        <w:left w:val="none" w:sz="0" w:space="0" w:color="auto"/>
                                        <w:bottom w:val="none" w:sz="0" w:space="0" w:color="auto"/>
                                        <w:right w:val="none" w:sz="0" w:space="0" w:color="auto"/>
                                      </w:divBdr>
                                    </w:div>
                                  </w:divsChild>
                                </w:div>
                                <w:div w:id="1852865326">
                                  <w:marLeft w:val="240"/>
                                  <w:marRight w:val="240"/>
                                  <w:marTop w:val="0"/>
                                  <w:marBottom w:val="0"/>
                                  <w:divBdr>
                                    <w:top w:val="none" w:sz="0" w:space="0" w:color="auto"/>
                                    <w:left w:val="none" w:sz="0" w:space="0" w:color="auto"/>
                                    <w:bottom w:val="none" w:sz="0" w:space="0" w:color="auto"/>
                                    <w:right w:val="none" w:sz="0" w:space="0" w:color="auto"/>
                                  </w:divBdr>
                                  <w:divsChild>
                                    <w:div w:id="209151032">
                                      <w:marLeft w:val="240"/>
                                      <w:marRight w:val="0"/>
                                      <w:marTop w:val="0"/>
                                      <w:marBottom w:val="0"/>
                                      <w:divBdr>
                                        <w:top w:val="none" w:sz="0" w:space="0" w:color="auto"/>
                                        <w:left w:val="none" w:sz="0" w:space="0" w:color="auto"/>
                                        <w:bottom w:val="none" w:sz="0" w:space="0" w:color="auto"/>
                                        <w:right w:val="none" w:sz="0" w:space="0" w:color="auto"/>
                                      </w:divBdr>
                                    </w:div>
                                  </w:divsChild>
                                </w:div>
                                <w:div w:id="1968703629">
                                  <w:marLeft w:val="240"/>
                                  <w:marRight w:val="240"/>
                                  <w:marTop w:val="0"/>
                                  <w:marBottom w:val="0"/>
                                  <w:divBdr>
                                    <w:top w:val="none" w:sz="0" w:space="0" w:color="auto"/>
                                    <w:left w:val="none" w:sz="0" w:space="0" w:color="auto"/>
                                    <w:bottom w:val="none" w:sz="0" w:space="0" w:color="auto"/>
                                    <w:right w:val="none" w:sz="0" w:space="0" w:color="auto"/>
                                  </w:divBdr>
                                  <w:divsChild>
                                    <w:div w:id="625113910">
                                      <w:marLeft w:val="240"/>
                                      <w:marRight w:val="0"/>
                                      <w:marTop w:val="0"/>
                                      <w:marBottom w:val="0"/>
                                      <w:divBdr>
                                        <w:top w:val="none" w:sz="0" w:space="0" w:color="auto"/>
                                        <w:left w:val="none" w:sz="0" w:space="0" w:color="auto"/>
                                        <w:bottom w:val="none" w:sz="0" w:space="0" w:color="auto"/>
                                        <w:right w:val="none" w:sz="0" w:space="0" w:color="auto"/>
                                      </w:divBdr>
                                    </w:div>
                                  </w:divsChild>
                                </w:div>
                                <w:div w:id="2038116186">
                                  <w:marLeft w:val="240"/>
                                  <w:marRight w:val="240"/>
                                  <w:marTop w:val="0"/>
                                  <w:marBottom w:val="0"/>
                                  <w:divBdr>
                                    <w:top w:val="none" w:sz="0" w:space="0" w:color="auto"/>
                                    <w:left w:val="none" w:sz="0" w:space="0" w:color="auto"/>
                                    <w:bottom w:val="none" w:sz="0" w:space="0" w:color="auto"/>
                                    <w:right w:val="none" w:sz="0" w:space="0" w:color="auto"/>
                                  </w:divBdr>
                                  <w:divsChild>
                                    <w:div w:id="712776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4759">
                          <w:marLeft w:val="0"/>
                          <w:marRight w:val="0"/>
                          <w:marTop w:val="0"/>
                          <w:marBottom w:val="0"/>
                          <w:divBdr>
                            <w:top w:val="none" w:sz="0" w:space="0" w:color="auto"/>
                            <w:left w:val="none" w:sz="0" w:space="0" w:color="auto"/>
                            <w:bottom w:val="none" w:sz="0" w:space="0" w:color="auto"/>
                            <w:right w:val="none" w:sz="0" w:space="0" w:color="auto"/>
                          </w:divBdr>
                        </w:div>
                      </w:divsChild>
                    </w:div>
                    <w:div w:id="1964383598">
                      <w:marLeft w:val="240"/>
                      <w:marRight w:val="0"/>
                      <w:marTop w:val="0"/>
                      <w:marBottom w:val="0"/>
                      <w:divBdr>
                        <w:top w:val="none" w:sz="0" w:space="0" w:color="auto"/>
                        <w:left w:val="none" w:sz="0" w:space="0" w:color="auto"/>
                        <w:bottom w:val="none" w:sz="0" w:space="0" w:color="auto"/>
                        <w:right w:val="none" w:sz="0" w:space="0" w:color="auto"/>
                      </w:divBdr>
                    </w:div>
                  </w:divsChild>
                </w:div>
                <w:div w:id="2122457063">
                  <w:marLeft w:val="240"/>
                  <w:marRight w:val="240"/>
                  <w:marTop w:val="0"/>
                  <w:marBottom w:val="0"/>
                  <w:divBdr>
                    <w:top w:val="none" w:sz="0" w:space="0" w:color="auto"/>
                    <w:left w:val="none" w:sz="0" w:space="0" w:color="auto"/>
                    <w:bottom w:val="none" w:sz="0" w:space="0" w:color="auto"/>
                    <w:right w:val="none" w:sz="0" w:space="0" w:color="auto"/>
                  </w:divBdr>
                  <w:divsChild>
                    <w:div w:id="561840538">
                      <w:marLeft w:val="0"/>
                      <w:marRight w:val="0"/>
                      <w:marTop w:val="0"/>
                      <w:marBottom w:val="0"/>
                      <w:divBdr>
                        <w:top w:val="none" w:sz="0" w:space="0" w:color="auto"/>
                        <w:left w:val="none" w:sz="0" w:space="0" w:color="auto"/>
                        <w:bottom w:val="none" w:sz="0" w:space="0" w:color="auto"/>
                        <w:right w:val="none" w:sz="0" w:space="0" w:color="auto"/>
                      </w:divBdr>
                      <w:divsChild>
                        <w:div w:id="146289708">
                          <w:marLeft w:val="0"/>
                          <w:marRight w:val="0"/>
                          <w:marTop w:val="0"/>
                          <w:marBottom w:val="0"/>
                          <w:divBdr>
                            <w:top w:val="none" w:sz="0" w:space="0" w:color="auto"/>
                            <w:left w:val="none" w:sz="0" w:space="0" w:color="auto"/>
                            <w:bottom w:val="none" w:sz="0" w:space="0" w:color="auto"/>
                            <w:right w:val="none" w:sz="0" w:space="0" w:color="auto"/>
                          </w:divBdr>
                        </w:div>
                        <w:div w:id="1292636945">
                          <w:marLeft w:val="240"/>
                          <w:marRight w:val="240"/>
                          <w:marTop w:val="0"/>
                          <w:marBottom w:val="0"/>
                          <w:divBdr>
                            <w:top w:val="none" w:sz="0" w:space="0" w:color="auto"/>
                            <w:left w:val="none" w:sz="0" w:space="0" w:color="auto"/>
                            <w:bottom w:val="none" w:sz="0" w:space="0" w:color="auto"/>
                            <w:right w:val="none" w:sz="0" w:space="0" w:color="auto"/>
                          </w:divBdr>
                          <w:divsChild>
                            <w:div w:id="145436874">
                              <w:marLeft w:val="240"/>
                              <w:marRight w:val="0"/>
                              <w:marTop w:val="0"/>
                              <w:marBottom w:val="0"/>
                              <w:divBdr>
                                <w:top w:val="none" w:sz="0" w:space="0" w:color="auto"/>
                                <w:left w:val="none" w:sz="0" w:space="0" w:color="auto"/>
                                <w:bottom w:val="none" w:sz="0" w:space="0" w:color="auto"/>
                                <w:right w:val="none" w:sz="0" w:space="0" w:color="auto"/>
                              </w:divBdr>
                            </w:div>
                          </w:divsChild>
                        </w:div>
                        <w:div w:id="1548251101">
                          <w:marLeft w:val="240"/>
                          <w:marRight w:val="240"/>
                          <w:marTop w:val="0"/>
                          <w:marBottom w:val="0"/>
                          <w:divBdr>
                            <w:top w:val="none" w:sz="0" w:space="0" w:color="auto"/>
                            <w:left w:val="none" w:sz="0" w:space="0" w:color="auto"/>
                            <w:bottom w:val="none" w:sz="0" w:space="0" w:color="auto"/>
                            <w:right w:val="none" w:sz="0" w:space="0" w:color="auto"/>
                          </w:divBdr>
                          <w:divsChild>
                            <w:div w:id="19174720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1484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4435796">
              <w:marLeft w:val="240"/>
              <w:marRight w:val="0"/>
              <w:marTop w:val="0"/>
              <w:marBottom w:val="0"/>
              <w:divBdr>
                <w:top w:val="none" w:sz="0" w:space="0" w:color="auto"/>
                <w:left w:val="none" w:sz="0" w:space="0" w:color="auto"/>
                <w:bottom w:val="none" w:sz="0" w:space="0" w:color="auto"/>
                <w:right w:val="none" w:sz="0" w:space="0" w:color="auto"/>
              </w:divBdr>
            </w:div>
          </w:divsChild>
        </w:div>
        <w:div w:id="1094008165">
          <w:marLeft w:val="240"/>
          <w:marRight w:val="240"/>
          <w:marTop w:val="0"/>
          <w:marBottom w:val="0"/>
          <w:divBdr>
            <w:top w:val="none" w:sz="0" w:space="0" w:color="auto"/>
            <w:left w:val="none" w:sz="0" w:space="0" w:color="auto"/>
            <w:bottom w:val="none" w:sz="0" w:space="0" w:color="auto"/>
            <w:right w:val="none" w:sz="0" w:space="0" w:color="auto"/>
          </w:divBdr>
        </w:div>
      </w:divsChild>
    </w:div>
    <w:div w:id="1856455390">
      <w:bodyDiv w:val="1"/>
      <w:marLeft w:val="0"/>
      <w:marRight w:val="0"/>
      <w:marTop w:val="0"/>
      <w:marBottom w:val="0"/>
      <w:divBdr>
        <w:top w:val="none" w:sz="0" w:space="0" w:color="auto"/>
        <w:left w:val="none" w:sz="0" w:space="0" w:color="auto"/>
        <w:bottom w:val="none" w:sz="0" w:space="0" w:color="auto"/>
        <w:right w:val="none" w:sz="0" w:space="0" w:color="auto"/>
      </w:divBdr>
    </w:div>
    <w:div w:id="1857890737">
      <w:bodyDiv w:val="1"/>
      <w:marLeft w:val="0"/>
      <w:marRight w:val="0"/>
      <w:marTop w:val="0"/>
      <w:marBottom w:val="0"/>
      <w:divBdr>
        <w:top w:val="none" w:sz="0" w:space="0" w:color="auto"/>
        <w:left w:val="none" w:sz="0" w:space="0" w:color="auto"/>
        <w:bottom w:val="none" w:sz="0" w:space="0" w:color="auto"/>
        <w:right w:val="none" w:sz="0" w:space="0" w:color="auto"/>
      </w:divBdr>
    </w:div>
    <w:div w:id="1858158202">
      <w:bodyDiv w:val="1"/>
      <w:marLeft w:val="0"/>
      <w:marRight w:val="0"/>
      <w:marTop w:val="0"/>
      <w:marBottom w:val="0"/>
      <w:divBdr>
        <w:top w:val="none" w:sz="0" w:space="0" w:color="auto"/>
        <w:left w:val="none" w:sz="0" w:space="0" w:color="auto"/>
        <w:bottom w:val="none" w:sz="0" w:space="0" w:color="auto"/>
        <w:right w:val="none" w:sz="0" w:space="0" w:color="auto"/>
      </w:divBdr>
    </w:div>
    <w:div w:id="1859391752">
      <w:bodyDiv w:val="1"/>
      <w:marLeft w:val="0"/>
      <w:marRight w:val="0"/>
      <w:marTop w:val="0"/>
      <w:marBottom w:val="0"/>
      <w:divBdr>
        <w:top w:val="none" w:sz="0" w:space="0" w:color="auto"/>
        <w:left w:val="none" w:sz="0" w:space="0" w:color="auto"/>
        <w:bottom w:val="none" w:sz="0" w:space="0" w:color="auto"/>
        <w:right w:val="none" w:sz="0" w:space="0" w:color="auto"/>
      </w:divBdr>
    </w:div>
    <w:div w:id="1860198246">
      <w:bodyDiv w:val="1"/>
      <w:marLeft w:val="0"/>
      <w:marRight w:val="0"/>
      <w:marTop w:val="0"/>
      <w:marBottom w:val="0"/>
      <w:divBdr>
        <w:top w:val="none" w:sz="0" w:space="0" w:color="auto"/>
        <w:left w:val="none" w:sz="0" w:space="0" w:color="auto"/>
        <w:bottom w:val="none" w:sz="0" w:space="0" w:color="auto"/>
        <w:right w:val="none" w:sz="0" w:space="0" w:color="auto"/>
      </w:divBdr>
    </w:div>
    <w:div w:id="1860656338">
      <w:bodyDiv w:val="1"/>
      <w:marLeft w:val="0"/>
      <w:marRight w:val="0"/>
      <w:marTop w:val="0"/>
      <w:marBottom w:val="0"/>
      <w:divBdr>
        <w:top w:val="none" w:sz="0" w:space="0" w:color="auto"/>
        <w:left w:val="none" w:sz="0" w:space="0" w:color="auto"/>
        <w:bottom w:val="none" w:sz="0" w:space="0" w:color="auto"/>
        <w:right w:val="none" w:sz="0" w:space="0" w:color="auto"/>
      </w:divBdr>
    </w:div>
    <w:div w:id="1861578074">
      <w:bodyDiv w:val="1"/>
      <w:marLeft w:val="0"/>
      <w:marRight w:val="0"/>
      <w:marTop w:val="0"/>
      <w:marBottom w:val="0"/>
      <w:divBdr>
        <w:top w:val="none" w:sz="0" w:space="0" w:color="auto"/>
        <w:left w:val="none" w:sz="0" w:space="0" w:color="auto"/>
        <w:bottom w:val="none" w:sz="0" w:space="0" w:color="auto"/>
        <w:right w:val="none" w:sz="0" w:space="0" w:color="auto"/>
      </w:divBdr>
    </w:div>
    <w:div w:id="1861626942">
      <w:bodyDiv w:val="1"/>
      <w:marLeft w:val="0"/>
      <w:marRight w:val="0"/>
      <w:marTop w:val="0"/>
      <w:marBottom w:val="0"/>
      <w:divBdr>
        <w:top w:val="none" w:sz="0" w:space="0" w:color="auto"/>
        <w:left w:val="none" w:sz="0" w:space="0" w:color="auto"/>
        <w:bottom w:val="none" w:sz="0" w:space="0" w:color="auto"/>
        <w:right w:val="none" w:sz="0" w:space="0" w:color="auto"/>
      </w:divBdr>
    </w:div>
    <w:div w:id="1862166745">
      <w:bodyDiv w:val="1"/>
      <w:marLeft w:val="0"/>
      <w:marRight w:val="0"/>
      <w:marTop w:val="0"/>
      <w:marBottom w:val="0"/>
      <w:divBdr>
        <w:top w:val="none" w:sz="0" w:space="0" w:color="auto"/>
        <w:left w:val="none" w:sz="0" w:space="0" w:color="auto"/>
        <w:bottom w:val="none" w:sz="0" w:space="0" w:color="auto"/>
        <w:right w:val="none" w:sz="0" w:space="0" w:color="auto"/>
      </w:divBdr>
    </w:div>
    <w:div w:id="1862468701">
      <w:bodyDiv w:val="1"/>
      <w:marLeft w:val="0"/>
      <w:marRight w:val="0"/>
      <w:marTop w:val="0"/>
      <w:marBottom w:val="0"/>
      <w:divBdr>
        <w:top w:val="none" w:sz="0" w:space="0" w:color="auto"/>
        <w:left w:val="none" w:sz="0" w:space="0" w:color="auto"/>
        <w:bottom w:val="none" w:sz="0" w:space="0" w:color="auto"/>
        <w:right w:val="none" w:sz="0" w:space="0" w:color="auto"/>
      </w:divBdr>
    </w:div>
    <w:div w:id="1863858909">
      <w:bodyDiv w:val="1"/>
      <w:marLeft w:val="0"/>
      <w:marRight w:val="0"/>
      <w:marTop w:val="0"/>
      <w:marBottom w:val="0"/>
      <w:divBdr>
        <w:top w:val="none" w:sz="0" w:space="0" w:color="auto"/>
        <w:left w:val="none" w:sz="0" w:space="0" w:color="auto"/>
        <w:bottom w:val="none" w:sz="0" w:space="0" w:color="auto"/>
        <w:right w:val="none" w:sz="0" w:space="0" w:color="auto"/>
      </w:divBdr>
    </w:div>
    <w:div w:id="1864246168">
      <w:bodyDiv w:val="1"/>
      <w:marLeft w:val="0"/>
      <w:marRight w:val="0"/>
      <w:marTop w:val="0"/>
      <w:marBottom w:val="0"/>
      <w:divBdr>
        <w:top w:val="none" w:sz="0" w:space="0" w:color="auto"/>
        <w:left w:val="none" w:sz="0" w:space="0" w:color="auto"/>
        <w:bottom w:val="none" w:sz="0" w:space="0" w:color="auto"/>
        <w:right w:val="none" w:sz="0" w:space="0" w:color="auto"/>
      </w:divBdr>
    </w:div>
    <w:div w:id="1864317610">
      <w:bodyDiv w:val="1"/>
      <w:marLeft w:val="0"/>
      <w:marRight w:val="0"/>
      <w:marTop w:val="0"/>
      <w:marBottom w:val="0"/>
      <w:divBdr>
        <w:top w:val="none" w:sz="0" w:space="0" w:color="auto"/>
        <w:left w:val="none" w:sz="0" w:space="0" w:color="auto"/>
        <w:bottom w:val="none" w:sz="0" w:space="0" w:color="auto"/>
        <w:right w:val="none" w:sz="0" w:space="0" w:color="auto"/>
      </w:divBdr>
    </w:div>
    <w:div w:id="1866484771">
      <w:bodyDiv w:val="1"/>
      <w:marLeft w:val="0"/>
      <w:marRight w:val="0"/>
      <w:marTop w:val="0"/>
      <w:marBottom w:val="0"/>
      <w:divBdr>
        <w:top w:val="none" w:sz="0" w:space="0" w:color="auto"/>
        <w:left w:val="none" w:sz="0" w:space="0" w:color="auto"/>
        <w:bottom w:val="none" w:sz="0" w:space="0" w:color="auto"/>
        <w:right w:val="none" w:sz="0" w:space="0" w:color="auto"/>
      </w:divBdr>
    </w:div>
    <w:div w:id="1870070642">
      <w:bodyDiv w:val="1"/>
      <w:marLeft w:val="0"/>
      <w:marRight w:val="0"/>
      <w:marTop w:val="0"/>
      <w:marBottom w:val="0"/>
      <w:divBdr>
        <w:top w:val="none" w:sz="0" w:space="0" w:color="auto"/>
        <w:left w:val="none" w:sz="0" w:space="0" w:color="auto"/>
        <w:bottom w:val="none" w:sz="0" w:space="0" w:color="auto"/>
        <w:right w:val="none" w:sz="0" w:space="0" w:color="auto"/>
      </w:divBdr>
    </w:div>
    <w:div w:id="1870992991">
      <w:bodyDiv w:val="1"/>
      <w:marLeft w:val="0"/>
      <w:marRight w:val="0"/>
      <w:marTop w:val="0"/>
      <w:marBottom w:val="0"/>
      <w:divBdr>
        <w:top w:val="none" w:sz="0" w:space="0" w:color="auto"/>
        <w:left w:val="none" w:sz="0" w:space="0" w:color="auto"/>
        <w:bottom w:val="none" w:sz="0" w:space="0" w:color="auto"/>
        <w:right w:val="none" w:sz="0" w:space="0" w:color="auto"/>
      </w:divBdr>
    </w:div>
    <w:div w:id="1871143152">
      <w:bodyDiv w:val="1"/>
      <w:marLeft w:val="0"/>
      <w:marRight w:val="0"/>
      <w:marTop w:val="0"/>
      <w:marBottom w:val="0"/>
      <w:divBdr>
        <w:top w:val="none" w:sz="0" w:space="0" w:color="auto"/>
        <w:left w:val="none" w:sz="0" w:space="0" w:color="auto"/>
        <w:bottom w:val="none" w:sz="0" w:space="0" w:color="auto"/>
        <w:right w:val="none" w:sz="0" w:space="0" w:color="auto"/>
      </w:divBdr>
    </w:div>
    <w:div w:id="1871527819">
      <w:bodyDiv w:val="1"/>
      <w:marLeft w:val="0"/>
      <w:marRight w:val="0"/>
      <w:marTop w:val="0"/>
      <w:marBottom w:val="0"/>
      <w:divBdr>
        <w:top w:val="none" w:sz="0" w:space="0" w:color="auto"/>
        <w:left w:val="none" w:sz="0" w:space="0" w:color="auto"/>
        <w:bottom w:val="none" w:sz="0" w:space="0" w:color="auto"/>
        <w:right w:val="none" w:sz="0" w:space="0" w:color="auto"/>
      </w:divBdr>
    </w:div>
    <w:div w:id="1873572735">
      <w:bodyDiv w:val="1"/>
      <w:marLeft w:val="0"/>
      <w:marRight w:val="0"/>
      <w:marTop w:val="0"/>
      <w:marBottom w:val="0"/>
      <w:divBdr>
        <w:top w:val="none" w:sz="0" w:space="0" w:color="auto"/>
        <w:left w:val="none" w:sz="0" w:space="0" w:color="auto"/>
        <w:bottom w:val="none" w:sz="0" w:space="0" w:color="auto"/>
        <w:right w:val="none" w:sz="0" w:space="0" w:color="auto"/>
      </w:divBdr>
    </w:div>
    <w:div w:id="1874223255">
      <w:bodyDiv w:val="1"/>
      <w:marLeft w:val="0"/>
      <w:marRight w:val="0"/>
      <w:marTop w:val="0"/>
      <w:marBottom w:val="0"/>
      <w:divBdr>
        <w:top w:val="none" w:sz="0" w:space="0" w:color="auto"/>
        <w:left w:val="none" w:sz="0" w:space="0" w:color="auto"/>
        <w:bottom w:val="none" w:sz="0" w:space="0" w:color="auto"/>
        <w:right w:val="none" w:sz="0" w:space="0" w:color="auto"/>
      </w:divBdr>
    </w:div>
    <w:div w:id="1876044484">
      <w:bodyDiv w:val="1"/>
      <w:marLeft w:val="0"/>
      <w:marRight w:val="0"/>
      <w:marTop w:val="0"/>
      <w:marBottom w:val="0"/>
      <w:divBdr>
        <w:top w:val="none" w:sz="0" w:space="0" w:color="auto"/>
        <w:left w:val="none" w:sz="0" w:space="0" w:color="auto"/>
        <w:bottom w:val="none" w:sz="0" w:space="0" w:color="auto"/>
        <w:right w:val="none" w:sz="0" w:space="0" w:color="auto"/>
      </w:divBdr>
    </w:div>
    <w:div w:id="1876187165">
      <w:bodyDiv w:val="1"/>
      <w:marLeft w:val="0"/>
      <w:marRight w:val="0"/>
      <w:marTop w:val="0"/>
      <w:marBottom w:val="0"/>
      <w:divBdr>
        <w:top w:val="none" w:sz="0" w:space="0" w:color="auto"/>
        <w:left w:val="none" w:sz="0" w:space="0" w:color="auto"/>
        <w:bottom w:val="none" w:sz="0" w:space="0" w:color="auto"/>
        <w:right w:val="none" w:sz="0" w:space="0" w:color="auto"/>
      </w:divBdr>
    </w:div>
    <w:div w:id="1876844794">
      <w:bodyDiv w:val="1"/>
      <w:marLeft w:val="0"/>
      <w:marRight w:val="0"/>
      <w:marTop w:val="0"/>
      <w:marBottom w:val="0"/>
      <w:divBdr>
        <w:top w:val="none" w:sz="0" w:space="0" w:color="auto"/>
        <w:left w:val="none" w:sz="0" w:space="0" w:color="auto"/>
        <w:bottom w:val="none" w:sz="0" w:space="0" w:color="auto"/>
        <w:right w:val="none" w:sz="0" w:space="0" w:color="auto"/>
      </w:divBdr>
    </w:div>
    <w:div w:id="1877156980">
      <w:bodyDiv w:val="1"/>
      <w:marLeft w:val="0"/>
      <w:marRight w:val="0"/>
      <w:marTop w:val="0"/>
      <w:marBottom w:val="0"/>
      <w:divBdr>
        <w:top w:val="none" w:sz="0" w:space="0" w:color="auto"/>
        <w:left w:val="none" w:sz="0" w:space="0" w:color="auto"/>
        <w:bottom w:val="none" w:sz="0" w:space="0" w:color="auto"/>
        <w:right w:val="none" w:sz="0" w:space="0" w:color="auto"/>
      </w:divBdr>
    </w:div>
    <w:div w:id="1877623079">
      <w:bodyDiv w:val="1"/>
      <w:marLeft w:val="0"/>
      <w:marRight w:val="0"/>
      <w:marTop w:val="0"/>
      <w:marBottom w:val="0"/>
      <w:divBdr>
        <w:top w:val="none" w:sz="0" w:space="0" w:color="auto"/>
        <w:left w:val="none" w:sz="0" w:space="0" w:color="auto"/>
        <w:bottom w:val="none" w:sz="0" w:space="0" w:color="auto"/>
        <w:right w:val="none" w:sz="0" w:space="0" w:color="auto"/>
      </w:divBdr>
    </w:div>
    <w:div w:id="1878203306">
      <w:bodyDiv w:val="1"/>
      <w:marLeft w:val="0"/>
      <w:marRight w:val="0"/>
      <w:marTop w:val="0"/>
      <w:marBottom w:val="0"/>
      <w:divBdr>
        <w:top w:val="none" w:sz="0" w:space="0" w:color="auto"/>
        <w:left w:val="none" w:sz="0" w:space="0" w:color="auto"/>
        <w:bottom w:val="none" w:sz="0" w:space="0" w:color="auto"/>
        <w:right w:val="none" w:sz="0" w:space="0" w:color="auto"/>
      </w:divBdr>
    </w:div>
    <w:div w:id="1878738955">
      <w:bodyDiv w:val="1"/>
      <w:marLeft w:val="0"/>
      <w:marRight w:val="0"/>
      <w:marTop w:val="0"/>
      <w:marBottom w:val="0"/>
      <w:divBdr>
        <w:top w:val="none" w:sz="0" w:space="0" w:color="auto"/>
        <w:left w:val="none" w:sz="0" w:space="0" w:color="auto"/>
        <w:bottom w:val="none" w:sz="0" w:space="0" w:color="auto"/>
        <w:right w:val="none" w:sz="0" w:space="0" w:color="auto"/>
      </w:divBdr>
    </w:div>
    <w:div w:id="1879009766">
      <w:bodyDiv w:val="1"/>
      <w:marLeft w:val="0"/>
      <w:marRight w:val="0"/>
      <w:marTop w:val="0"/>
      <w:marBottom w:val="0"/>
      <w:divBdr>
        <w:top w:val="none" w:sz="0" w:space="0" w:color="auto"/>
        <w:left w:val="none" w:sz="0" w:space="0" w:color="auto"/>
        <w:bottom w:val="none" w:sz="0" w:space="0" w:color="auto"/>
        <w:right w:val="none" w:sz="0" w:space="0" w:color="auto"/>
      </w:divBdr>
    </w:div>
    <w:div w:id="1879387393">
      <w:bodyDiv w:val="1"/>
      <w:marLeft w:val="0"/>
      <w:marRight w:val="0"/>
      <w:marTop w:val="0"/>
      <w:marBottom w:val="0"/>
      <w:divBdr>
        <w:top w:val="none" w:sz="0" w:space="0" w:color="auto"/>
        <w:left w:val="none" w:sz="0" w:space="0" w:color="auto"/>
        <w:bottom w:val="none" w:sz="0" w:space="0" w:color="auto"/>
        <w:right w:val="none" w:sz="0" w:space="0" w:color="auto"/>
      </w:divBdr>
    </w:div>
    <w:div w:id="1882208227">
      <w:bodyDiv w:val="1"/>
      <w:marLeft w:val="0"/>
      <w:marRight w:val="0"/>
      <w:marTop w:val="0"/>
      <w:marBottom w:val="0"/>
      <w:divBdr>
        <w:top w:val="none" w:sz="0" w:space="0" w:color="auto"/>
        <w:left w:val="none" w:sz="0" w:space="0" w:color="auto"/>
        <w:bottom w:val="none" w:sz="0" w:space="0" w:color="auto"/>
        <w:right w:val="none" w:sz="0" w:space="0" w:color="auto"/>
      </w:divBdr>
    </w:div>
    <w:div w:id="1883058706">
      <w:bodyDiv w:val="1"/>
      <w:marLeft w:val="0"/>
      <w:marRight w:val="0"/>
      <w:marTop w:val="0"/>
      <w:marBottom w:val="0"/>
      <w:divBdr>
        <w:top w:val="none" w:sz="0" w:space="0" w:color="auto"/>
        <w:left w:val="none" w:sz="0" w:space="0" w:color="auto"/>
        <w:bottom w:val="none" w:sz="0" w:space="0" w:color="auto"/>
        <w:right w:val="none" w:sz="0" w:space="0" w:color="auto"/>
      </w:divBdr>
      <w:divsChild>
        <w:div w:id="1246572216">
          <w:marLeft w:val="0"/>
          <w:marRight w:val="0"/>
          <w:marTop w:val="0"/>
          <w:marBottom w:val="0"/>
          <w:divBdr>
            <w:top w:val="none" w:sz="0" w:space="0" w:color="auto"/>
            <w:left w:val="none" w:sz="0" w:space="0" w:color="auto"/>
            <w:bottom w:val="none" w:sz="0" w:space="0" w:color="auto"/>
            <w:right w:val="none" w:sz="0" w:space="0" w:color="auto"/>
          </w:divBdr>
          <w:divsChild>
            <w:div w:id="1277324955">
              <w:marLeft w:val="0"/>
              <w:marRight w:val="0"/>
              <w:marTop w:val="100"/>
              <w:marBottom w:val="0"/>
              <w:divBdr>
                <w:top w:val="single" w:sz="6" w:space="5" w:color="666666"/>
                <w:left w:val="none" w:sz="0" w:space="0" w:color="auto"/>
                <w:bottom w:val="none" w:sz="0" w:space="0" w:color="auto"/>
                <w:right w:val="none" w:sz="0" w:space="0" w:color="auto"/>
              </w:divBdr>
            </w:div>
          </w:divsChild>
        </w:div>
      </w:divsChild>
    </w:div>
    <w:div w:id="1884902707">
      <w:bodyDiv w:val="1"/>
      <w:marLeft w:val="0"/>
      <w:marRight w:val="0"/>
      <w:marTop w:val="0"/>
      <w:marBottom w:val="0"/>
      <w:divBdr>
        <w:top w:val="none" w:sz="0" w:space="0" w:color="auto"/>
        <w:left w:val="none" w:sz="0" w:space="0" w:color="auto"/>
        <w:bottom w:val="none" w:sz="0" w:space="0" w:color="auto"/>
        <w:right w:val="none" w:sz="0" w:space="0" w:color="auto"/>
      </w:divBdr>
    </w:div>
    <w:div w:id="1886986185">
      <w:bodyDiv w:val="1"/>
      <w:marLeft w:val="0"/>
      <w:marRight w:val="0"/>
      <w:marTop w:val="0"/>
      <w:marBottom w:val="0"/>
      <w:divBdr>
        <w:top w:val="none" w:sz="0" w:space="0" w:color="auto"/>
        <w:left w:val="none" w:sz="0" w:space="0" w:color="auto"/>
        <w:bottom w:val="none" w:sz="0" w:space="0" w:color="auto"/>
        <w:right w:val="none" w:sz="0" w:space="0" w:color="auto"/>
      </w:divBdr>
    </w:div>
    <w:div w:id="1887181960">
      <w:bodyDiv w:val="1"/>
      <w:marLeft w:val="0"/>
      <w:marRight w:val="0"/>
      <w:marTop w:val="0"/>
      <w:marBottom w:val="0"/>
      <w:divBdr>
        <w:top w:val="none" w:sz="0" w:space="0" w:color="auto"/>
        <w:left w:val="none" w:sz="0" w:space="0" w:color="auto"/>
        <w:bottom w:val="none" w:sz="0" w:space="0" w:color="auto"/>
        <w:right w:val="none" w:sz="0" w:space="0" w:color="auto"/>
      </w:divBdr>
    </w:div>
    <w:div w:id="1888684651">
      <w:bodyDiv w:val="1"/>
      <w:marLeft w:val="0"/>
      <w:marRight w:val="0"/>
      <w:marTop w:val="0"/>
      <w:marBottom w:val="0"/>
      <w:divBdr>
        <w:top w:val="none" w:sz="0" w:space="0" w:color="auto"/>
        <w:left w:val="none" w:sz="0" w:space="0" w:color="auto"/>
        <w:bottom w:val="none" w:sz="0" w:space="0" w:color="auto"/>
        <w:right w:val="none" w:sz="0" w:space="0" w:color="auto"/>
      </w:divBdr>
    </w:div>
    <w:div w:id="1890216400">
      <w:bodyDiv w:val="1"/>
      <w:marLeft w:val="0"/>
      <w:marRight w:val="0"/>
      <w:marTop w:val="0"/>
      <w:marBottom w:val="0"/>
      <w:divBdr>
        <w:top w:val="none" w:sz="0" w:space="0" w:color="auto"/>
        <w:left w:val="none" w:sz="0" w:space="0" w:color="auto"/>
        <w:bottom w:val="none" w:sz="0" w:space="0" w:color="auto"/>
        <w:right w:val="none" w:sz="0" w:space="0" w:color="auto"/>
      </w:divBdr>
    </w:div>
    <w:div w:id="1891914013">
      <w:bodyDiv w:val="1"/>
      <w:marLeft w:val="0"/>
      <w:marRight w:val="0"/>
      <w:marTop w:val="0"/>
      <w:marBottom w:val="0"/>
      <w:divBdr>
        <w:top w:val="none" w:sz="0" w:space="0" w:color="auto"/>
        <w:left w:val="none" w:sz="0" w:space="0" w:color="auto"/>
        <w:bottom w:val="none" w:sz="0" w:space="0" w:color="auto"/>
        <w:right w:val="none" w:sz="0" w:space="0" w:color="auto"/>
      </w:divBdr>
    </w:div>
    <w:div w:id="1891921781">
      <w:bodyDiv w:val="1"/>
      <w:marLeft w:val="0"/>
      <w:marRight w:val="0"/>
      <w:marTop w:val="0"/>
      <w:marBottom w:val="0"/>
      <w:divBdr>
        <w:top w:val="none" w:sz="0" w:space="0" w:color="auto"/>
        <w:left w:val="none" w:sz="0" w:space="0" w:color="auto"/>
        <w:bottom w:val="none" w:sz="0" w:space="0" w:color="auto"/>
        <w:right w:val="none" w:sz="0" w:space="0" w:color="auto"/>
      </w:divBdr>
    </w:div>
    <w:div w:id="1892841469">
      <w:bodyDiv w:val="1"/>
      <w:marLeft w:val="0"/>
      <w:marRight w:val="0"/>
      <w:marTop w:val="0"/>
      <w:marBottom w:val="0"/>
      <w:divBdr>
        <w:top w:val="none" w:sz="0" w:space="0" w:color="auto"/>
        <w:left w:val="none" w:sz="0" w:space="0" w:color="auto"/>
        <w:bottom w:val="none" w:sz="0" w:space="0" w:color="auto"/>
        <w:right w:val="none" w:sz="0" w:space="0" w:color="auto"/>
      </w:divBdr>
    </w:div>
    <w:div w:id="1896506481">
      <w:bodyDiv w:val="1"/>
      <w:marLeft w:val="0"/>
      <w:marRight w:val="0"/>
      <w:marTop w:val="0"/>
      <w:marBottom w:val="0"/>
      <w:divBdr>
        <w:top w:val="none" w:sz="0" w:space="0" w:color="auto"/>
        <w:left w:val="none" w:sz="0" w:space="0" w:color="auto"/>
        <w:bottom w:val="none" w:sz="0" w:space="0" w:color="auto"/>
        <w:right w:val="none" w:sz="0" w:space="0" w:color="auto"/>
      </w:divBdr>
    </w:div>
    <w:div w:id="1897010646">
      <w:bodyDiv w:val="1"/>
      <w:marLeft w:val="0"/>
      <w:marRight w:val="0"/>
      <w:marTop w:val="0"/>
      <w:marBottom w:val="0"/>
      <w:divBdr>
        <w:top w:val="none" w:sz="0" w:space="0" w:color="auto"/>
        <w:left w:val="none" w:sz="0" w:space="0" w:color="auto"/>
        <w:bottom w:val="none" w:sz="0" w:space="0" w:color="auto"/>
        <w:right w:val="none" w:sz="0" w:space="0" w:color="auto"/>
      </w:divBdr>
    </w:div>
    <w:div w:id="1897357531">
      <w:bodyDiv w:val="1"/>
      <w:marLeft w:val="0"/>
      <w:marRight w:val="0"/>
      <w:marTop w:val="0"/>
      <w:marBottom w:val="0"/>
      <w:divBdr>
        <w:top w:val="none" w:sz="0" w:space="0" w:color="auto"/>
        <w:left w:val="none" w:sz="0" w:space="0" w:color="auto"/>
        <w:bottom w:val="none" w:sz="0" w:space="0" w:color="auto"/>
        <w:right w:val="none" w:sz="0" w:space="0" w:color="auto"/>
      </w:divBdr>
    </w:div>
    <w:div w:id="1899781238">
      <w:bodyDiv w:val="1"/>
      <w:marLeft w:val="0"/>
      <w:marRight w:val="0"/>
      <w:marTop w:val="0"/>
      <w:marBottom w:val="0"/>
      <w:divBdr>
        <w:top w:val="none" w:sz="0" w:space="0" w:color="auto"/>
        <w:left w:val="none" w:sz="0" w:space="0" w:color="auto"/>
        <w:bottom w:val="none" w:sz="0" w:space="0" w:color="auto"/>
        <w:right w:val="none" w:sz="0" w:space="0" w:color="auto"/>
      </w:divBdr>
    </w:div>
    <w:div w:id="1903175721">
      <w:bodyDiv w:val="1"/>
      <w:marLeft w:val="0"/>
      <w:marRight w:val="0"/>
      <w:marTop w:val="0"/>
      <w:marBottom w:val="0"/>
      <w:divBdr>
        <w:top w:val="none" w:sz="0" w:space="0" w:color="auto"/>
        <w:left w:val="none" w:sz="0" w:space="0" w:color="auto"/>
        <w:bottom w:val="none" w:sz="0" w:space="0" w:color="auto"/>
        <w:right w:val="none" w:sz="0" w:space="0" w:color="auto"/>
      </w:divBdr>
    </w:div>
    <w:div w:id="1904370265">
      <w:bodyDiv w:val="1"/>
      <w:marLeft w:val="0"/>
      <w:marRight w:val="0"/>
      <w:marTop w:val="0"/>
      <w:marBottom w:val="0"/>
      <w:divBdr>
        <w:top w:val="none" w:sz="0" w:space="0" w:color="auto"/>
        <w:left w:val="none" w:sz="0" w:space="0" w:color="auto"/>
        <w:bottom w:val="none" w:sz="0" w:space="0" w:color="auto"/>
        <w:right w:val="none" w:sz="0" w:space="0" w:color="auto"/>
      </w:divBdr>
    </w:div>
    <w:div w:id="1906644082">
      <w:bodyDiv w:val="1"/>
      <w:marLeft w:val="0"/>
      <w:marRight w:val="0"/>
      <w:marTop w:val="0"/>
      <w:marBottom w:val="0"/>
      <w:divBdr>
        <w:top w:val="none" w:sz="0" w:space="0" w:color="auto"/>
        <w:left w:val="none" w:sz="0" w:space="0" w:color="auto"/>
        <w:bottom w:val="none" w:sz="0" w:space="0" w:color="auto"/>
        <w:right w:val="none" w:sz="0" w:space="0" w:color="auto"/>
      </w:divBdr>
    </w:div>
    <w:div w:id="1906719219">
      <w:bodyDiv w:val="1"/>
      <w:marLeft w:val="0"/>
      <w:marRight w:val="0"/>
      <w:marTop w:val="0"/>
      <w:marBottom w:val="0"/>
      <w:divBdr>
        <w:top w:val="none" w:sz="0" w:space="0" w:color="auto"/>
        <w:left w:val="none" w:sz="0" w:space="0" w:color="auto"/>
        <w:bottom w:val="none" w:sz="0" w:space="0" w:color="auto"/>
        <w:right w:val="none" w:sz="0" w:space="0" w:color="auto"/>
      </w:divBdr>
    </w:div>
    <w:div w:id="1907521331">
      <w:bodyDiv w:val="1"/>
      <w:marLeft w:val="0"/>
      <w:marRight w:val="0"/>
      <w:marTop w:val="0"/>
      <w:marBottom w:val="0"/>
      <w:divBdr>
        <w:top w:val="none" w:sz="0" w:space="0" w:color="auto"/>
        <w:left w:val="none" w:sz="0" w:space="0" w:color="auto"/>
        <w:bottom w:val="none" w:sz="0" w:space="0" w:color="auto"/>
        <w:right w:val="none" w:sz="0" w:space="0" w:color="auto"/>
      </w:divBdr>
    </w:div>
    <w:div w:id="1910335633">
      <w:bodyDiv w:val="1"/>
      <w:marLeft w:val="0"/>
      <w:marRight w:val="0"/>
      <w:marTop w:val="0"/>
      <w:marBottom w:val="0"/>
      <w:divBdr>
        <w:top w:val="none" w:sz="0" w:space="0" w:color="auto"/>
        <w:left w:val="none" w:sz="0" w:space="0" w:color="auto"/>
        <w:bottom w:val="none" w:sz="0" w:space="0" w:color="auto"/>
        <w:right w:val="none" w:sz="0" w:space="0" w:color="auto"/>
      </w:divBdr>
    </w:div>
    <w:div w:id="1913538594">
      <w:bodyDiv w:val="1"/>
      <w:marLeft w:val="0"/>
      <w:marRight w:val="0"/>
      <w:marTop w:val="0"/>
      <w:marBottom w:val="0"/>
      <w:divBdr>
        <w:top w:val="none" w:sz="0" w:space="0" w:color="auto"/>
        <w:left w:val="none" w:sz="0" w:space="0" w:color="auto"/>
        <w:bottom w:val="none" w:sz="0" w:space="0" w:color="auto"/>
        <w:right w:val="none" w:sz="0" w:space="0" w:color="auto"/>
      </w:divBdr>
    </w:div>
    <w:div w:id="1915386700">
      <w:bodyDiv w:val="1"/>
      <w:marLeft w:val="0"/>
      <w:marRight w:val="0"/>
      <w:marTop w:val="0"/>
      <w:marBottom w:val="0"/>
      <w:divBdr>
        <w:top w:val="none" w:sz="0" w:space="0" w:color="auto"/>
        <w:left w:val="none" w:sz="0" w:space="0" w:color="auto"/>
        <w:bottom w:val="none" w:sz="0" w:space="0" w:color="auto"/>
        <w:right w:val="none" w:sz="0" w:space="0" w:color="auto"/>
      </w:divBdr>
    </w:div>
    <w:div w:id="1915823443">
      <w:bodyDiv w:val="1"/>
      <w:marLeft w:val="0"/>
      <w:marRight w:val="0"/>
      <w:marTop w:val="0"/>
      <w:marBottom w:val="0"/>
      <w:divBdr>
        <w:top w:val="none" w:sz="0" w:space="0" w:color="auto"/>
        <w:left w:val="none" w:sz="0" w:space="0" w:color="auto"/>
        <w:bottom w:val="none" w:sz="0" w:space="0" w:color="auto"/>
        <w:right w:val="none" w:sz="0" w:space="0" w:color="auto"/>
      </w:divBdr>
    </w:div>
    <w:div w:id="1919170247">
      <w:bodyDiv w:val="1"/>
      <w:marLeft w:val="0"/>
      <w:marRight w:val="0"/>
      <w:marTop w:val="0"/>
      <w:marBottom w:val="0"/>
      <w:divBdr>
        <w:top w:val="none" w:sz="0" w:space="0" w:color="auto"/>
        <w:left w:val="none" w:sz="0" w:space="0" w:color="auto"/>
        <w:bottom w:val="none" w:sz="0" w:space="0" w:color="auto"/>
        <w:right w:val="none" w:sz="0" w:space="0" w:color="auto"/>
      </w:divBdr>
    </w:div>
    <w:div w:id="1920866279">
      <w:bodyDiv w:val="1"/>
      <w:marLeft w:val="0"/>
      <w:marRight w:val="0"/>
      <w:marTop w:val="0"/>
      <w:marBottom w:val="0"/>
      <w:divBdr>
        <w:top w:val="none" w:sz="0" w:space="0" w:color="auto"/>
        <w:left w:val="none" w:sz="0" w:space="0" w:color="auto"/>
        <w:bottom w:val="none" w:sz="0" w:space="0" w:color="auto"/>
        <w:right w:val="none" w:sz="0" w:space="0" w:color="auto"/>
      </w:divBdr>
    </w:div>
    <w:div w:id="1921596031">
      <w:bodyDiv w:val="1"/>
      <w:marLeft w:val="0"/>
      <w:marRight w:val="0"/>
      <w:marTop w:val="0"/>
      <w:marBottom w:val="0"/>
      <w:divBdr>
        <w:top w:val="none" w:sz="0" w:space="0" w:color="auto"/>
        <w:left w:val="none" w:sz="0" w:space="0" w:color="auto"/>
        <w:bottom w:val="none" w:sz="0" w:space="0" w:color="auto"/>
        <w:right w:val="none" w:sz="0" w:space="0" w:color="auto"/>
      </w:divBdr>
    </w:div>
    <w:div w:id="1923101309">
      <w:bodyDiv w:val="1"/>
      <w:marLeft w:val="0"/>
      <w:marRight w:val="0"/>
      <w:marTop w:val="0"/>
      <w:marBottom w:val="0"/>
      <w:divBdr>
        <w:top w:val="none" w:sz="0" w:space="0" w:color="auto"/>
        <w:left w:val="none" w:sz="0" w:space="0" w:color="auto"/>
        <w:bottom w:val="none" w:sz="0" w:space="0" w:color="auto"/>
        <w:right w:val="none" w:sz="0" w:space="0" w:color="auto"/>
      </w:divBdr>
    </w:div>
    <w:div w:id="1924142483">
      <w:bodyDiv w:val="1"/>
      <w:marLeft w:val="0"/>
      <w:marRight w:val="0"/>
      <w:marTop w:val="0"/>
      <w:marBottom w:val="0"/>
      <w:divBdr>
        <w:top w:val="none" w:sz="0" w:space="0" w:color="auto"/>
        <w:left w:val="none" w:sz="0" w:space="0" w:color="auto"/>
        <w:bottom w:val="none" w:sz="0" w:space="0" w:color="auto"/>
        <w:right w:val="none" w:sz="0" w:space="0" w:color="auto"/>
      </w:divBdr>
    </w:div>
    <w:div w:id="1926768893">
      <w:bodyDiv w:val="1"/>
      <w:marLeft w:val="0"/>
      <w:marRight w:val="0"/>
      <w:marTop w:val="0"/>
      <w:marBottom w:val="0"/>
      <w:divBdr>
        <w:top w:val="none" w:sz="0" w:space="0" w:color="auto"/>
        <w:left w:val="none" w:sz="0" w:space="0" w:color="auto"/>
        <w:bottom w:val="none" w:sz="0" w:space="0" w:color="auto"/>
        <w:right w:val="none" w:sz="0" w:space="0" w:color="auto"/>
      </w:divBdr>
      <w:divsChild>
        <w:div w:id="2057387740">
          <w:marLeft w:val="0"/>
          <w:marRight w:val="0"/>
          <w:marTop w:val="0"/>
          <w:marBottom w:val="0"/>
          <w:divBdr>
            <w:top w:val="none" w:sz="0" w:space="0" w:color="auto"/>
            <w:left w:val="none" w:sz="0" w:space="0" w:color="auto"/>
            <w:bottom w:val="none" w:sz="0" w:space="0" w:color="auto"/>
            <w:right w:val="none" w:sz="0" w:space="0" w:color="auto"/>
          </w:divBdr>
        </w:div>
      </w:divsChild>
    </w:div>
    <w:div w:id="1927610858">
      <w:bodyDiv w:val="1"/>
      <w:marLeft w:val="0"/>
      <w:marRight w:val="0"/>
      <w:marTop w:val="0"/>
      <w:marBottom w:val="0"/>
      <w:divBdr>
        <w:top w:val="none" w:sz="0" w:space="0" w:color="auto"/>
        <w:left w:val="none" w:sz="0" w:space="0" w:color="auto"/>
        <w:bottom w:val="none" w:sz="0" w:space="0" w:color="auto"/>
        <w:right w:val="none" w:sz="0" w:space="0" w:color="auto"/>
      </w:divBdr>
    </w:div>
    <w:div w:id="1928995404">
      <w:bodyDiv w:val="1"/>
      <w:marLeft w:val="0"/>
      <w:marRight w:val="0"/>
      <w:marTop w:val="0"/>
      <w:marBottom w:val="0"/>
      <w:divBdr>
        <w:top w:val="none" w:sz="0" w:space="0" w:color="auto"/>
        <w:left w:val="none" w:sz="0" w:space="0" w:color="auto"/>
        <w:bottom w:val="none" w:sz="0" w:space="0" w:color="auto"/>
        <w:right w:val="none" w:sz="0" w:space="0" w:color="auto"/>
      </w:divBdr>
    </w:div>
    <w:div w:id="1930966116">
      <w:bodyDiv w:val="1"/>
      <w:marLeft w:val="0"/>
      <w:marRight w:val="0"/>
      <w:marTop w:val="0"/>
      <w:marBottom w:val="0"/>
      <w:divBdr>
        <w:top w:val="none" w:sz="0" w:space="0" w:color="auto"/>
        <w:left w:val="none" w:sz="0" w:space="0" w:color="auto"/>
        <w:bottom w:val="none" w:sz="0" w:space="0" w:color="auto"/>
        <w:right w:val="none" w:sz="0" w:space="0" w:color="auto"/>
      </w:divBdr>
    </w:div>
    <w:div w:id="1931500586">
      <w:bodyDiv w:val="1"/>
      <w:marLeft w:val="0"/>
      <w:marRight w:val="0"/>
      <w:marTop w:val="0"/>
      <w:marBottom w:val="0"/>
      <w:divBdr>
        <w:top w:val="none" w:sz="0" w:space="0" w:color="auto"/>
        <w:left w:val="none" w:sz="0" w:space="0" w:color="auto"/>
        <w:bottom w:val="none" w:sz="0" w:space="0" w:color="auto"/>
        <w:right w:val="none" w:sz="0" w:space="0" w:color="auto"/>
      </w:divBdr>
    </w:div>
    <w:div w:id="1932278356">
      <w:bodyDiv w:val="1"/>
      <w:marLeft w:val="0"/>
      <w:marRight w:val="0"/>
      <w:marTop w:val="0"/>
      <w:marBottom w:val="0"/>
      <w:divBdr>
        <w:top w:val="none" w:sz="0" w:space="0" w:color="auto"/>
        <w:left w:val="none" w:sz="0" w:space="0" w:color="auto"/>
        <w:bottom w:val="none" w:sz="0" w:space="0" w:color="auto"/>
        <w:right w:val="none" w:sz="0" w:space="0" w:color="auto"/>
      </w:divBdr>
    </w:div>
    <w:div w:id="1933707731">
      <w:bodyDiv w:val="1"/>
      <w:marLeft w:val="0"/>
      <w:marRight w:val="0"/>
      <w:marTop w:val="0"/>
      <w:marBottom w:val="0"/>
      <w:divBdr>
        <w:top w:val="none" w:sz="0" w:space="0" w:color="auto"/>
        <w:left w:val="none" w:sz="0" w:space="0" w:color="auto"/>
        <w:bottom w:val="none" w:sz="0" w:space="0" w:color="auto"/>
        <w:right w:val="none" w:sz="0" w:space="0" w:color="auto"/>
      </w:divBdr>
    </w:div>
    <w:div w:id="1934124394">
      <w:bodyDiv w:val="1"/>
      <w:marLeft w:val="0"/>
      <w:marRight w:val="0"/>
      <w:marTop w:val="0"/>
      <w:marBottom w:val="0"/>
      <w:divBdr>
        <w:top w:val="none" w:sz="0" w:space="0" w:color="auto"/>
        <w:left w:val="none" w:sz="0" w:space="0" w:color="auto"/>
        <w:bottom w:val="none" w:sz="0" w:space="0" w:color="auto"/>
        <w:right w:val="none" w:sz="0" w:space="0" w:color="auto"/>
      </w:divBdr>
      <w:divsChild>
        <w:div w:id="83763956">
          <w:marLeft w:val="0"/>
          <w:marRight w:val="0"/>
          <w:marTop w:val="0"/>
          <w:marBottom w:val="0"/>
          <w:divBdr>
            <w:top w:val="none" w:sz="0" w:space="0" w:color="auto"/>
            <w:left w:val="none" w:sz="0" w:space="0" w:color="auto"/>
            <w:bottom w:val="none" w:sz="0" w:space="0" w:color="auto"/>
            <w:right w:val="none" w:sz="0" w:space="0" w:color="auto"/>
          </w:divBdr>
          <w:divsChild>
            <w:div w:id="1071661768">
              <w:marLeft w:val="0"/>
              <w:marRight w:val="0"/>
              <w:marTop w:val="0"/>
              <w:marBottom w:val="0"/>
              <w:divBdr>
                <w:top w:val="none" w:sz="0" w:space="0" w:color="auto"/>
                <w:left w:val="none" w:sz="0" w:space="0" w:color="auto"/>
                <w:bottom w:val="none" w:sz="0" w:space="0" w:color="auto"/>
                <w:right w:val="none" w:sz="0" w:space="0" w:color="auto"/>
              </w:divBdr>
              <w:divsChild>
                <w:div w:id="582180462">
                  <w:marLeft w:val="0"/>
                  <w:marRight w:val="0"/>
                  <w:marTop w:val="0"/>
                  <w:marBottom w:val="0"/>
                  <w:divBdr>
                    <w:top w:val="none" w:sz="0" w:space="0" w:color="auto"/>
                    <w:left w:val="none" w:sz="0" w:space="0" w:color="auto"/>
                    <w:bottom w:val="none" w:sz="0" w:space="0" w:color="auto"/>
                    <w:right w:val="none" w:sz="0" w:space="0" w:color="auto"/>
                  </w:divBdr>
                  <w:divsChild>
                    <w:div w:id="1248420014">
                      <w:marLeft w:val="0"/>
                      <w:marRight w:val="0"/>
                      <w:marTop w:val="0"/>
                      <w:marBottom w:val="0"/>
                      <w:divBdr>
                        <w:top w:val="none" w:sz="0" w:space="0" w:color="auto"/>
                        <w:left w:val="none" w:sz="0" w:space="0" w:color="auto"/>
                        <w:bottom w:val="none" w:sz="0" w:space="0" w:color="auto"/>
                        <w:right w:val="none" w:sz="0" w:space="0" w:color="auto"/>
                      </w:divBdr>
                      <w:divsChild>
                        <w:div w:id="393354257">
                          <w:marLeft w:val="0"/>
                          <w:marRight w:val="0"/>
                          <w:marTop w:val="0"/>
                          <w:marBottom w:val="0"/>
                          <w:divBdr>
                            <w:top w:val="none" w:sz="0" w:space="0" w:color="auto"/>
                            <w:left w:val="none" w:sz="0" w:space="0" w:color="auto"/>
                            <w:bottom w:val="none" w:sz="0" w:space="0" w:color="auto"/>
                            <w:right w:val="none" w:sz="0" w:space="0" w:color="auto"/>
                          </w:divBdr>
                          <w:divsChild>
                            <w:div w:id="1746224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893880">
      <w:bodyDiv w:val="1"/>
      <w:marLeft w:val="0"/>
      <w:marRight w:val="0"/>
      <w:marTop w:val="0"/>
      <w:marBottom w:val="0"/>
      <w:divBdr>
        <w:top w:val="none" w:sz="0" w:space="0" w:color="auto"/>
        <w:left w:val="none" w:sz="0" w:space="0" w:color="auto"/>
        <w:bottom w:val="none" w:sz="0" w:space="0" w:color="auto"/>
        <w:right w:val="none" w:sz="0" w:space="0" w:color="auto"/>
      </w:divBdr>
    </w:div>
    <w:div w:id="1938520901">
      <w:bodyDiv w:val="1"/>
      <w:marLeft w:val="0"/>
      <w:marRight w:val="0"/>
      <w:marTop w:val="0"/>
      <w:marBottom w:val="0"/>
      <w:divBdr>
        <w:top w:val="none" w:sz="0" w:space="0" w:color="auto"/>
        <w:left w:val="none" w:sz="0" w:space="0" w:color="auto"/>
        <w:bottom w:val="none" w:sz="0" w:space="0" w:color="auto"/>
        <w:right w:val="none" w:sz="0" w:space="0" w:color="auto"/>
      </w:divBdr>
    </w:div>
    <w:div w:id="1939751193">
      <w:bodyDiv w:val="1"/>
      <w:marLeft w:val="0"/>
      <w:marRight w:val="0"/>
      <w:marTop w:val="0"/>
      <w:marBottom w:val="0"/>
      <w:divBdr>
        <w:top w:val="none" w:sz="0" w:space="0" w:color="auto"/>
        <w:left w:val="none" w:sz="0" w:space="0" w:color="auto"/>
        <w:bottom w:val="none" w:sz="0" w:space="0" w:color="auto"/>
        <w:right w:val="none" w:sz="0" w:space="0" w:color="auto"/>
      </w:divBdr>
    </w:div>
    <w:div w:id="1941985245">
      <w:bodyDiv w:val="1"/>
      <w:marLeft w:val="0"/>
      <w:marRight w:val="0"/>
      <w:marTop w:val="0"/>
      <w:marBottom w:val="0"/>
      <w:divBdr>
        <w:top w:val="none" w:sz="0" w:space="0" w:color="auto"/>
        <w:left w:val="none" w:sz="0" w:space="0" w:color="auto"/>
        <w:bottom w:val="none" w:sz="0" w:space="0" w:color="auto"/>
        <w:right w:val="none" w:sz="0" w:space="0" w:color="auto"/>
      </w:divBdr>
    </w:div>
    <w:div w:id="1942032274">
      <w:bodyDiv w:val="1"/>
      <w:marLeft w:val="0"/>
      <w:marRight w:val="0"/>
      <w:marTop w:val="0"/>
      <w:marBottom w:val="0"/>
      <w:divBdr>
        <w:top w:val="none" w:sz="0" w:space="0" w:color="auto"/>
        <w:left w:val="none" w:sz="0" w:space="0" w:color="auto"/>
        <w:bottom w:val="none" w:sz="0" w:space="0" w:color="auto"/>
        <w:right w:val="none" w:sz="0" w:space="0" w:color="auto"/>
      </w:divBdr>
    </w:div>
    <w:div w:id="1942294350">
      <w:bodyDiv w:val="1"/>
      <w:marLeft w:val="0"/>
      <w:marRight w:val="0"/>
      <w:marTop w:val="0"/>
      <w:marBottom w:val="0"/>
      <w:divBdr>
        <w:top w:val="none" w:sz="0" w:space="0" w:color="auto"/>
        <w:left w:val="none" w:sz="0" w:space="0" w:color="auto"/>
        <w:bottom w:val="none" w:sz="0" w:space="0" w:color="auto"/>
        <w:right w:val="none" w:sz="0" w:space="0" w:color="auto"/>
      </w:divBdr>
    </w:div>
    <w:div w:id="1942641226">
      <w:bodyDiv w:val="1"/>
      <w:marLeft w:val="0"/>
      <w:marRight w:val="0"/>
      <w:marTop w:val="0"/>
      <w:marBottom w:val="0"/>
      <w:divBdr>
        <w:top w:val="none" w:sz="0" w:space="0" w:color="auto"/>
        <w:left w:val="none" w:sz="0" w:space="0" w:color="auto"/>
        <w:bottom w:val="none" w:sz="0" w:space="0" w:color="auto"/>
        <w:right w:val="none" w:sz="0" w:space="0" w:color="auto"/>
      </w:divBdr>
    </w:div>
    <w:div w:id="1943371311">
      <w:bodyDiv w:val="1"/>
      <w:marLeft w:val="0"/>
      <w:marRight w:val="0"/>
      <w:marTop w:val="0"/>
      <w:marBottom w:val="0"/>
      <w:divBdr>
        <w:top w:val="none" w:sz="0" w:space="0" w:color="auto"/>
        <w:left w:val="none" w:sz="0" w:space="0" w:color="auto"/>
        <w:bottom w:val="none" w:sz="0" w:space="0" w:color="auto"/>
        <w:right w:val="none" w:sz="0" w:space="0" w:color="auto"/>
      </w:divBdr>
    </w:div>
    <w:div w:id="1943755985">
      <w:bodyDiv w:val="1"/>
      <w:marLeft w:val="0"/>
      <w:marRight w:val="0"/>
      <w:marTop w:val="0"/>
      <w:marBottom w:val="0"/>
      <w:divBdr>
        <w:top w:val="none" w:sz="0" w:space="0" w:color="auto"/>
        <w:left w:val="none" w:sz="0" w:space="0" w:color="auto"/>
        <w:bottom w:val="none" w:sz="0" w:space="0" w:color="auto"/>
        <w:right w:val="none" w:sz="0" w:space="0" w:color="auto"/>
      </w:divBdr>
    </w:div>
    <w:div w:id="1944797945">
      <w:bodyDiv w:val="1"/>
      <w:marLeft w:val="0"/>
      <w:marRight w:val="0"/>
      <w:marTop w:val="0"/>
      <w:marBottom w:val="0"/>
      <w:divBdr>
        <w:top w:val="none" w:sz="0" w:space="0" w:color="auto"/>
        <w:left w:val="none" w:sz="0" w:space="0" w:color="auto"/>
        <w:bottom w:val="none" w:sz="0" w:space="0" w:color="auto"/>
        <w:right w:val="none" w:sz="0" w:space="0" w:color="auto"/>
      </w:divBdr>
    </w:div>
    <w:div w:id="1945532947">
      <w:bodyDiv w:val="1"/>
      <w:marLeft w:val="0"/>
      <w:marRight w:val="0"/>
      <w:marTop w:val="0"/>
      <w:marBottom w:val="0"/>
      <w:divBdr>
        <w:top w:val="none" w:sz="0" w:space="0" w:color="auto"/>
        <w:left w:val="none" w:sz="0" w:space="0" w:color="auto"/>
        <w:bottom w:val="none" w:sz="0" w:space="0" w:color="auto"/>
        <w:right w:val="none" w:sz="0" w:space="0" w:color="auto"/>
      </w:divBdr>
    </w:div>
    <w:div w:id="1946108249">
      <w:bodyDiv w:val="1"/>
      <w:marLeft w:val="0"/>
      <w:marRight w:val="0"/>
      <w:marTop w:val="0"/>
      <w:marBottom w:val="0"/>
      <w:divBdr>
        <w:top w:val="none" w:sz="0" w:space="0" w:color="auto"/>
        <w:left w:val="none" w:sz="0" w:space="0" w:color="auto"/>
        <w:bottom w:val="none" w:sz="0" w:space="0" w:color="auto"/>
        <w:right w:val="none" w:sz="0" w:space="0" w:color="auto"/>
      </w:divBdr>
    </w:div>
    <w:div w:id="1946423604">
      <w:bodyDiv w:val="1"/>
      <w:marLeft w:val="0"/>
      <w:marRight w:val="0"/>
      <w:marTop w:val="0"/>
      <w:marBottom w:val="0"/>
      <w:divBdr>
        <w:top w:val="none" w:sz="0" w:space="0" w:color="auto"/>
        <w:left w:val="none" w:sz="0" w:space="0" w:color="auto"/>
        <w:bottom w:val="none" w:sz="0" w:space="0" w:color="auto"/>
        <w:right w:val="none" w:sz="0" w:space="0" w:color="auto"/>
      </w:divBdr>
    </w:div>
    <w:div w:id="1947081114">
      <w:bodyDiv w:val="1"/>
      <w:marLeft w:val="0"/>
      <w:marRight w:val="0"/>
      <w:marTop w:val="0"/>
      <w:marBottom w:val="0"/>
      <w:divBdr>
        <w:top w:val="none" w:sz="0" w:space="0" w:color="auto"/>
        <w:left w:val="none" w:sz="0" w:space="0" w:color="auto"/>
        <w:bottom w:val="none" w:sz="0" w:space="0" w:color="auto"/>
        <w:right w:val="none" w:sz="0" w:space="0" w:color="auto"/>
      </w:divBdr>
    </w:div>
    <w:div w:id="1947691575">
      <w:bodyDiv w:val="1"/>
      <w:marLeft w:val="0"/>
      <w:marRight w:val="0"/>
      <w:marTop w:val="0"/>
      <w:marBottom w:val="0"/>
      <w:divBdr>
        <w:top w:val="none" w:sz="0" w:space="0" w:color="auto"/>
        <w:left w:val="none" w:sz="0" w:space="0" w:color="auto"/>
        <w:bottom w:val="none" w:sz="0" w:space="0" w:color="auto"/>
        <w:right w:val="none" w:sz="0" w:space="0" w:color="auto"/>
      </w:divBdr>
    </w:div>
    <w:div w:id="1947997685">
      <w:bodyDiv w:val="1"/>
      <w:marLeft w:val="0"/>
      <w:marRight w:val="0"/>
      <w:marTop w:val="0"/>
      <w:marBottom w:val="0"/>
      <w:divBdr>
        <w:top w:val="none" w:sz="0" w:space="0" w:color="auto"/>
        <w:left w:val="none" w:sz="0" w:space="0" w:color="auto"/>
        <w:bottom w:val="none" w:sz="0" w:space="0" w:color="auto"/>
        <w:right w:val="none" w:sz="0" w:space="0" w:color="auto"/>
      </w:divBdr>
    </w:div>
    <w:div w:id="1950382869">
      <w:bodyDiv w:val="1"/>
      <w:marLeft w:val="0"/>
      <w:marRight w:val="0"/>
      <w:marTop w:val="0"/>
      <w:marBottom w:val="0"/>
      <w:divBdr>
        <w:top w:val="none" w:sz="0" w:space="0" w:color="auto"/>
        <w:left w:val="none" w:sz="0" w:space="0" w:color="auto"/>
        <w:bottom w:val="none" w:sz="0" w:space="0" w:color="auto"/>
        <w:right w:val="none" w:sz="0" w:space="0" w:color="auto"/>
      </w:divBdr>
    </w:div>
    <w:div w:id="1951550582">
      <w:bodyDiv w:val="1"/>
      <w:marLeft w:val="0"/>
      <w:marRight w:val="0"/>
      <w:marTop w:val="0"/>
      <w:marBottom w:val="0"/>
      <w:divBdr>
        <w:top w:val="none" w:sz="0" w:space="0" w:color="auto"/>
        <w:left w:val="none" w:sz="0" w:space="0" w:color="auto"/>
        <w:bottom w:val="none" w:sz="0" w:space="0" w:color="auto"/>
        <w:right w:val="none" w:sz="0" w:space="0" w:color="auto"/>
      </w:divBdr>
    </w:div>
    <w:div w:id="1951738847">
      <w:bodyDiv w:val="1"/>
      <w:marLeft w:val="0"/>
      <w:marRight w:val="0"/>
      <w:marTop w:val="0"/>
      <w:marBottom w:val="0"/>
      <w:divBdr>
        <w:top w:val="none" w:sz="0" w:space="0" w:color="auto"/>
        <w:left w:val="none" w:sz="0" w:space="0" w:color="auto"/>
        <w:bottom w:val="none" w:sz="0" w:space="0" w:color="auto"/>
        <w:right w:val="none" w:sz="0" w:space="0" w:color="auto"/>
      </w:divBdr>
    </w:div>
    <w:div w:id="1952323467">
      <w:bodyDiv w:val="1"/>
      <w:marLeft w:val="0"/>
      <w:marRight w:val="0"/>
      <w:marTop w:val="0"/>
      <w:marBottom w:val="0"/>
      <w:divBdr>
        <w:top w:val="none" w:sz="0" w:space="0" w:color="auto"/>
        <w:left w:val="none" w:sz="0" w:space="0" w:color="auto"/>
        <w:bottom w:val="none" w:sz="0" w:space="0" w:color="auto"/>
        <w:right w:val="none" w:sz="0" w:space="0" w:color="auto"/>
      </w:divBdr>
    </w:div>
    <w:div w:id="1952392500">
      <w:bodyDiv w:val="1"/>
      <w:marLeft w:val="0"/>
      <w:marRight w:val="0"/>
      <w:marTop w:val="0"/>
      <w:marBottom w:val="0"/>
      <w:divBdr>
        <w:top w:val="none" w:sz="0" w:space="0" w:color="auto"/>
        <w:left w:val="none" w:sz="0" w:space="0" w:color="auto"/>
        <w:bottom w:val="none" w:sz="0" w:space="0" w:color="auto"/>
        <w:right w:val="none" w:sz="0" w:space="0" w:color="auto"/>
      </w:divBdr>
    </w:div>
    <w:div w:id="1953050828">
      <w:bodyDiv w:val="1"/>
      <w:marLeft w:val="0"/>
      <w:marRight w:val="0"/>
      <w:marTop w:val="0"/>
      <w:marBottom w:val="0"/>
      <w:divBdr>
        <w:top w:val="none" w:sz="0" w:space="0" w:color="auto"/>
        <w:left w:val="none" w:sz="0" w:space="0" w:color="auto"/>
        <w:bottom w:val="none" w:sz="0" w:space="0" w:color="auto"/>
        <w:right w:val="none" w:sz="0" w:space="0" w:color="auto"/>
      </w:divBdr>
    </w:div>
    <w:div w:id="1953123738">
      <w:bodyDiv w:val="1"/>
      <w:marLeft w:val="0"/>
      <w:marRight w:val="0"/>
      <w:marTop w:val="0"/>
      <w:marBottom w:val="0"/>
      <w:divBdr>
        <w:top w:val="none" w:sz="0" w:space="0" w:color="auto"/>
        <w:left w:val="none" w:sz="0" w:space="0" w:color="auto"/>
        <w:bottom w:val="none" w:sz="0" w:space="0" w:color="auto"/>
        <w:right w:val="none" w:sz="0" w:space="0" w:color="auto"/>
      </w:divBdr>
    </w:div>
    <w:div w:id="1954748593">
      <w:bodyDiv w:val="1"/>
      <w:marLeft w:val="0"/>
      <w:marRight w:val="0"/>
      <w:marTop w:val="0"/>
      <w:marBottom w:val="0"/>
      <w:divBdr>
        <w:top w:val="none" w:sz="0" w:space="0" w:color="auto"/>
        <w:left w:val="none" w:sz="0" w:space="0" w:color="auto"/>
        <w:bottom w:val="none" w:sz="0" w:space="0" w:color="auto"/>
        <w:right w:val="none" w:sz="0" w:space="0" w:color="auto"/>
      </w:divBdr>
    </w:div>
    <w:div w:id="1955482652">
      <w:bodyDiv w:val="1"/>
      <w:marLeft w:val="0"/>
      <w:marRight w:val="0"/>
      <w:marTop w:val="0"/>
      <w:marBottom w:val="0"/>
      <w:divBdr>
        <w:top w:val="none" w:sz="0" w:space="0" w:color="auto"/>
        <w:left w:val="none" w:sz="0" w:space="0" w:color="auto"/>
        <w:bottom w:val="none" w:sz="0" w:space="0" w:color="auto"/>
        <w:right w:val="none" w:sz="0" w:space="0" w:color="auto"/>
      </w:divBdr>
    </w:div>
    <w:div w:id="1956205276">
      <w:bodyDiv w:val="1"/>
      <w:marLeft w:val="0"/>
      <w:marRight w:val="0"/>
      <w:marTop w:val="0"/>
      <w:marBottom w:val="0"/>
      <w:divBdr>
        <w:top w:val="none" w:sz="0" w:space="0" w:color="auto"/>
        <w:left w:val="none" w:sz="0" w:space="0" w:color="auto"/>
        <w:bottom w:val="none" w:sz="0" w:space="0" w:color="auto"/>
        <w:right w:val="none" w:sz="0" w:space="0" w:color="auto"/>
      </w:divBdr>
    </w:div>
    <w:div w:id="1956253774">
      <w:bodyDiv w:val="1"/>
      <w:marLeft w:val="0"/>
      <w:marRight w:val="0"/>
      <w:marTop w:val="0"/>
      <w:marBottom w:val="0"/>
      <w:divBdr>
        <w:top w:val="none" w:sz="0" w:space="0" w:color="auto"/>
        <w:left w:val="none" w:sz="0" w:space="0" w:color="auto"/>
        <w:bottom w:val="none" w:sz="0" w:space="0" w:color="auto"/>
        <w:right w:val="none" w:sz="0" w:space="0" w:color="auto"/>
      </w:divBdr>
    </w:div>
    <w:div w:id="1960869155">
      <w:bodyDiv w:val="1"/>
      <w:marLeft w:val="0"/>
      <w:marRight w:val="0"/>
      <w:marTop w:val="0"/>
      <w:marBottom w:val="0"/>
      <w:divBdr>
        <w:top w:val="none" w:sz="0" w:space="0" w:color="auto"/>
        <w:left w:val="none" w:sz="0" w:space="0" w:color="auto"/>
        <w:bottom w:val="none" w:sz="0" w:space="0" w:color="auto"/>
        <w:right w:val="none" w:sz="0" w:space="0" w:color="auto"/>
      </w:divBdr>
    </w:div>
    <w:div w:id="1967003509">
      <w:bodyDiv w:val="1"/>
      <w:marLeft w:val="0"/>
      <w:marRight w:val="0"/>
      <w:marTop w:val="0"/>
      <w:marBottom w:val="0"/>
      <w:divBdr>
        <w:top w:val="none" w:sz="0" w:space="0" w:color="auto"/>
        <w:left w:val="none" w:sz="0" w:space="0" w:color="auto"/>
        <w:bottom w:val="none" w:sz="0" w:space="0" w:color="auto"/>
        <w:right w:val="none" w:sz="0" w:space="0" w:color="auto"/>
      </w:divBdr>
    </w:div>
    <w:div w:id="1968588739">
      <w:bodyDiv w:val="1"/>
      <w:marLeft w:val="0"/>
      <w:marRight w:val="0"/>
      <w:marTop w:val="0"/>
      <w:marBottom w:val="0"/>
      <w:divBdr>
        <w:top w:val="none" w:sz="0" w:space="0" w:color="auto"/>
        <w:left w:val="none" w:sz="0" w:space="0" w:color="auto"/>
        <w:bottom w:val="none" w:sz="0" w:space="0" w:color="auto"/>
        <w:right w:val="none" w:sz="0" w:space="0" w:color="auto"/>
      </w:divBdr>
    </w:div>
    <w:div w:id="1968974135">
      <w:bodyDiv w:val="1"/>
      <w:marLeft w:val="0"/>
      <w:marRight w:val="0"/>
      <w:marTop w:val="0"/>
      <w:marBottom w:val="0"/>
      <w:divBdr>
        <w:top w:val="none" w:sz="0" w:space="0" w:color="auto"/>
        <w:left w:val="none" w:sz="0" w:space="0" w:color="auto"/>
        <w:bottom w:val="none" w:sz="0" w:space="0" w:color="auto"/>
        <w:right w:val="none" w:sz="0" w:space="0" w:color="auto"/>
      </w:divBdr>
    </w:div>
    <w:div w:id="1972055357">
      <w:bodyDiv w:val="1"/>
      <w:marLeft w:val="0"/>
      <w:marRight w:val="0"/>
      <w:marTop w:val="0"/>
      <w:marBottom w:val="0"/>
      <w:divBdr>
        <w:top w:val="none" w:sz="0" w:space="0" w:color="auto"/>
        <w:left w:val="none" w:sz="0" w:space="0" w:color="auto"/>
        <w:bottom w:val="none" w:sz="0" w:space="0" w:color="auto"/>
        <w:right w:val="none" w:sz="0" w:space="0" w:color="auto"/>
      </w:divBdr>
    </w:div>
    <w:div w:id="1973055972">
      <w:bodyDiv w:val="1"/>
      <w:marLeft w:val="0"/>
      <w:marRight w:val="0"/>
      <w:marTop w:val="0"/>
      <w:marBottom w:val="0"/>
      <w:divBdr>
        <w:top w:val="none" w:sz="0" w:space="0" w:color="auto"/>
        <w:left w:val="none" w:sz="0" w:space="0" w:color="auto"/>
        <w:bottom w:val="none" w:sz="0" w:space="0" w:color="auto"/>
        <w:right w:val="none" w:sz="0" w:space="0" w:color="auto"/>
      </w:divBdr>
    </w:div>
    <w:div w:id="1973056677">
      <w:bodyDiv w:val="1"/>
      <w:marLeft w:val="0"/>
      <w:marRight w:val="0"/>
      <w:marTop w:val="0"/>
      <w:marBottom w:val="0"/>
      <w:divBdr>
        <w:top w:val="none" w:sz="0" w:space="0" w:color="auto"/>
        <w:left w:val="none" w:sz="0" w:space="0" w:color="auto"/>
        <w:bottom w:val="none" w:sz="0" w:space="0" w:color="auto"/>
        <w:right w:val="none" w:sz="0" w:space="0" w:color="auto"/>
      </w:divBdr>
    </w:div>
    <w:div w:id="1978871959">
      <w:bodyDiv w:val="1"/>
      <w:marLeft w:val="0"/>
      <w:marRight w:val="0"/>
      <w:marTop w:val="0"/>
      <w:marBottom w:val="0"/>
      <w:divBdr>
        <w:top w:val="none" w:sz="0" w:space="0" w:color="auto"/>
        <w:left w:val="none" w:sz="0" w:space="0" w:color="auto"/>
        <w:bottom w:val="none" w:sz="0" w:space="0" w:color="auto"/>
        <w:right w:val="none" w:sz="0" w:space="0" w:color="auto"/>
      </w:divBdr>
    </w:div>
    <w:div w:id="1982998412">
      <w:bodyDiv w:val="1"/>
      <w:marLeft w:val="0"/>
      <w:marRight w:val="0"/>
      <w:marTop w:val="0"/>
      <w:marBottom w:val="0"/>
      <w:divBdr>
        <w:top w:val="none" w:sz="0" w:space="0" w:color="auto"/>
        <w:left w:val="none" w:sz="0" w:space="0" w:color="auto"/>
        <w:bottom w:val="none" w:sz="0" w:space="0" w:color="auto"/>
        <w:right w:val="none" w:sz="0" w:space="0" w:color="auto"/>
      </w:divBdr>
    </w:div>
    <w:div w:id="1983463766">
      <w:bodyDiv w:val="1"/>
      <w:marLeft w:val="0"/>
      <w:marRight w:val="0"/>
      <w:marTop w:val="0"/>
      <w:marBottom w:val="0"/>
      <w:divBdr>
        <w:top w:val="none" w:sz="0" w:space="0" w:color="auto"/>
        <w:left w:val="none" w:sz="0" w:space="0" w:color="auto"/>
        <w:bottom w:val="none" w:sz="0" w:space="0" w:color="auto"/>
        <w:right w:val="none" w:sz="0" w:space="0" w:color="auto"/>
      </w:divBdr>
    </w:div>
    <w:div w:id="1986618404">
      <w:bodyDiv w:val="1"/>
      <w:marLeft w:val="0"/>
      <w:marRight w:val="0"/>
      <w:marTop w:val="0"/>
      <w:marBottom w:val="0"/>
      <w:divBdr>
        <w:top w:val="none" w:sz="0" w:space="0" w:color="auto"/>
        <w:left w:val="none" w:sz="0" w:space="0" w:color="auto"/>
        <w:bottom w:val="none" w:sz="0" w:space="0" w:color="auto"/>
        <w:right w:val="none" w:sz="0" w:space="0" w:color="auto"/>
      </w:divBdr>
      <w:divsChild>
        <w:div w:id="584732090">
          <w:marLeft w:val="0"/>
          <w:marRight w:val="0"/>
          <w:marTop w:val="0"/>
          <w:marBottom w:val="0"/>
          <w:divBdr>
            <w:top w:val="none" w:sz="0" w:space="0" w:color="auto"/>
            <w:left w:val="none" w:sz="0" w:space="0" w:color="auto"/>
            <w:bottom w:val="none" w:sz="0" w:space="0" w:color="auto"/>
            <w:right w:val="none" w:sz="0" w:space="0" w:color="auto"/>
          </w:divBdr>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sChild>
        <w:div w:id="1485465933">
          <w:marLeft w:val="0"/>
          <w:marRight w:val="0"/>
          <w:marTop w:val="0"/>
          <w:marBottom w:val="0"/>
          <w:divBdr>
            <w:top w:val="none" w:sz="0" w:space="0" w:color="auto"/>
            <w:left w:val="none" w:sz="0" w:space="0" w:color="auto"/>
            <w:bottom w:val="none" w:sz="0" w:space="0" w:color="auto"/>
            <w:right w:val="none" w:sz="0" w:space="0" w:color="auto"/>
          </w:divBdr>
        </w:div>
      </w:divsChild>
    </w:div>
    <w:div w:id="1994141774">
      <w:bodyDiv w:val="1"/>
      <w:marLeft w:val="0"/>
      <w:marRight w:val="0"/>
      <w:marTop w:val="0"/>
      <w:marBottom w:val="0"/>
      <w:divBdr>
        <w:top w:val="none" w:sz="0" w:space="0" w:color="auto"/>
        <w:left w:val="none" w:sz="0" w:space="0" w:color="auto"/>
        <w:bottom w:val="none" w:sz="0" w:space="0" w:color="auto"/>
        <w:right w:val="none" w:sz="0" w:space="0" w:color="auto"/>
      </w:divBdr>
    </w:div>
    <w:div w:id="1994722505">
      <w:bodyDiv w:val="1"/>
      <w:marLeft w:val="0"/>
      <w:marRight w:val="0"/>
      <w:marTop w:val="0"/>
      <w:marBottom w:val="0"/>
      <w:divBdr>
        <w:top w:val="none" w:sz="0" w:space="0" w:color="auto"/>
        <w:left w:val="none" w:sz="0" w:space="0" w:color="auto"/>
        <w:bottom w:val="none" w:sz="0" w:space="0" w:color="auto"/>
        <w:right w:val="none" w:sz="0" w:space="0" w:color="auto"/>
      </w:divBdr>
      <w:divsChild>
        <w:div w:id="803235253">
          <w:marLeft w:val="0"/>
          <w:marRight w:val="0"/>
          <w:marTop w:val="0"/>
          <w:marBottom w:val="0"/>
          <w:divBdr>
            <w:top w:val="none" w:sz="0" w:space="0" w:color="auto"/>
            <w:left w:val="none" w:sz="0" w:space="0" w:color="auto"/>
            <w:bottom w:val="none" w:sz="0" w:space="0" w:color="auto"/>
            <w:right w:val="none" w:sz="0" w:space="0" w:color="auto"/>
          </w:divBdr>
          <w:divsChild>
            <w:div w:id="2103069559">
              <w:marLeft w:val="0"/>
              <w:marRight w:val="0"/>
              <w:marTop w:val="0"/>
              <w:marBottom w:val="0"/>
              <w:divBdr>
                <w:top w:val="none" w:sz="0" w:space="0" w:color="auto"/>
                <w:left w:val="none" w:sz="0" w:space="0" w:color="auto"/>
                <w:bottom w:val="none" w:sz="0" w:space="0" w:color="auto"/>
                <w:right w:val="none" w:sz="0" w:space="0" w:color="auto"/>
              </w:divBdr>
              <w:divsChild>
                <w:div w:id="1700814331">
                  <w:marLeft w:val="0"/>
                  <w:marRight w:val="0"/>
                  <w:marTop w:val="0"/>
                  <w:marBottom w:val="0"/>
                  <w:divBdr>
                    <w:top w:val="single" w:sz="8" w:space="0" w:color="D5DADD"/>
                    <w:left w:val="single" w:sz="8" w:space="0" w:color="D5DADD"/>
                    <w:bottom w:val="single" w:sz="8" w:space="0" w:color="D5DADD"/>
                    <w:right w:val="single" w:sz="8" w:space="0" w:color="D5DADD"/>
                  </w:divBdr>
                  <w:divsChild>
                    <w:div w:id="84889908">
                      <w:marLeft w:val="0"/>
                      <w:marRight w:val="0"/>
                      <w:marTop w:val="0"/>
                      <w:marBottom w:val="0"/>
                      <w:divBdr>
                        <w:top w:val="none" w:sz="0" w:space="0" w:color="auto"/>
                        <w:left w:val="none" w:sz="0" w:space="0" w:color="auto"/>
                        <w:bottom w:val="none" w:sz="0" w:space="0" w:color="auto"/>
                        <w:right w:val="none" w:sz="0" w:space="0" w:color="auto"/>
                      </w:divBdr>
                      <w:divsChild>
                        <w:div w:id="260723581">
                          <w:marLeft w:val="0"/>
                          <w:marRight w:val="0"/>
                          <w:marTop w:val="0"/>
                          <w:marBottom w:val="0"/>
                          <w:divBdr>
                            <w:top w:val="none" w:sz="0" w:space="0" w:color="auto"/>
                            <w:left w:val="none" w:sz="0" w:space="0" w:color="auto"/>
                            <w:bottom w:val="none" w:sz="0" w:space="0" w:color="auto"/>
                            <w:right w:val="none" w:sz="0" w:space="0" w:color="auto"/>
                          </w:divBdr>
                          <w:divsChild>
                            <w:div w:id="8000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37828">
      <w:bodyDiv w:val="1"/>
      <w:marLeft w:val="0"/>
      <w:marRight w:val="0"/>
      <w:marTop w:val="0"/>
      <w:marBottom w:val="0"/>
      <w:divBdr>
        <w:top w:val="none" w:sz="0" w:space="0" w:color="auto"/>
        <w:left w:val="none" w:sz="0" w:space="0" w:color="auto"/>
        <w:bottom w:val="none" w:sz="0" w:space="0" w:color="auto"/>
        <w:right w:val="none" w:sz="0" w:space="0" w:color="auto"/>
      </w:divBdr>
    </w:div>
    <w:div w:id="1995403318">
      <w:bodyDiv w:val="1"/>
      <w:marLeft w:val="0"/>
      <w:marRight w:val="0"/>
      <w:marTop w:val="0"/>
      <w:marBottom w:val="0"/>
      <w:divBdr>
        <w:top w:val="none" w:sz="0" w:space="0" w:color="auto"/>
        <w:left w:val="none" w:sz="0" w:space="0" w:color="auto"/>
        <w:bottom w:val="none" w:sz="0" w:space="0" w:color="auto"/>
        <w:right w:val="none" w:sz="0" w:space="0" w:color="auto"/>
      </w:divBdr>
    </w:div>
    <w:div w:id="1996958118">
      <w:bodyDiv w:val="1"/>
      <w:marLeft w:val="0"/>
      <w:marRight w:val="0"/>
      <w:marTop w:val="0"/>
      <w:marBottom w:val="0"/>
      <w:divBdr>
        <w:top w:val="none" w:sz="0" w:space="0" w:color="auto"/>
        <w:left w:val="none" w:sz="0" w:space="0" w:color="auto"/>
        <w:bottom w:val="none" w:sz="0" w:space="0" w:color="auto"/>
        <w:right w:val="none" w:sz="0" w:space="0" w:color="auto"/>
      </w:divBdr>
    </w:div>
    <w:div w:id="1997024846">
      <w:bodyDiv w:val="1"/>
      <w:marLeft w:val="0"/>
      <w:marRight w:val="0"/>
      <w:marTop w:val="0"/>
      <w:marBottom w:val="0"/>
      <w:divBdr>
        <w:top w:val="none" w:sz="0" w:space="0" w:color="auto"/>
        <w:left w:val="none" w:sz="0" w:space="0" w:color="auto"/>
        <w:bottom w:val="none" w:sz="0" w:space="0" w:color="auto"/>
        <w:right w:val="none" w:sz="0" w:space="0" w:color="auto"/>
      </w:divBdr>
    </w:div>
    <w:div w:id="1998681686">
      <w:bodyDiv w:val="1"/>
      <w:marLeft w:val="0"/>
      <w:marRight w:val="0"/>
      <w:marTop w:val="0"/>
      <w:marBottom w:val="0"/>
      <w:divBdr>
        <w:top w:val="none" w:sz="0" w:space="0" w:color="auto"/>
        <w:left w:val="none" w:sz="0" w:space="0" w:color="auto"/>
        <w:bottom w:val="none" w:sz="0" w:space="0" w:color="auto"/>
        <w:right w:val="none" w:sz="0" w:space="0" w:color="auto"/>
      </w:divBdr>
    </w:div>
    <w:div w:id="1999111824">
      <w:bodyDiv w:val="1"/>
      <w:marLeft w:val="0"/>
      <w:marRight w:val="0"/>
      <w:marTop w:val="0"/>
      <w:marBottom w:val="0"/>
      <w:divBdr>
        <w:top w:val="none" w:sz="0" w:space="0" w:color="auto"/>
        <w:left w:val="none" w:sz="0" w:space="0" w:color="auto"/>
        <w:bottom w:val="none" w:sz="0" w:space="0" w:color="auto"/>
        <w:right w:val="none" w:sz="0" w:space="0" w:color="auto"/>
      </w:divBdr>
    </w:div>
    <w:div w:id="2000574426">
      <w:bodyDiv w:val="1"/>
      <w:marLeft w:val="0"/>
      <w:marRight w:val="0"/>
      <w:marTop w:val="0"/>
      <w:marBottom w:val="0"/>
      <w:divBdr>
        <w:top w:val="none" w:sz="0" w:space="0" w:color="auto"/>
        <w:left w:val="none" w:sz="0" w:space="0" w:color="auto"/>
        <w:bottom w:val="none" w:sz="0" w:space="0" w:color="auto"/>
        <w:right w:val="none" w:sz="0" w:space="0" w:color="auto"/>
      </w:divBdr>
    </w:div>
    <w:div w:id="2000770723">
      <w:bodyDiv w:val="1"/>
      <w:marLeft w:val="0"/>
      <w:marRight w:val="0"/>
      <w:marTop w:val="0"/>
      <w:marBottom w:val="0"/>
      <w:divBdr>
        <w:top w:val="none" w:sz="0" w:space="0" w:color="auto"/>
        <w:left w:val="none" w:sz="0" w:space="0" w:color="auto"/>
        <w:bottom w:val="none" w:sz="0" w:space="0" w:color="auto"/>
        <w:right w:val="none" w:sz="0" w:space="0" w:color="auto"/>
      </w:divBdr>
    </w:div>
    <w:div w:id="2000842658">
      <w:bodyDiv w:val="1"/>
      <w:marLeft w:val="0"/>
      <w:marRight w:val="0"/>
      <w:marTop w:val="0"/>
      <w:marBottom w:val="0"/>
      <w:divBdr>
        <w:top w:val="none" w:sz="0" w:space="0" w:color="auto"/>
        <w:left w:val="none" w:sz="0" w:space="0" w:color="auto"/>
        <w:bottom w:val="none" w:sz="0" w:space="0" w:color="auto"/>
        <w:right w:val="none" w:sz="0" w:space="0" w:color="auto"/>
      </w:divBdr>
    </w:div>
    <w:div w:id="2003313151">
      <w:bodyDiv w:val="1"/>
      <w:marLeft w:val="0"/>
      <w:marRight w:val="0"/>
      <w:marTop w:val="0"/>
      <w:marBottom w:val="0"/>
      <w:divBdr>
        <w:top w:val="none" w:sz="0" w:space="0" w:color="auto"/>
        <w:left w:val="none" w:sz="0" w:space="0" w:color="auto"/>
        <w:bottom w:val="none" w:sz="0" w:space="0" w:color="auto"/>
        <w:right w:val="none" w:sz="0" w:space="0" w:color="auto"/>
      </w:divBdr>
    </w:div>
    <w:div w:id="2006125511">
      <w:bodyDiv w:val="1"/>
      <w:marLeft w:val="0"/>
      <w:marRight w:val="0"/>
      <w:marTop w:val="0"/>
      <w:marBottom w:val="0"/>
      <w:divBdr>
        <w:top w:val="none" w:sz="0" w:space="0" w:color="auto"/>
        <w:left w:val="none" w:sz="0" w:space="0" w:color="auto"/>
        <w:bottom w:val="none" w:sz="0" w:space="0" w:color="auto"/>
        <w:right w:val="none" w:sz="0" w:space="0" w:color="auto"/>
      </w:divBdr>
    </w:div>
    <w:div w:id="2007242538">
      <w:bodyDiv w:val="1"/>
      <w:marLeft w:val="0"/>
      <w:marRight w:val="0"/>
      <w:marTop w:val="0"/>
      <w:marBottom w:val="0"/>
      <w:divBdr>
        <w:top w:val="none" w:sz="0" w:space="0" w:color="auto"/>
        <w:left w:val="none" w:sz="0" w:space="0" w:color="auto"/>
        <w:bottom w:val="none" w:sz="0" w:space="0" w:color="auto"/>
        <w:right w:val="none" w:sz="0" w:space="0" w:color="auto"/>
      </w:divBdr>
    </w:div>
    <w:div w:id="2007784023">
      <w:bodyDiv w:val="1"/>
      <w:marLeft w:val="0"/>
      <w:marRight w:val="0"/>
      <w:marTop w:val="0"/>
      <w:marBottom w:val="0"/>
      <w:divBdr>
        <w:top w:val="none" w:sz="0" w:space="0" w:color="auto"/>
        <w:left w:val="none" w:sz="0" w:space="0" w:color="auto"/>
        <w:bottom w:val="none" w:sz="0" w:space="0" w:color="auto"/>
        <w:right w:val="none" w:sz="0" w:space="0" w:color="auto"/>
      </w:divBdr>
    </w:div>
    <w:div w:id="2009943537">
      <w:bodyDiv w:val="1"/>
      <w:marLeft w:val="0"/>
      <w:marRight w:val="0"/>
      <w:marTop w:val="0"/>
      <w:marBottom w:val="0"/>
      <w:divBdr>
        <w:top w:val="none" w:sz="0" w:space="0" w:color="auto"/>
        <w:left w:val="none" w:sz="0" w:space="0" w:color="auto"/>
        <w:bottom w:val="none" w:sz="0" w:space="0" w:color="auto"/>
        <w:right w:val="none" w:sz="0" w:space="0" w:color="auto"/>
      </w:divBdr>
    </w:div>
    <w:div w:id="2010136878">
      <w:bodyDiv w:val="1"/>
      <w:marLeft w:val="0"/>
      <w:marRight w:val="0"/>
      <w:marTop w:val="0"/>
      <w:marBottom w:val="0"/>
      <w:divBdr>
        <w:top w:val="none" w:sz="0" w:space="0" w:color="auto"/>
        <w:left w:val="none" w:sz="0" w:space="0" w:color="auto"/>
        <w:bottom w:val="none" w:sz="0" w:space="0" w:color="auto"/>
        <w:right w:val="none" w:sz="0" w:space="0" w:color="auto"/>
      </w:divBdr>
      <w:divsChild>
        <w:div w:id="935597447">
          <w:marLeft w:val="0"/>
          <w:marRight w:val="0"/>
          <w:marTop w:val="0"/>
          <w:marBottom w:val="0"/>
          <w:divBdr>
            <w:top w:val="none" w:sz="0" w:space="0" w:color="auto"/>
            <w:left w:val="none" w:sz="0" w:space="0" w:color="auto"/>
            <w:bottom w:val="none" w:sz="0" w:space="0" w:color="auto"/>
            <w:right w:val="none" w:sz="0" w:space="0" w:color="auto"/>
          </w:divBdr>
        </w:div>
      </w:divsChild>
    </w:div>
    <w:div w:id="2010256115">
      <w:bodyDiv w:val="1"/>
      <w:marLeft w:val="0"/>
      <w:marRight w:val="0"/>
      <w:marTop w:val="0"/>
      <w:marBottom w:val="0"/>
      <w:divBdr>
        <w:top w:val="none" w:sz="0" w:space="0" w:color="auto"/>
        <w:left w:val="none" w:sz="0" w:space="0" w:color="auto"/>
        <w:bottom w:val="none" w:sz="0" w:space="0" w:color="auto"/>
        <w:right w:val="none" w:sz="0" w:space="0" w:color="auto"/>
      </w:divBdr>
    </w:div>
    <w:div w:id="2010593393">
      <w:bodyDiv w:val="1"/>
      <w:marLeft w:val="0"/>
      <w:marRight w:val="0"/>
      <w:marTop w:val="0"/>
      <w:marBottom w:val="0"/>
      <w:divBdr>
        <w:top w:val="none" w:sz="0" w:space="0" w:color="auto"/>
        <w:left w:val="none" w:sz="0" w:space="0" w:color="auto"/>
        <w:bottom w:val="none" w:sz="0" w:space="0" w:color="auto"/>
        <w:right w:val="none" w:sz="0" w:space="0" w:color="auto"/>
      </w:divBdr>
    </w:div>
    <w:div w:id="2011786844">
      <w:bodyDiv w:val="1"/>
      <w:marLeft w:val="0"/>
      <w:marRight w:val="0"/>
      <w:marTop w:val="0"/>
      <w:marBottom w:val="0"/>
      <w:divBdr>
        <w:top w:val="none" w:sz="0" w:space="0" w:color="auto"/>
        <w:left w:val="none" w:sz="0" w:space="0" w:color="auto"/>
        <w:bottom w:val="none" w:sz="0" w:space="0" w:color="auto"/>
        <w:right w:val="none" w:sz="0" w:space="0" w:color="auto"/>
      </w:divBdr>
    </w:div>
    <w:div w:id="2016688347">
      <w:bodyDiv w:val="1"/>
      <w:marLeft w:val="0"/>
      <w:marRight w:val="0"/>
      <w:marTop w:val="0"/>
      <w:marBottom w:val="0"/>
      <w:divBdr>
        <w:top w:val="none" w:sz="0" w:space="0" w:color="auto"/>
        <w:left w:val="none" w:sz="0" w:space="0" w:color="auto"/>
        <w:bottom w:val="none" w:sz="0" w:space="0" w:color="auto"/>
        <w:right w:val="none" w:sz="0" w:space="0" w:color="auto"/>
      </w:divBdr>
    </w:div>
    <w:div w:id="2016951748">
      <w:bodyDiv w:val="1"/>
      <w:marLeft w:val="0"/>
      <w:marRight w:val="0"/>
      <w:marTop w:val="0"/>
      <w:marBottom w:val="0"/>
      <w:divBdr>
        <w:top w:val="none" w:sz="0" w:space="0" w:color="auto"/>
        <w:left w:val="none" w:sz="0" w:space="0" w:color="auto"/>
        <w:bottom w:val="none" w:sz="0" w:space="0" w:color="auto"/>
        <w:right w:val="none" w:sz="0" w:space="0" w:color="auto"/>
      </w:divBdr>
    </w:div>
    <w:div w:id="2020887072">
      <w:bodyDiv w:val="1"/>
      <w:marLeft w:val="0"/>
      <w:marRight w:val="0"/>
      <w:marTop w:val="0"/>
      <w:marBottom w:val="0"/>
      <w:divBdr>
        <w:top w:val="none" w:sz="0" w:space="0" w:color="auto"/>
        <w:left w:val="none" w:sz="0" w:space="0" w:color="auto"/>
        <w:bottom w:val="none" w:sz="0" w:space="0" w:color="auto"/>
        <w:right w:val="none" w:sz="0" w:space="0" w:color="auto"/>
      </w:divBdr>
    </w:div>
    <w:div w:id="2022119319">
      <w:bodyDiv w:val="1"/>
      <w:marLeft w:val="0"/>
      <w:marRight w:val="0"/>
      <w:marTop w:val="0"/>
      <w:marBottom w:val="0"/>
      <w:divBdr>
        <w:top w:val="none" w:sz="0" w:space="0" w:color="auto"/>
        <w:left w:val="none" w:sz="0" w:space="0" w:color="auto"/>
        <w:bottom w:val="none" w:sz="0" w:space="0" w:color="auto"/>
        <w:right w:val="none" w:sz="0" w:space="0" w:color="auto"/>
      </w:divBdr>
    </w:div>
    <w:div w:id="2024552385">
      <w:bodyDiv w:val="1"/>
      <w:marLeft w:val="0"/>
      <w:marRight w:val="0"/>
      <w:marTop w:val="0"/>
      <w:marBottom w:val="0"/>
      <w:divBdr>
        <w:top w:val="none" w:sz="0" w:space="0" w:color="auto"/>
        <w:left w:val="none" w:sz="0" w:space="0" w:color="auto"/>
        <w:bottom w:val="none" w:sz="0" w:space="0" w:color="auto"/>
        <w:right w:val="none" w:sz="0" w:space="0" w:color="auto"/>
      </w:divBdr>
    </w:div>
    <w:div w:id="2025131735">
      <w:bodyDiv w:val="1"/>
      <w:marLeft w:val="0"/>
      <w:marRight w:val="0"/>
      <w:marTop w:val="0"/>
      <w:marBottom w:val="0"/>
      <w:divBdr>
        <w:top w:val="none" w:sz="0" w:space="0" w:color="auto"/>
        <w:left w:val="none" w:sz="0" w:space="0" w:color="auto"/>
        <w:bottom w:val="none" w:sz="0" w:space="0" w:color="auto"/>
        <w:right w:val="none" w:sz="0" w:space="0" w:color="auto"/>
      </w:divBdr>
    </w:div>
    <w:div w:id="2026780203">
      <w:bodyDiv w:val="1"/>
      <w:marLeft w:val="0"/>
      <w:marRight w:val="0"/>
      <w:marTop w:val="0"/>
      <w:marBottom w:val="0"/>
      <w:divBdr>
        <w:top w:val="none" w:sz="0" w:space="0" w:color="auto"/>
        <w:left w:val="none" w:sz="0" w:space="0" w:color="auto"/>
        <w:bottom w:val="none" w:sz="0" w:space="0" w:color="auto"/>
        <w:right w:val="none" w:sz="0" w:space="0" w:color="auto"/>
      </w:divBdr>
    </w:div>
    <w:div w:id="2028016417">
      <w:bodyDiv w:val="1"/>
      <w:marLeft w:val="0"/>
      <w:marRight w:val="0"/>
      <w:marTop w:val="0"/>
      <w:marBottom w:val="0"/>
      <w:divBdr>
        <w:top w:val="none" w:sz="0" w:space="0" w:color="auto"/>
        <w:left w:val="none" w:sz="0" w:space="0" w:color="auto"/>
        <w:bottom w:val="none" w:sz="0" w:space="0" w:color="auto"/>
        <w:right w:val="none" w:sz="0" w:space="0" w:color="auto"/>
      </w:divBdr>
    </w:div>
    <w:div w:id="2028287473">
      <w:bodyDiv w:val="1"/>
      <w:marLeft w:val="0"/>
      <w:marRight w:val="0"/>
      <w:marTop w:val="0"/>
      <w:marBottom w:val="0"/>
      <w:divBdr>
        <w:top w:val="none" w:sz="0" w:space="0" w:color="auto"/>
        <w:left w:val="none" w:sz="0" w:space="0" w:color="auto"/>
        <w:bottom w:val="none" w:sz="0" w:space="0" w:color="auto"/>
        <w:right w:val="none" w:sz="0" w:space="0" w:color="auto"/>
      </w:divBdr>
    </w:div>
    <w:div w:id="2030061936">
      <w:bodyDiv w:val="1"/>
      <w:marLeft w:val="0"/>
      <w:marRight w:val="0"/>
      <w:marTop w:val="0"/>
      <w:marBottom w:val="0"/>
      <w:divBdr>
        <w:top w:val="none" w:sz="0" w:space="0" w:color="auto"/>
        <w:left w:val="none" w:sz="0" w:space="0" w:color="auto"/>
        <w:bottom w:val="none" w:sz="0" w:space="0" w:color="auto"/>
        <w:right w:val="none" w:sz="0" w:space="0" w:color="auto"/>
      </w:divBdr>
    </w:div>
    <w:div w:id="2030981116">
      <w:bodyDiv w:val="1"/>
      <w:marLeft w:val="0"/>
      <w:marRight w:val="0"/>
      <w:marTop w:val="0"/>
      <w:marBottom w:val="0"/>
      <w:divBdr>
        <w:top w:val="none" w:sz="0" w:space="0" w:color="auto"/>
        <w:left w:val="none" w:sz="0" w:space="0" w:color="auto"/>
        <w:bottom w:val="none" w:sz="0" w:space="0" w:color="auto"/>
        <w:right w:val="none" w:sz="0" w:space="0" w:color="auto"/>
      </w:divBdr>
      <w:divsChild>
        <w:div w:id="303901024">
          <w:marLeft w:val="0"/>
          <w:marRight w:val="0"/>
          <w:marTop w:val="0"/>
          <w:marBottom w:val="0"/>
          <w:divBdr>
            <w:top w:val="none" w:sz="0" w:space="0" w:color="auto"/>
            <w:left w:val="none" w:sz="0" w:space="0" w:color="auto"/>
            <w:bottom w:val="none" w:sz="0" w:space="0" w:color="auto"/>
            <w:right w:val="none" w:sz="0" w:space="0" w:color="auto"/>
          </w:divBdr>
        </w:div>
        <w:div w:id="1276057461">
          <w:marLeft w:val="0"/>
          <w:marRight w:val="0"/>
          <w:marTop w:val="0"/>
          <w:marBottom w:val="0"/>
          <w:divBdr>
            <w:top w:val="none" w:sz="0" w:space="0" w:color="auto"/>
            <w:left w:val="none" w:sz="0" w:space="0" w:color="auto"/>
            <w:bottom w:val="none" w:sz="0" w:space="0" w:color="auto"/>
            <w:right w:val="none" w:sz="0" w:space="0" w:color="auto"/>
          </w:divBdr>
        </w:div>
      </w:divsChild>
    </w:div>
    <w:div w:id="2031452121">
      <w:bodyDiv w:val="1"/>
      <w:marLeft w:val="0"/>
      <w:marRight w:val="0"/>
      <w:marTop w:val="0"/>
      <w:marBottom w:val="0"/>
      <w:divBdr>
        <w:top w:val="none" w:sz="0" w:space="0" w:color="auto"/>
        <w:left w:val="none" w:sz="0" w:space="0" w:color="auto"/>
        <w:bottom w:val="none" w:sz="0" w:space="0" w:color="auto"/>
        <w:right w:val="none" w:sz="0" w:space="0" w:color="auto"/>
      </w:divBdr>
    </w:div>
    <w:div w:id="2031563172">
      <w:bodyDiv w:val="1"/>
      <w:marLeft w:val="0"/>
      <w:marRight w:val="0"/>
      <w:marTop w:val="0"/>
      <w:marBottom w:val="0"/>
      <w:divBdr>
        <w:top w:val="none" w:sz="0" w:space="0" w:color="auto"/>
        <w:left w:val="none" w:sz="0" w:space="0" w:color="auto"/>
        <w:bottom w:val="none" w:sz="0" w:space="0" w:color="auto"/>
        <w:right w:val="none" w:sz="0" w:space="0" w:color="auto"/>
      </w:divBdr>
    </w:div>
    <w:div w:id="2031755803">
      <w:bodyDiv w:val="1"/>
      <w:marLeft w:val="0"/>
      <w:marRight w:val="0"/>
      <w:marTop w:val="0"/>
      <w:marBottom w:val="0"/>
      <w:divBdr>
        <w:top w:val="none" w:sz="0" w:space="0" w:color="auto"/>
        <w:left w:val="none" w:sz="0" w:space="0" w:color="auto"/>
        <w:bottom w:val="none" w:sz="0" w:space="0" w:color="auto"/>
        <w:right w:val="none" w:sz="0" w:space="0" w:color="auto"/>
      </w:divBdr>
      <w:divsChild>
        <w:div w:id="1978947350">
          <w:marLeft w:val="0"/>
          <w:marRight w:val="0"/>
          <w:marTop w:val="0"/>
          <w:marBottom w:val="0"/>
          <w:divBdr>
            <w:top w:val="none" w:sz="0" w:space="0" w:color="auto"/>
            <w:left w:val="none" w:sz="0" w:space="0" w:color="auto"/>
            <w:bottom w:val="none" w:sz="0" w:space="0" w:color="auto"/>
            <w:right w:val="none" w:sz="0" w:space="0" w:color="auto"/>
          </w:divBdr>
        </w:div>
      </w:divsChild>
    </w:div>
    <w:div w:id="2032875279">
      <w:bodyDiv w:val="1"/>
      <w:marLeft w:val="0"/>
      <w:marRight w:val="0"/>
      <w:marTop w:val="0"/>
      <w:marBottom w:val="0"/>
      <w:divBdr>
        <w:top w:val="none" w:sz="0" w:space="0" w:color="auto"/>
        <w:left w:val="none" w:sz="0" w:space="0" w:color="auto"/>
        <w:bottom w:val="none" w:sz="0" w:space="0" w:color="auto"/>
        <w:right w:val="none" w:sz="0" w:space="0" w:color="auto"/>
      </w:divBdr>
    </w:div>
    <w:div w:id="2032948239">
      <w:bodyDiv w:val="1"/>
      <w:marLeft w:val="0"/>
      <w:marRight w:val="0"/>
      <w:marTop w:val="0"/>
      <w:marBottom w:val="0"/>
      <w:divBdr>
        <w:top w:val="none" w:sz="0" w:space="0" w:color="auto"/>
        <w:left w:val="none" w:sz="0" w:space="0" w:color="auto"/>
        <w:bottom w:val="none" w:sz="0" w:space="0" w:color="auto"/>
        <w:right w:val="none" w:sz="0" w:space="0" w:color="auto"/>
      </w:divBdr>
    </w:div>
    <w:div w:id="2038045428">
      <w:bodyDiv w:val="1"/>
      <w:marLeft w:val="0"/>
      <w:marRight w:val="0"/>
      <w:marTop w:val="0"/>
      <w:marBottom w:val="0"/>
      <w:divBdr>
        <w:top w:val="none" w:sz="0" w:space="0" w:color="auto"/>
        <w:left w:val="none" w:sz="0" w:space="0" w:color="auto"/>
        <w:bottom w:val="none" w:sz="0" w:space="0" w:color="auto"/>
        <w:right w:val="none" w:sz="0" w:space="0" w:color="auto"/>
      </w:divBdr>
    </w:div>
    <w:div w:id="2038970226">
      <w:bodyDiv w:val="1"/>
      <w:marLeft w:val="0"/>
      <w:marRight w:val="0"/>
      <w:marTop w:val="0"/>
      <w:marBottom w:val="0"/>
      <w:divBdr>
        <w:top w:val="none" w:sz="0" w:space="0" w:color="auto"/>
        <w:left w:val="none" w:sz="0" w:space="0" w:color="auto"/>
        <w:bottom w:val="none" w:sz="0" w:space="0" w:color="auto"/>
        <w:right w:val="none" w:sz="0" w:space="0" w:color="auto"/>
      </w:divBdr>
    </w:div>
    <w:div w:id="2039239026">
      <w:bodyDiv w:val="1"/>
      <w:marLeft w:val="0"/>
      <w:marRight w:val="0"/>
      <w:marTop w:val="0"/>
      <w:marBottom w:val="0"/>
      <w:divBdr>
        <w:top w:val="none" w:sz="0" w:space="0" w:color="auto"/>
        <w:left w:val="none" w:sz="0" w:space="0" w:color="auto"/>
        <w:bottom w:val="none" w:sz="0" w:space="0" w:color="auto"/>
        <w:right w:val="none" w:sz="0" w:space="0" w:color="auto"/>
      </w:divBdr>
    </w:div>
    <w:div w:id="2039548254">
      <w:bodyDiv w:val="1"/>
      <w:marLeft w:val="0"/>
      <w:marRight w:val="0"/>
      <w:marTop w:val="0"/>
      <w:marBottom w:val="0"/>
      <w:divBdr>
        <w:top w:val="none" w:sz="0" w:space="0" w:color="auto"/>
        <w:left w:val="none" w:sz="0" w:space="0" w:color="auto"/>
        <w:bottom w:val="none" w:sz="0" w:space="0" w:color="auto"/>
        <w:right w:val="none" w:sz="0" w:space="0" w:color="auto"/>
      </w:divBdr>
    </w:div>
    <w:div w:id="2040734729">
      <w:bodyDiv w:val="1"/>
      <w:marLeft w:val="0"/>
      <w:marRight w:val="0"/>
      <w:marTop w:val="0"/>
      <w:marBottom w:val="0"/>
      <w:divBdr>
        <w:top w:val="none" w:sz="0" w:space="0" w:color="auto"/>
        <w:left w:val="none" w:sz="0" w:space="0" w:color="auto"/>
        <w:bottom w:val="none" w:sz="0" w:space="0" w:color="auto"/>
        <w:right w:val="none" w:sz="0" w:space="0" w:color="auto"/>
      </w:divBdr>
    </w:div>
    <w:div w:id="2041318629">
      <w:bodyDiv w:val="1"/>
      <w:marLeft w:val="0"/>
      <w:marRight w:val="0"/>
      <w:marTop w:val="0"/>
      <w:marBottom w:val="0"/>
      <w:divBdr>
        <w:top w:val="none" w:sz="0" w:space="0" w:color="auto"/>
        <w:left w:val="none" w:sz="0" w:space="0" w:color="auto"/>
        <w:bottom w:val="none" w:sz="0" w:space="0" w:color="auto"/>
        <w:right w:val="none" w:sz="0" w:space="0" w:color="auto"/>
      </w:divBdr>
    </w:div>
    <w:div w:id="2041852520">
      <w:bodyDiv w:val="1"/>
      <w:marLeft w:val="0"/>
      <w:marRight w:val="0"/>
      <w:marTop w:val="0"/>
      <w:marBottom w:val="0"/>
      <w:divBdr>
        <w:top w:val="none" w:sz="0" w:space="0" w:color="auto"/>
        <w:left w:val="none" w:sz="0" w:space="0" w:color="auto"/>
        <w:bottom w:val="none" w:sz="0" w:space="0" w:color="auto"/>
        <w:right w:val="none" w:sz="0" w:space="0" w:color="auto"/>
      </w:divBdr>
    </w:div>
    <w:div w:id="2042120469">
      <w:bodyDiv w:val="1"/>
      <w:marLeft w:val="0"/>
      <w:marRight w:val="0"/>
      <w:marTop w:val="0"/>
      <w:marBottom w:val="0"/>
      <w:divBdr>
        <w:top w:val="none" w:sz="0" w:space="0" w:color="auto"/>
        <w:left w:val="none" w:sz="0" w:space="0" w:color="auto"/>
        <w:bottom w:val="none" w:sz="0" w:space="0" w:color="auto"/>
        <w:right w:val="none" w:sz="0" w:space="0" w:color="auto"/>
      </w:divBdr>
    </w:div>
    <w:div w:id="2042129116">
      <w:bodyDiv w:val="1"/>
      <w:marLeft w:val="0"/>
      <w:marRight w:val="0"/>
      <w:marTop w:val="0"/>
      <w:marBottom w:val="0"/>
      <w:divBdr>
        <w:top w:val="none" w:sz="0" w:space="0" w:color="auto"/>
        <w:left w:val="none" w:sz="0" w:space="0" w:color="auto"/>
        <w:bottom w:val="none" w:sz="0" w:space="0" w:color="auto"/>
        <w:right w:val="none" w:sz="0" w:space="0" w:color="auto"/>
      </w:divBdr>
    </w:div>
    <w:div w:id="2042364564">
      <w:bodyDiv w:val="1"/>
      <w:marLeft w:val="0"/>
      <w:marRight w:val="0"/>
      <w:marTop w:val="0"/>
      <w:marBottom w:val="0"/>
      <w:divBdr>
        <w:top w:val="none" w:sz="0" w:space="0" w:color="auto"/>
        <w:left w:val="none" w:sz="0" w:space="0" w:color="auto"/>
        <w:bottom w:val="none" w:sz="0" w:space="0" w:color="auto"/>
        <w:right w:val="none" w:sz="0" w:space="0" w:color="auto"/>
      </w:divBdr>
    </w:div>
    <w:div w:id="2042582092">
      <w:bodyDiv w:val="1"/>
      <w:marLeft w:val="0"/>
      <w:marRight w:val="0"/>
      <w:marTop w:val="0"/>
      <w:marBottom w:val="0"/>
      <w:divBdr>
        <w:top w:val="none" w:sz="0" w:space="0" w:color="auto"/>
        <w:left w:val="none" w:sz="0" w:space="0" w:color="auto"/>
        <w:bottom w:val="none" w:sz="0" w:space="0" w:color="auto"/>
        <w:right w:val="none" w:sz="0" w:space="0" w:color="auto"/>
      </w:divBdr>
    </w:div>
    <w:div w:id="2042974361">
      <w:bodyDiv w:val="1"/>
      <w:marLeft w:val="0"/>
      <w:marRight w:val="0"/>
      <w:marTop w:val="0"/>
      <w:marBottom w:val="0"/>
      <w:divBdr>
        <w:top w:val="none" w:sz="0" w:space="0" w:color="auto"/>
        <w:left w:val="none" w:sz="0" w:space="0" w:color="auto"/>
        <w:bottom w:val="none" w:sz="0" w:space="0" w:color="auto"/>
        <w:right w:val="none" w:sz="0" w:space="0" w:color="auto"/>
      </w:divBdr>
    </w:div>
    <w:div w:id="2045789697">
      <w:bodyDiv w:val="1"/>
      <w:marLeft w:val="0"/>
      <w:marRight w:val="0"/>
      <w:marTop w:val="0"/>
      <w:marBottom w:val="0"/>
      <w:divBdr>
        <w:top w:val="none" w:sz="0" w:space="0" w:color="auto"/>
        <w:left w:val="none" w:sz="0" w:space="0" w:color="auto"/>
        <w:bottom w:val="none" w:sz="0" w:space="0" w:color="auto"/>
        <w:right w:val="none" w:sz="0" w:space="0" w:color="auto"/>
      </w:divBdr>
    </w:div>
    <w:div w:id="2045863185">
      <w:bodyDiv w:val="1"/>
      <w:marLeft w:val="0"/>
      <w:marRight w:val="0"/>
      <w:marTop w:val="0"/>
      <w:marBottom w:val="0"/>
      <w:divBdr>
        <w:top w:val="none" w:sz="0" w:space="0" w:color="auto"/>
        <w:left w:val="none" w:sz="0" w:space="0" w:color="auto"/>
        <w:bottom w:val="none" w:sz="0" w:space="0" w:color="auto"/>
        <w:right w:val="none" w:sz="0" w:space="0" w:color="auto"/>
      </w:divBdr>
    </w:div>
    <w:div w:id="2045977949">
      <w:bodyDiv w:val="1"/>
      <w:marLeft w:val="0"/>
      <w:marRight w:val="0"/>
      <w:marTop w:val="0"/>
      <w:marBottom w:val="0"/>
      <w:divBdr>
        <w:top w:val="none" w:sz="0" w:space="0" w:color="auto"/>
        <w:left w:val="none" w:sz="0" w:space="0" w:color="auto"/>
        <w:bottom w:val="none" w:sz="0" w:space="0" w:color="auto"/>
        <w:right w:val="none" w:sz="0" w:space="0" w:color="auto"/>
      </w:divBdr>
    </w:div>
    <w:div w:id="2046322932">
      <w:bodyDiv w:val="1"/>
      <w:marLeft w:val="0"/>
      <w:marRight w:val="0"/>
      <w:marTop w:val="0"/>
      <w:marBottom w:val="0"/>
      <w:divBdr>
        <w:top w:val="none" w:sz="0" w:space="0" w:color="auto"/>
        <w:left w:val="none" w:sz="0" w:space="0" w:color="auto"/>
        <w:bottom w:val="none" w:sz="0" w:space="0" w:color="auto"/>
        <w:right w:val="none" w:sz="0" w:space="0" w:color="auto"/>
      </w:divBdr>
    </w:div>
    <w:div w:id="2046830069">
      <w:bodyDiv w:val="1"/>
      <w:marLeft w:val="0"/>
      <w:marRight w:val="0"/>
      <w:marTop w:val="0"/>
      <w:marBottom w:val="0"/>
      <w:divBdr>
        <w:top w:val="none" w:sz="0" w:space="0" w:color="auto"/>
        <w:left w:val="none" w:sz="0" w:space="0" w:color="auto"/>
        <w:bottom w:val="none" w:sz="0" w:space="0" w:color="auto"/>
        <w:right w:val="none" w:sz="0" w:space="0" w:color="auto"/>
      </w:divBdr>
      <w:divsChild>
        <w:div w:id="2038193367">
          <w:marLeft w:val="0"/>
          <w:marRight w:val="0"/>
          <w:marTop w:val="0"/>
          <w:marBottom w:val="0"/>
          <w:divBdr>
            <w:top w:val="none" w:sz="0" w:space="0" w:color="auto"/>
            <w:left w:val="none" w:sz="0" w:space="0" w:color="auto"/>
            <w:bottom w:val="none" w:sz="0" w:space="0" w:color="auto"/>
            <w:right w:val="none" w:sz="0" w:space="0" w:color="auto"/>
          </w:divBdr>
        </w:div>
      </w:divsChild>
    </w:div>
    <w:div w:id="2049916001">
      <w:bodyDiv w:val="1"/>
      <w:marLeft w:val="0"/>
      <w:marRight w:val="0"/>
      <w:marTop w:val="0"/>
      <w:marBottom w:val="0"/>
      <w:divBdr>
        <w:top w:val="none" w:sz="0" w:space="0" w:color="auto"/>
        <w:left w:val="none" w:sz="0" w:space="0" w:color="auto"/>
        <w:bottom w:val="none" w:sz="0" w:space="0" w:color="auto"/>
        <w:right w:val="none" w:sz="0" w:space="0" w:color="auto"/>
      </w:divBdr>
    </w:div>
    <w:div w:id="2050950486">
      <w:bodyDiv w:val="1"/>
      <w:marLeft w:val="0"/>
      <w:marRight w:val="0"/>
      <w:marTop w:val="0"/>
      <w:marBottom w:val="0"/>
      <w:divBdr>
        <w:top w:val="none" w:sz="0" w:space="0" w:color="auto"/>
        <w:left w:val="none" w:sz="0" w:space="0" w:color="auto"/>
        <w:bottom w:val="none" w:sz="0" w:space="0" w:color="auto"/>
        <w:right w:val="none" w:sz="0" w:space="0" w:color="auto"/>
      </w:divBdr>
      <w:divsChild>
        <w:div w:id="1819154110">
          <w:marLeft w:val="0"/>
          <w:marRight w:val="0"/>
          <w:marTop w:val="120"/>
          <w:marBottom w:val="0"/>
          <w:divBdr>
            <w:top w:val="none" w:sz="0" w:space="0" w:color="auto"/>
            <w:left w:val="none" w:sz="0" w:space="0" w:color="auto"/>
            <w:bottom w:val="none" w:sz="0" w:space="0" w:color="auto"/>
            <w:right w:val="none" w:sz="0" w:space="0" w:color="auto"/>
          </w:divBdr>
          <w:divsChild>
            <w:div w:id="12442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4298">
      <w:bodyDiv w:val="1"/>
      <w:marLeft w:val="0"/>
      <w:marRight w:val="0"/>
      <w:marTop w:val="0"/>
      <w:marBottom w:val="0"/>
      <w:divBdr>
        <w:top w:val="none" w:sz="0" w:space="0" w:color="auto"/>
        <w:left w:val="none" w:sz="0" w:space="0" w:color="auto"/>
        <w:bottom w:val="none" w:sz="0" w:space="0" w:color="auto"/>
        <w:right w:val="none" w:sz="0" w:space="0" w:color="auto"/>
      </w:divBdr>
    </w:div>
    <w:div w:id="2054117861">
      <w:bodyDiv w:val="1"/>
      <w:marLeft w:val="0"/>
      <w:marRight w:val="0"/>
      <w:marTop w:val="0"/>
      <w:marBottom w:val="0"/>
      <w:divBdr>
        <w:top w:val="none" w:sz="0" w:space="0" w:color="auto"/>
        <w:left w:val="none" w:sz="0" w:space="0" w:color="auto"/>
        <w:bottom w:val="none" w:sz="0" w:space="0" w:color="auto"/>
        <w:right w:val="none" w:sz="0" w:space="0" w:color="auto"/>
      </w:divBdr>
    </w:div>
    <w:div w:id="2054385702">
      <w:bodyDiv w:val="1"/>
      <w:marLeft w:val="0"/>
      <w:marRight w:val="0"/>
      <w:marTop w:val="0"/>
      <w:marBottom w:val="0"/>
      <w:divBdr>
        <w:top w:val="none" w:sz="0" w:space="0" w:color="auto"/>
        <w:left w:val="none" w:sz="0" w:space="0" w:color="auto"/>
        <w:bottom w:val="none" w:sz="0" w:space="0" w:color="auto"/>
        <w:right w:val="none" w:sz="0" w:space="0" w:color="auto"/>
      </w:divBdr>
    </w:div>
    <w:div w:id="2057116580">
      <w:bodyDiv w:val="1"/>
      <w:marLeft w:val="0"/>
      <w:marRight w:val="0"/>
      <w:marTop w:val="0"/>
      <w:marBottom w:val="0"/>
      <w:divBdr>
        <w:top w:val="none" w:sz="0" w:space="0" w:color="auto"/>
        <w:left w:val="none" w:sz="0" w:space="0" w:color="auto"/>
        <w:bottom w:val="none" w:sz="0" w:space="0" w:color="auto"/>
        <w:right w:val="none" w:sz="0" w:space="0" w:color="auto"/>
      </w:divBdr>
    </w:div>
    <w:div w:id="2057504807">
      <w:bodyDiv w:val="1"/>
      <w:marLeft w:val="0"/>
      <w:marRight w:val="0"/>
      <w:marTop w:val="0"/>
      <w:marBottom w:val="0"/>
      <w:divBdr>
        <w:top w:val="none" w:sz="0" w:space="0" w:color="auto"/>
        <w:left w:val="none" w:sz="0" w:space="0" w:color="auto"/>
        <w:bottom w:val="none" w:sz="0" w:space="0" w:color="auto"/>
        <w:right w:val="none" w:sz="0" w:space="0" w:color="auto"/>
      </w:divBdr>
    </w:div>
    <w:div w:id="2057971464">
      <w:bodyDiv w:val="1"/>
      <w:marLeft w:val="0"/>
      <w:marRight w:val="0"/>
      <w:marTop w:val="0"/>
      <w:marBottom w:val="0"/>
      <w:divBdr>
        <w:top w:val="none" w:sz="0" w:space="0" w:color="auto"/>
        <w:left w:val="none" w:sz="0" w:space="0" w:color="auto"/>
        <w:bottom w:val="none" w:sz="0" w:space="0" w:color="auto"/>
        <w:right w:val="none" w:sz="0" w:space="0" w:color="auto"/>
      </w:divBdr>
    </w:div>
    <w:div w:id="2058582569">
      <w:bodyDiv w:val="1"/>
      <w:marLeft w:val="0"/>
      <w:marRight w:val="0"/>
      <w:marTop w:val="0"/>
      <w:marBottom w:val="0"/>
      <w:divBdr>
        <w:top w:val="none" w:sz="0" w:space="0" w:color="auto"/>
        <w:left w:val="none" w:sz="0" w:space="0" w:color="auto"/>
        <w:bottom w:val="none" w:sz="0" w:space="0" w:color="auto"/>
        <w:right w:val="none" w:sz="0" w:space="0" w:color="auto"/>
      </w:divBdr>
    </w:div>
    <w:div w:id="2059544704">
      <w:bodyDiv w:val="1"/>
      <w:marLeft w:val="0"/>
      <w:marRight w:val="0"/>
      <w:marTop w:val="0"/>
      <w:marBottom w:val="0"/>
      <w:divBdr>
        <w:top w:val="none" w:sz="0" w:space="0" w:color="auto"/>
        <w:left w:val="none" w:sz="0" w:space="0" w:color="auto"/>
        <w:bottom w:val="none" w:sz="0" w:space="0" w:color="auto"/>
        <w:right w:val="none" w:sz="0" w:space="0" w:color="auto"/>
      </w:divBdr>
    </w:div>
    <w:div w:id="2059741108">
      <w:bodyDiv w:val="1"/>
      <w:marLeft w:val="0"/>
      <w:marRight w:val="0"/>
      <w:marTop w:val="0"/>
      <w:marBottom w:val="0"/>
      <w:divBdr>
        <w:top w:val="none" w:sz="0" w:space="0" w:color="auto"/>
        <w:left w:val="none" w:sz="0" w:space="0" w:color="auto"/>
        <w:bottom w:val="none" w:sz="0" w:space="0" w:color="auto"/>
        <w:right w:val="none" w:sz="0" w:space="0" w:color="auto"/>
      </w:divBdr>
    </w:div>
    <w:div w:id="2064061346">
      <w:bodyDiv w:val="1"/>
      <w:marLeft w:val="0"/>
      <w:marRight w:val="0"/>
      <w:marTop w:val="0"/>
      <w:marBottom w:val="0"/>
      <w:divBdr>
        <w:top w:val="none" w:sz="0" w:space="0" w:color="auto"/>
        <w:left w:val="none" w:sz="0" w:space="0" w:color="auto"/>
        <w:bottom w:val="none" w:sz="0" w:space="0" w:color="auto"/>
        <w:right w:val="none" w:sz="0" w:space="0" w:color="auto"/>
      </w:divBdr>
      <w:divsChild>
        <w:div w:id="1637375406">
          <w:marLeft w:val="0"/>
          <w:marRight w:val="0"/>
          <w:marTop w:val="0"/>
          <w:marBottom w:val="0"/>
          <w:divBdr>
            <w:top w:val="none" w:sz="0" w:space="0" w:color="auto"/>
            <w:left w:val="none" w:sz="0" w:space="0" w:color="auto"/>
            <w:bottom w:val="none" w:sz="0" w:space="0" w:color="auto"/>
            <w:right w:val="none" w:sz="0" w:space="0" w:color="auto"/>
          </w:divBdr>
        </w:div>
      </w:divsChild>
    </w:div>
    <w:div w:id="2064791997">
      <w:bodyDiv w:val="1"/>
      <w:marLeft w:val="0"/>
      <w:marRight w:val="0"/>
      <w:marTop w:val="0"/>
      <w:marBottom w:val="0"/>
      <w:divBdr>
        <w:top w:val="none" w:sz="0" w:space="0" w:color="auto"/>
        <w:left w:val="none" w:sz="0" w:space="0" w:color="auto"/>
        <w:bottom w:val="none" w:sz="0" w:space="0" w:color="auto"/>
        <w:right w:val="none" w:sz="0" w:space="0" w:color="auto"/>
      </w:divBdr>
    </w:div>
    <w:div w:id="2066025281">
      <w:bodyDiv w:val="1"/>
      <w:marLeft w:val="0"/>
      <w:marRight w:val="0"/>
      <w:marTop w:val="0"/>
      <w:marBottom w:val="0"/>
      <w:divBdr>
        <w:top w:val="none" w:sz="0" w:space="0" w:color="auto"/>
        <w:left w:val="none" w:sz="0" w:space="0" w:color="auto"/>
        <w:bottom w:val="none" w:sz="0" w:space="0" w:color="auto"/>
        <w:right w:val="none" w:sz="0" w:space="0" w:color="auto"/>
      </w:divBdr>
    </w:div>
    <w:div w:id="2066367390">
      <w:bodyDiv w:val="1"/>
      <w:marLeft w:val="0"/>
      <w:marRight w:val="0"/>
      <w:marTop w:val="0"/>
      <w:marBottom w:val="0"/>
      <w:divBdr>
        <w:top w:val="none" w:sz="0" w:space="0" w:color="auto"/>
        <w:left w:val="none" w:sz="0" w:space="0" w:color="auto"/>
        <w:bottom w:val="none" w:sz="0" w:space="0" w:color="auto"/>
        <w:right w:val="none" w:sz="0" w:space="0" w:color="auto"/>
      </w:divBdr>
    </w:div>
    <w:div w:id="2068918098">
      <w:bodyDiv w:val="1"/>
      <w:marLeft w:val="0"/>
      <w:marRight w:val="0"/>
      <w:marTop w:val="0"/>
      <w:marBottom w:val="0"/>
      <w:divBdr>
        <w:top w:val="none" w:sz="0" w:space="0" w:color="auto"/>
        <w:left w:val="none" w:sz="0" w:space="0" w:color="auto"/>
        <w:bottom w:val="none" w:sz="0" w:space="0" w:color="auto"/>
        <w:right w:val="none" w:sz="0" w:space="0" w:color="auto"/>
      </w:divBdr>
    </w:div>
    <w:div w:id="2071612266">
      <w:bodyDiv w:val="1"/>
      <w:marLeft w:val="0"/>
      <w:marRight w:val="0"/>
      <w:marTop w:val="0"/>
      <w:marBottom w:val="0"/>
      <w:divBdr>
        <w:top w:val="none" w:sz="0" w:space="0" w:color="auto"/>
        <w:left w:val="none" w:sz="0" w:space="0" w:color="auto"/>
        <w:bottom w:val="none" w:sz="0" w:space="0" w:color="auto"/>
        <w:right w:val="none" w:sz="0" w:space="0" w:color="auto"/>
      </w:divBdr>
    </w:div>
    <w:div w:id="2073384468">
      <w:bodyDiv w:val="1"/>
      <w:marLeft w:val="0"/>
      <w:marRight w:val="0"/>
      <w:marTop w:val="0"/>
      <w:marBottom w:val="0"/>
      <w:divBdr>
        <w:top w:val="none" w:sz="0" w:space="0" w:color="auto"/>
        <w:left w:val="none" w:sz="0" w:space="0" w:color="auto"/>
        <w:bottom w:val="none" w:sz="0" w:space="0" w:color="auto"/>
        <w:right w:val="none" w:sz="0" w:space="0" w:color="auto"/>
      </w:divBdr>
    </w:div>
    <w:div w:id="2074968004">
      <w:bodyDiv w:val="1"/>
      <w:marLeft w:val="0"/>
      <w:marRight w:val="0"/>
      <w:marTop w:val="0"/>
      <w:marBottom w:val="0"/>
      <w:divBdr>
        <w:top w:val="none" w:sz="0" w:space="0" w:color="auto"/>
        <w:left w:val="none" w:sz="0" w:space="0" w:color="auto"/>
        <w:bottom w:val="none" w:sz="0" w:space="0" w:color="auto"/>
        <w:right w:val="none" w:sz="0" w:space="0" w:color="auto"/>
      </w:divBdr>
      <w:divsChild>
        <w:div w:id="1876186938">
          <w:marLeft w:val="0"/>
          <w:marRight w:val="0"/>
          <w:marTop w:val="0"/>
          <w:marBottom w:val="0"/>
          <w:divBdr>
            <w:top w:val="none" w:sz="0" w:space="0" w:color="auto"/>
            <w:left w:val="none" w:sz="0" w:space="0" w:color="auto"/>
            <w:bottom w:val="none" w:sz="0" w:space="0" w:color="auto"/>
            <w:right w:val="none" w:sz="0" w:space="0" w:color="auto"/>
          </w:divBdr>
          <w:divsChild>
            <w:div w:id="538320013">
              <w:marLeft w:val="0"/>
              <w:marRight w:val="0"/>
              <w:marTop w:val="0"/>
              <w:marBottom w:val="0"/>
              <w:divBdr>
                <w:top w:val="none" w:sz="0" w:space="0" w:color="auto"/>
                <w:left w:val="none" w:sz="0" w:space="0" w:color="auto"/>
                <w:bottom w:val="none" w:sz="0" w:space="0" w:color="auto"/>
                <w:right w:val="none" w:sz="0" w:space="0" w:color="auto"/>
              </w:divBdr>
              <w:divsChild>
                <w:div w:id="25107913">
                  <w:marLeft w:val="0"/>
                  <w:marRight w:val="0"/>
                  <w:marTop w:val="0"/>
                  <w:marBottom w:val="0"/>
                  <w:divBdr>
                    <w:top w:val="none" w:sz="0" w:space="0" w:color="auto"/>
                    <w:left w:val="none" w:sz="0" w:space="0" w:color="auto"/>
                    <w:bottom w:val="none" w:sz="0" w:space="0" w:color="auto"/>
                    <w:right w:val="none" w:sz="0" w:space="0" w:color="auto"/>
                  </w:divBdr>
                </w:div>
                <w:div w:id="952054400">
                  <w:marLeft w:val="0"/>
                  <w:marRight w:val="0"/>
                  <w:marTop w:val="0"/>
                  <w:marBottom w:val="0"/>
                  <w:divBdr>
                    <w:top w:val="none" w:sz="0" w:space="0" w:color="auto"/>
                    <w:left w:val="none" w:sz="0" w:space="0" w:color="auto"/>
                    <w:bottom w:val="none" w:sz="0" w:space="0" w:color="auto"/>
                    <w:right w:val="none" w:sz="0" w:space="0" w:color="auto"/>
                  </w:divBdr>
                </w:div>
                <w:div w:id="17911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5940">
      <w:bodyDiv w:val="1"/>
      <w:marLeft w:val="0"/>
      <w:marRight w:val="0"/>
      <w:marTop w:val="0"/>
      <w:marBottom w:val="0"/>
      <w:divBdr>
        <w:top w:val="none" w:sz="0" w:space="0" w:color="auto"/>
        <w:left w:val="none" w:sz="0" w:space="0" w:color="auto"/>
        <w:bottom w:val="none" w:sz="0" w:space="0" w:color="auto"/>
        <w:right w:val="none" w:sz="0" w:space="0" w:color="auto"/>
      </w:divBdr>
    </w:div>
    <w:div w:id="2075856819">
      <w:bodyDiv w:val="1"/>
      <w:marLeft w:val="0"/>
      <w:marRight w:val="0"/>
      <w:marTop w:val="0"/>
      <w:marBottom w:val="0"/>
      <w:divBdr>
        <w:top w:val="none" w:sz="0" w:space="0" w:color="auto"/>
        <w:left w:val="none" w:sz="0" w:space="0" w:color="auto"/>
        <w:bottom w:val="none" w:sz="0" w:space="0" w:color="auto"/>
        <w:right w:val="none" w:sz="0" w:space="0" w:color="auto"/>
      </w:divBdr>
    </w:div>
    <w:div w:id="2080395424">
      <w:bodyDiv w:val="1"/>
      <w:marLeft w:val="0"/>
      <w:marRight w:val="0"/>
      <w:marTop w:val="0"/>
      <w:marBottom w:val="0"/>
      <w:divBdr>
        <w:top w:val="none" w:sz="0" w:space="0" w:color="auto"/>
        <w:left w:val="none" w:sz="0" w:space="0" w:color="auto"/>
        <w:bottom w:val="none" w:sz="0" w:space="0" w:color="auto"/>
        <w:right w:val="none" w:sz="0" w:space="0" w:color="auto"/>
      </w:divBdr>
    </w:div>
    <w:div w:id="2081826930">
      <w:bodyDiv w:val="1"/>
      <w:marLeft w:val="0"/>
      <w:marRight w:val="0"/>
      <w:marTop w:val="0"/>
      <w:marBottom w:val="0"/>
      <w:divBdr>
        <w:top w:val="none" w:sz="0" w:space="0" w:color="auto"/>
        <w:left w:val="none" w:sz="0" w:space="0" w:color="auto"/>
        <w:bottom w:val="none" w:sz="0" w:space="0" w:color="auto"/>
        <w:right w:val="none" w:sz="0" w:space="0" w:color="auto"/>
      </w:divBdr>
    </w:div>
    <w:div w:id="2083218040">
      <w:bodyDiv w:val="1"/>
      <w:marLeft w:val="0"/>
      <w:marRight w:val="0"/>
      <w:marTop w:val="0"/>
      <w:marBottom w:val="0"/>
      <w:divBdr>
        <w:top w:val="none" w:sz="0" w:space="0" w:color="auto"/>
        <w:left w:val="none" w:sz="0" w:space="0" w:color="auto"/>
        <w:bottom w:val="none" w:sz="0" w:space="0" w:color="auto"/>
        <w:right w:val="none" w:sz="0" w:space="0" w:color="auto"/>
      </w:divBdr>
    </w:div>
    <w:div w:id="2083286592">
      <w:bodyDiv w:val="1"/>
      <w:marLeft w:val="0"/>
      <w:marRight w:val="0"/>
      <w:marTop w:val="0"/>
      <w:marBottom w:val="0"/>
      <w:divBdr>
        <w:top w:val="none" w:sz="0" w:space="0" w:color="auto"/>
        <w:left w:val="none" w:sz="0" w:space="0" w:color="auto"/>
        <w:bottom w:val="none" w:sz="0" w:space="0" w:color="auto"/>
        <w:right w:val="none" w:sz="0" w:space="0" w:color="auto"/>
      </w:divBdr>
    </w:div>
    <w:div w:id="2083403400">
      <w:bodyDiv w:val="1"/>
      <w:marLeft w:val="0"/>
      <w:marRight w:val="0"/>
      <w:marTop w:val="0"/>
      <w:marBottom w:val="0"/>
      <w:divBdr>
        <w:top w:val="none" w:sz="0" w:space="0" w:color="auto"/>
        <w:left w:val="none" w:sz="0" w:space="0" w:color="auto"/>
        <w:bottom w:val="none" w:sz="0" w:space="0" w:color="auto"/>
        <w:right w:val="none" w:sz="0" w:space="0" w:color="auto"/>
      </w:divBdr>
    </w:div>
    <w:div w:id="2085060152">
      <w:bodyDiv w:val="1"/>
      <w:marLeft w:val="0"/>
      <w:marRight w:val="0"/>
      <w:marTop w:val="0"/>
      <w:marBottom w:val="0"/>
      <w:divBdr>
        <w:top w:val="none" w:sz="0" w:space="0" w:color="auto"/>
        <w:left w:val="none" w:sz="0" w:space="0" w:color="auto"/>
        <w:bottom w:val="none" w:sz="0" w:space="0" w:color="auto"/>
        <w:right w:val="none" w:sz="0" w:space="0" w:color="auto"/>
      </w:divBdr>
    </w:div>
    <w:div w:id="2085714889">
      <w:bodyDiv w:val="1"/>
      <w:marLeft w:val="0"/>
      <w:marRight w:val="0"/>
      <w:marTop w:val="0"/>
      <w:marBottom w:val="0"/>
      <w:divBdr>
        <w:top w:val="none" w:sz="0" w:space="0" w:color="auto"/>
        <w:left w:val="none" w:sz="0" w:space="0" w:color="auto"/>
        <w:bottom w:val="none" w:sz="0" w:space="0" w:color="auto"/>
        <w:right w:val="none" w:sz="0" w:space="0" w:color="auto"/>
      </w:divBdr>
    </w:div>
    <w:div w:id="2085953654">
      <w:bodyDiv w:val="1"/>
      <w:marLeft w:val="0"/>
      <w:marRight w:val="0"/>
      <w:marTop w:val="0"/>
      <w:marBottom w:val="0"/>
      <w:divBdr>
        <w:top w:val="none" w:sz="0" w:space="0" w:color="auto"/>
        <w:left w:val="none" w:sz="0" w:space="0" w:color="auto"/>
        <w:bottom w:val="none" w:sz="0" w:space="0" w:color="auto"/>
        <w:right w:val="none" w:sz="0" w:space="0" w:color="auto"/>
      </w:divBdr>
    </w:div>
    <w:div w:id="2090541311">
      <w:bodyDiv w:val="1"/>
      <w:marLeft w:val="0"/>
      <w:marRight w:val="0"/>
      <w:marTop w:val="0"/>
      <w:marBottom w:val="0"/>
      <w:divBdr>
        <w:top w:val="none" w:sz="0" w:space="0" w:color="auto"/>
        <w:left w:val="none" w:sz="0" w:space="0" w:color="auto"/>
        <w:bottom w:val="none" w:sz="0" w:space="0" w:color="auto"/>
        <w:right w:val="none" w:sz="0" w:space="0" w:color="auto"/>
      </w:divBdr>
    </w:div>
    <w:div w:id="2090882396">
      <w:bodyDiv w:val="1"/>
      <w:marLeft w:val="0"/>
      <w:marRight w:val="0"/>
      <w:marTop w:val="0"/>
      <w:marBottom w:val="0"/>
      <w:divBdr>
        <w:top w:val="none" w:sz="0" w:space="0" w:color="auto"/>
        <w:left w:val="none" w:sz="0" w:space="0" w:color="auto"/>
        <w:bottom w:val="none" w:sz="0" w:space="0" w:color="auto"/>
        <w:right w:val="none" w:sz="0" w:space="0" w:color="auto"/>
      </w:divBdr>
      <w:divsChild>
        <w:div w:id="268781837">
          <w:marLeft w:val="0"/>
          <w:marRight w:val="0"/>
          <w:marTop w:val="0"/>
          <w:marBottom w:val="0"/>
          <w:divBdr>
            <w:top w:val="none" w:sz="0" w:space="0" w:color="auto"/>
            <w:left w:val="none" w:sz="0" w:space="0" w:color="auto"/>
            <w:bottom w:val="none" w:sz="0" w:space="0" w:color="auto"/>
            <w:right w:val="none" w:sz="0" w:space="0" w:color="auto"/>
          </w:divBdr>
        </w:div>
        <w:div w:id="880551530">
          <w:marLeft w:val="0"/>
          <w:marRight w:val="0"/>
          <w:marTop w:val="0"/>
          <w:marBottom w:val="0"/>
          <w:divBdr>
            <w:top w:val="none" w:sz="0" w:space="0" w:color="auto"/>
            <w:left w:val="none" w:sz="0" w:space="0" w:color="auto"/>
            <w:bottom w:val="none" w:sz="0" w:space="0" w:color="auto"/>
            <w:right w:val="none" w:sz="0" w:space="0" w:color="auto"/>
          </w:divBdr>
          <w:divsChild>
            <w:div w:id="1051810487">
              <w:marLeft w:val="0"/>
              <w:marRight w:val="0"/>
              <w:marTop w:val="0"/>
              <w:marBottom w:val="0"/>
              <w:divBdr>
                <w:top w:val="none" w:sz="0" w:space="0" w:color="auto"/>
                <w:left w:val="none" w:sz="0" w:space="0" w:color="auto"/>
                <w:bottom w:val="none" w:sz="0" w:space="0" w:color="auto"/>
                <w:right w:val="none" w:sz="0" w:space="0" w:color="auto"/>
              </w:divBdr>
              <w:divsChild>
                <w:div w:id="1608001150">
                  <w:marLeft w:val="0"/>
                  <w:marRight w:val="0"/>
                  <w:marTop w:val="0"/>
                  <w:marBottom w:val="0"/>
                  <w:divBdr>
                    <w:top w:val="single" w:sz="8" w:space="0" w:color="D5DADD"/>
                    <w:left w:val="single" w:sz="8" w:space="0" w:color="D5DADD"/>
                    <w:bottom w:val="single" w:sz="8" w:space="0" w:color="D5DADD"/>
                    <w:right w:val="single" w:sz="8" w:space="0" w:color="D5DADD"/>
                  </w:divBdr>
                  <w:divsChild>
                    <w:div w:id="2094885641">
                      <w:marLeft w:val="0"/>
                      <w:marRight w:val="0"/>
                      <w:marTop w:val="0"/>
                      <w:marBottom w:val="0"/>
                      <w:divBdr>
                        <w:top w:val="none" w:sz="0" w:space="0" w:color="auto"/>
                        <w:left w:val="none" w:sz="0" w:space="0" w:color="auto"/>
                        <w:bottom w:val="none" w:sz="0" w:space="0" w:color="auto"/>
                        <w:right w:val="none" w:sz="0" w:space="0" w:color="auto"/>
                      </w:divBdr>
                      <w:divsChild>
                        <w:div w:id="1921988261">
                          <w:marLeft w:val="0"/>
                          <w:marRight w:val="0"/>
                          <w:marTop w:val="0"/>
                          <w:marBottom w:val="0"/>
                          <w:divBdr>
                            <w:top w:val="none" w:sz="0" w:space="0" w:color="auto"/>
                            <w:left w:val="none" w:sz="0" w:space="0" w:color="auto"/>
                            <w:bottom w:val="none" w:sz="0" w:space="0" w:color="auto"/>
                            <w:right w:val="none" w:sz="0" w:space="0" w:color="auto"/>
                          </w:divBdr>
                          <w:divsChild>
                            <w:div w:id="20410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16701">
          <w:marLeft w:val="0"/>
          <w:marRight w:val="0"/>
          <w:marTop w:val="0"/>
          <w:marBottom w:val="0"/>
          <w:divBdr>
            <w:top w:val="none" w:sz="0" w:space="0" w:color="auto"/>
            <w:left w:val="none" w:sz="0" w:space="0" w:color="auto"/>
            <w:bottom w:val="none" w:sz="0" w:space="0" w:color="auto"/>
            <w:right w:val="none" w:sz="0" w:space="0" w:color="auto"/>
          </w:divBdr>
          <w:divsChild>
            <w:div w:id="617032975">
              <w:marLeft w:val="0"/>
              <w:marRight w:val="0"/>
              <w:marTop w:val="0"/>
              <w:marBottom w:val="0"/>
              <w:divBdr>
                <w:top w:val="none" w:sz="0" w:space="0" w:color="auto"/>
                <w:left w:val="none" w:sz="0" w:space="0" w:color="auto"/>
                <w:bottom w:val="none" w:sz="0" w:space="0" w:color="auto"/>
                <w:right w:val="none" w:sz="0" w:space="0" w:color="auto"/>
              </w:divBdr>
              <w:divsChild>
                <w:div w:id="932393968">
                  <w:marLeft w:val="0"/>
                  <w:marRight w:val="0"/>
                  <w:marTop w:val="0"/>
                  <w:marBottom w:val="0"/>
                  <w:divBdr>
                    <w:top w:val="single" w:sz="8" w:space="0" w:color="D5DADD"/>
                    <w:left w:val="single" w:sz="8" w:space="0" w:color="D5DADD"/>
                    <w:bottom w:val="single" w:sz="8" w:space="0" w:color="D5DADD"/>
                    <w:right w:val="single" w:sz="8" w:space="0" w:color="D5DADD"/>
                  </w:divBdr>
                  <w:divsChild>
                    <w:div w:id="577637415">
                      <w:marLeft w:val="0"/>
                      <w:marRight w:val="0"/>
                      <w:marTop w:val="0"/>
                      <w:marBottom w:val="0"/>
                      <w:divBdr>
                        <w:top w:val="none" w:sz="0" w:space="0" w:color="auto"/>
                        <w:left w:val="none" w:sz="0" w:space="0" w:color="auto"/>
                        <w:bottom w:val="none" w:sz="0" w:space="0" w:color="auto"/>
                        <w:right w:val="none" w:sz="0" w:space="0" w:color="auto"/>
                      </w:divBdr>
                      <w:divsChild>
                        <w:div w:id="1795251708">
                          <w:marLeft w:val="0"/>
                          <w:marRight w:val="0"/>
                          <w:marTop w:val="0"/>
                          <w:marBottom w:val="0"/>
                          <w:divBdr>
                            <w:top w:val="none" w:sz="0" w:space="0" w:color="auto"/>
                            <w:left w:val="none" w:sz="0" w:space="0" w:color="auto"/>
                            <w:bottom w:val="none" w:sz="0" w:space="0" w:color="auto"/>
                            <w:right w:val="none" w:sz="0" w:space="0" w:color="auto"/>
                          </w:divBdr>
                          <w:divsChild>
                            <w:div w:id="13640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71404">
      <w:bodyDiv w:val="1"/>
      <w:marLeft w:val="0"/>
      <w:marRight w:val="0"/>
      <w:marTop w:val="0"/>
      <w:marBottom w:val="0"/>
      <w:divBdr>
        <w:top w:val="none" w:sz="0" w:space="0" w:color="auto"/>
        <w:left w:val="none" w:sz="0" w:space="0" w:color="auto"/>
        <w:bottom w:val="none" w:sz="0" w:space="0" w:color="auto"/>
        <w:right w:val="none" w:sz="0" w:space="0" w:color="auto"/>
      </w:divBdr>
    </w:div>
    <w:div w:id="2094860031">
      <w:bodyDiv w:val="1"/>
      <w:marLeft w:val="0"/>
      <w:marRight w:val="0"/>
      <w:marTop w:val="0"/>
      <w:marBottom w:val="0"/>
      <w:divBdr>
        <w:top w:val="none" w:sz="0" w:space="0" w:color="auto"/>
        <w:left w:val="none" w:sz="0" w:space="0" w:color="auto"/>
        <w:bottom w:val="none" w:sz="0" w:space="0" w:color="auto"/>
        <w:right w:val="none" w:sz="0" w:space="0" w:color="auto"/>
      </w:divBdr>
    </w:div>
    <w:div w:id="2096853319">
      <w:bodyDiv w:val="1"/>
      <w:marLeft w:val="0"/>
      <w:marRight w:val="0"/>
      <w:marTop w:val="0"/>
      <w:marBottom w:val="0"/>
      <w:divBdr>
        <w:top w:val="none" w:sz="0" w:space="0" w:color="auto"/>
        <w:left w:val="none" w:sz="0" w:space="0" w:color="auto"/>
        <w:bottom w:val="none" w:sz="0" w:space="0" w:color="auto"/>
        <w:right w:val="none" w:sz="0" w:space="0" w:color="auto"/>
      </w:divBdr>
    </w:div>
    <w:div w:id="2096903571">
      <w:bodyDiv w:val="1"/>
      <w:marLeft w:val="0"/>
      <w:marRight w:val="0"/>
      <w:marTop w:val="0"/>
      <w:marBottom w:val="0"/>
      <w:divBdr>
        <w:top w:val="none" w:sz="0" w:space="0" w:color="auto"/>
        <w:left w:val="none" w:sz="0" w:space="0" w:color="auto"/>
        <w:bottom w:val="none" w:sz="0" w:space="0" w:color="auto"/>
        <w:right w:val="none" w:sz="0" w:space="0" w:color="auto"/>
      </w:divBdr>
    </w:div>
    <w:div w:id="2097238014">
      <w:bodyDiv w:val="1"/>
      <w:marLeft w:val="0"/>
      <w:marRight w:val="0"/>
      <w:marTop w:val="0"/>
      <w:marBottom w:val="0"/>
      <w:divBdr>
        <w:top w:val="none" w:sz="0" w:space="0" w:color="auto"/>
        <w:left w:val="none" w:sz="0" w:space="0" w:color="auto"/>
        <w:bottom w:val="none" w:sz="0" w:space="0" w:color="auto"/>
        <w:right w:val="none" w:sz="0" w:space="0" w:color="auto"/>
      </w:divBdr>
    </w:div>
    <w:div w:id="2098137510">
      <w:bodyDiv w:val="1"/>
      <w:marLeft w:val="0"/>
      <w:marRight w:val="0"/>
      <w:marTop w:val="0"/>
      <w:marBottom w:val="0"/>
      <w:divBdr>
        <w:top w:val="none" w:sz="0" w:space="0" w:color="auto"/>
        <w:left w:val="none" w:sz="0" w:space="0" w:color="auto"/>
        <w:bottom w:val="none" w:sz="0" w:space="0" w:color="auto"/>
        <w:right w:val="none" w:sz="0" w:space="0" w:color="auto"/>
      </w:divBdr>
    </w:div>
    <w:div w:id="2101755005">
      <w:bodyDiv w:val="1"/>
      <w:marLeft w:val="0"/>
      <w:marRight w:val="0"/>
      <w:marTop w:val="0"/>
      <w:marBottom w:val="0"/>
      <w:divBdr>
        <w:top w:val="none" w:sz="0" w:space="0" w:color="auto"/>
        <w:left w:val="none" w:sz="0" w:space="0" w:color="auto"/>
        <w:bottom w:val="none" w:sz="0" w:space="0" w:color="auto"/>
        <w:right w:val="none" w:sz="0" w:space="0" w:color="auto"/>
      </w:divBdr>
    </w:div>
    <w:div w:id="2102946812">
      <w:bodyDiv w:val="1"/>
      <w:marLeft w:val="0"/>
      <w:marRight w:val="0"/>
      <w:marTop w:val="0"/>
      <w:marBottom w:val="0"/>
      <w:divBdr>
        <w:top w:val="none" w:sz="0" w:space="0" w:color="auto"/>
        <w:left w:val="none" w:sz="0" w:space="0" w:color="auto"/>
        <w:bottom w:val="none" w:sz="0" w:space="0" w:color="auto"/>
        <w:right w:val="none" w:sz="0" w:space="0" w:color="auto"/>
      </w:divBdr>
    </w:div>
    <w:div w:id="2103721203">
      <w:bodyDiv w:val="1"/>
      <w:marLeft w:val="0"/>
      <w:marRight w:val="0"/>
      <w:marTop w:val="0"/>
      <w:marBottom w:val="0"/>
      <w:divBdr>
        <w:top w:val="none" w:sz="0" w:space="0" w:color="auto"/>
        <w:left w:val="none" w:sz="0" w:space="0" w:color="auto"/>
        <w:bottom w:val="none" w:sz="0" w:space="0" w:color="auto"/>
        <w:right w:val="none" w:sz="0" w:space="0" w:color="auto"/>
      </w:divBdr>
    </w:div>
    <w:div w:id="2104377207">
      <w:bodyDiv w:val="1"/>
      <w:marLeft w:val="0"/>
      <w:marRight w:val="0"/>
      <w:marTop w:val="0"/>
      <w:marBottom w:val="0"/>
      <w:divBdr>
        <w:top w:val="none" w:sz="0" w:space="0" w:color="auto"/>
        <w:left w:val="none" w:sz="0" w:space="0" w:color="auto"/>
        <w:bottom w:val="none" w:sz="0" w:space="0" w:color="auto"/>
        <w:right w:val="none" w:sz="0" w:space="0" w:color="auto"/>
      </w:divBdr>
    </w:div>
    <w:div w:id="2104448053">
      <w:bodyDiv w:val="1"/>
      <w:marLeft w:val="0"/>
      <w:marRight w:val="0"/>
      <w:marTop w:val="0"/>
      <w:marBottom w:val="0"/>
      <w:divBdr>
        <w:top w:val="none" w:sz="0" w:space="0" w:color="auto"/>
        <w:left w:val="none" w:sz="0" w:space="0" w:color="auto"/>
        <w:bottom w:val="none" w:sz="0" w:space="0" w:color="auto"/>
        <w:right w:val="none" w:sz="0" w:space="0" w:color="auto"/>
      </w:divBdr>
    </w:div>
    <w:div w:id="2104909506">
      <w:bodyDiv w:val="1"/>
      <w:marLeft w:val="0"/>
      <w:marRight w:val="0"/>
      <w:marTop w:val="0"/>
      <w:marBottom w:val="0"/>
      <w:divBdr>
        <w:top w:val="none" w:sz="0" w:space="0" w:color="auto"/>
        <w:left w:val="none" w:sz="0" w:space="0" w:color="auto"/>
        <w:bottom w:val="none" w:sz="0" w:space="0" w:color="auto"/>
        <w:right w:val="none" w:sz="0" w:space="0" w:color="auto"/>
      </w:divBdr>
    </w:div>
    <w:div w:id="2105221492">
      <w:bodyDiv w:val="1"/>
      <w:marLeft w:val="0"/>
      <w:marRight w:val="0"/>
      <w:marTop w:val="0"/>
      <w:marBottom w:val="0"/>
      <w:divBdr>
        <w:top w:val="none" w:sz="0" w:space="0" w:color="auto"/>
        <w:left w:val="none" w:sz="0" w:space="0" w:color="auto"/>
        <w:bottom w:val="none" w:sz="0" w:space="0" w:color="auto"/>
        <w:right w:val="none" w:sz="0" w:space="0" w:color="auto"/>
      </w:divBdr>
    </w:div>
    <w:div w:id="2105370929">
      <w:bodyDiv w:val="1"/>
      <w:marLeft w:val="0"/>
      <w:marRight w:val="0"/>
      <w:marTop w:val="0"/>
      <w:marBottom w:val="0"/>
      <w:divBdr>
        <w:top w:val="none" w:sz="0" w:space="0" w:color="auto"/>
        <w:left w:val="none" w:sz="0" w:space="0" w:color="auto"/>
        <w:bottom w:val="none" w:sz="0" w:space="0" w:color="auto"/>
        <w:right w:val="none" w:sz="0" w:space="0" w:color="auto"/>
      </w:divBdr>
    </w:div>
    <w:div w:id="2105421485">
      <w:bodyDiv w:val="1"/>
      <w:marLeft w:val="0"/>
      <w:marRight w:val="0"/>
      <w:marTop w:val="0"/>
      <w:marBottom w:val="0"/>
      <w:divBdr>
        <w:top w:val="none" w:sz="0" w:space="0" w:color="auto"/>
        <w:left w:val="none" w:sz="0" w:space="0" w:color="auto"/>
        <w:bottom w:val="none" w:sz="0" w:space="0" w:color="auto"/>
        <w:right w:val="none" w:sz="0" w:space="0" w:color="auto"/>
      </w:divBdr>
    </w:div>
    <w:div w:id="2107115541">
      <w:bodyDiv w:val="1"/>
      <w:marLeft w:val="0"/>
      <w:marRight w:val="0"/>
      <w:marTop w:val="0"/>
      <w:marBottom w:val="0"/>
      <w:divBdr>
        <w:top w:val="none" w:sz="0" w:space="0" w:color="auto"/>
        <w:left w:val="none" w:sz="0" w:space="0" w:color="auto"/>
        <w:bottom w:val="none" w:sz="0" w:space="0" w:color="auto"/>
        <w:right w:val="none" w:sz="0" w:space="0" w:color="auto"/>
      </w:divBdr>
    </w:div>
    <w:div w:id="2107339494">
      <w:bodyDiv w:val="1"/>
      <w:marLeft w:val="0"/>
      <w:marRight w:val="0"/>
      <w:marTop w:val="0"/>
      <w:marBottom w:val="0"/>
      <w:divBdr>
        <w:top w:val="none" w:sz="0" w:space="0" w:color="auto"/>
        <w:left w:val="none" w:sz="0" w:space="0" w:color="auto"/>
        <w:bottom w:val="none" w:sz="0" w:space="0" w:color="auto"/>
        <w:right w:val="none" w:sz="0" w:space="0" w:color="auto"/>
      </w:divBdr>
    </w:div>
    <w:div w:id="2109621815">
      <w:bodyDiv w:val="1"/>
      <w:marLeft w:val="0"/>
      <w:marRight w:val="0"/>
      <w:marTop w:val="0"/>
      <w:marBottom w:val="0"/>
      <w:divBdr>
        <w:top w:val="none" w:sz="0" w:space="0" w:color="auto"/>
        <w:left w:val="none" w:sz="0" w:space="0" w:color="auto"/>
        <w:bottom w:val="none" w:sz="0" w:space="0" w:color="auto"/>
        <w:right w:val="none" w:sz="0" w:space="0" w:color="auto"/>
      </w:divBdr>
    </w:div>
    <w:div w:id="2111125899">
      <w:bodyDiv w:val="1"/>
      <w:marLeft w:val="0"/>
      <w:marRight w:val="0"/>
      <w:marTop w:val="0"/>
      <w:marBottom w:val="0"/>
      <w:divBdr>
        <w:top w:val="none" w:sz="0" w:space="0" w:color="auto"/>
        <w:left w:val="none" w:sz="0" w:space="0" w:color="auto"/>
        <w:bottom w:val="none" w:sz="0" w:space="0" w:color="auto"/>
        <w:right w:val="none" w:sz="0" w:space="0" w:color="auto"/>
      </w:divBdr>
    </w:div>
    <w:div w:id="2113434209">
      <w:bodyDiv w:val="1"/>
      <w:marLeft w:val="0"/>
      <w:marRight w:val="0"/>
      <w:marTop w:val="0"/>
      <w:marBottom w:val="0"/>
      <w:divBdr>
        <w:top w:val="none" w:sz="0" w:space="0" w:color="auto"/>
        <w:left w:val="none" w:sz="0" w:space="0" w:color="auto"/>
        <w:bottom w:val="none" w:sz="0" w:space="0" w:color="auto"/>
        <w:right w:val="none" w:sz="0" w:space="0" w:color="auto"/>
      </w:divBdr>
    </w:div>
    <w:div w:id="2113474966">
      <w:bodyDiv w:val="1"/>
      <w:marLeft w:val="0"/>
      <w:marRight w:val="0"/>
      <w:marTop w:val="0"/>
      <w:marBottom w:val="0"/>
      <w:divBdr>
        <w:top w:val="none" w:sz="0" w:space="0" w:color="auto"/>
        <w:left w:val="none" w:sz="0" w:space="0" w:color="auto"/>
        <w:bottom w:val="none" w:sz="0" w:space="0" w:color="auto"/>
        <w:right w:val="none" w:sz="0" w:space="0" w:color="auto"/>
      </w:divBdr>
      <w:divsChild>
        <w:div w:id="2079862059">
          <w:marLeft w:val="0"/>
          <w:marRight w:val="0"/>
          <w:marTop w:val="0"/>
          <w:marBottom w:val="0"/>
          <w:divBdr>
            <w:top w:val="none" w:sz="0" w:space="0" w:color="auto"/>
            <w:left w:val="none" w:sz="0" w:space="0" w:color="auto"/>
            <w:bottom w:val="none" w:sz="0" w:space="0" w:color="auto"/>
            <w:right w:val="none" w:sz="0" w:space="0" w:color="auto"/>
          </w:divBdr>
          <w:divsChild>
            <w:div w:id="71894566">
              <w:marLeft w:val="0"/>
              <w:marRight w:val="0"/>
              <w:marTop w:val="0"/>
              <w:marBottom w:val="0"/>
              <w:divBdr>
                <w:top w:val="none" w:sz="0" w:space="0" w:color="auto"/>
                <w:left w:val="none" w:sz="0" w:space="0" w:color="auto"/>
                <w:bottom w:val="none" w:sz="0" w:space="0" w:color="auto"/>
                <w:right w:val="none" w:sz="0" w:space="0" w:color="auto"/>
              </w:divBdr>
            </w:div>
            <w:div w:id="814418954">
              <w:marLeft w:val="0"/>
              <w:marRight w:val="0"/>
              <w:marTop w:val="0"/>
              <w:marBottom w:val="0"/>
              <w:divBdr>
                <w:top w:val="none" w:sz="0" w:space="0" w:color="auto"/>
                <w:left w:val="none" w:sz="0" w:space="0" w:color="auto"/>
                <w:bottom w:val="none" w:sz="0" w:space="0" w:color="auto"/>
                <w:right w:val="none" w:sz="0" w:space="0" w:color="auto"/>
              </w:divBdr>
            </w:div>
            <w:div w:id="867834879">
              <w:marLeft w:val="0"/>
              <w:marRight w:val="0"/>
              <w:marTop w:val="0"/>
              <w:marBottom w:val="0"/>
              <w:divBdr>
                <w:top w:val="none" w:sz="0" w:space="0" w:color="auto"/>
                <w:left w:val="none" w:sz="0" w:space="0" w:color="auto"/>
                <w:bottom w:val="none" w:sz="0" w:space="0" w:color="auto"/>
                <w:right w:val="none" w:sz="0" w:space="0" w:color="auto"/>
              </w:divBdr>
            </w:div>
            <w:div w:id="1602493546">
              <w:marLeft w:val="0"/>
              <w:marRight w:val="0"/>
              <w:marTop w:val="0"/>
              <w:marBottom w:val="0"/>
              <w:divBdr>
                <w:top w:val="none" w:sz="0" w:space="0" w:color="auto"/>
                <w:left w:val="none" w:sz="0" w:space="0" w:color="auto"/>
                <w:bottom w:val="none" w:sz="0" w:space="0" w:color="auto"/>
                <w:right w:val="none" w:sz="0" w:space="0" w:color="auto"/>
              </w:divBdr>
            </w:div>
            <w:div w:id="16091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75526">
      <w:bodyDiv w:val="1"/>
      <w:marLeft w:val="0"/>
      <w:marRight w:val="0"/>
      <w:marTop w:val="0"/>
      <w:marBottom w:val="0"/>
      <w:divBdr>
        <w:top w:val="none" w:sz="0" w:space="0" w:color="auto"/>
        <w:left w:val="none" w:sz="0" w:space="0" w:color="auto"/>
        <w:bottom w:val="none" w:sz="0" w:space="0" w:color="auto"/>
        <w:right w:val="none" w:sz="0" w:space="0" w:color="auto"/>
      </w:divBdr>
    </w:div>
    <w:div w:id="2115637011">
      <w:bodyDiv w:val="1"/>
      <w:marLeft w:val="0"/>
      <w:marRight w:val="0"/>
      <w:marTop w:val="0"/>
      <w:marBottom w:val="0"/>
      <w:divBdr>
        <w:top w:val="none" w:sz="0" w:space="0" w:color="auto"/>
        <w:left w:val="none" w:sz="0" w:space="0" w:color="auto"/>
        <w:bottom w:val="none" w:sz="0" w:space="0" w:color="auto"/>
        <w:right w:val="none" w:sz="0" w:space="0" w:color="auto"/>
      </w:divBdr>
    </w:div>
    <w:div w:id="2115856134">
      <w:bodyDiv w:val="1"/>
      <w:marLeft w:val="0"/>
      <w:marRight w:val="0"/>
      <w:marTop w:val="0"/>
      <w:marBottom w:val="0"/>
      <w:divBdr>
        <w:top w:val="none" w:sz="0" w:space="0" w:color="auto"/>
        <w:left w:val="none" w:sz="0" w:space="0" w:color="auto"/>
        <w:bottom w:val="none" w:sz="0" w:space="0" w:color="auto"/>
        <w:right w:val="none" w:sz="0" w:space="0" w:color="auto"/>
      </w:divBdr>
    </w:div>
    <w:div w:id="2116052006">
      <w:bodyDiv w:val="1"/>
      <w:marLeft w:val="0"/>
      <w:marRight w:val="0"/>
      <w:marTop w:val="0"/>
      <w:marBottom w:val="0"/>
      <w:divBdr>
        <w:top w:val="none" w:sz="0" w:space="0" w:color="auto"/>
        <w:left w:val="none" w:sz="0" w:space="0" w:color="auto"/>
        <w:bottom w:val="none" w:sz="0" w:space="0" w:color="auto"/>
        <w:right w:val="none" w:sz="0" w:space="0" w:color="auto"/>
      </w:divBdr>
    </w:div>
    <w:div w:id="2116634118">
      <w:bodyDiv w:val="1"/>
      <w:marLeft w:val="0"/>
      <w:marRight w:val="0"/>
      <w:marTop w:val="0"/>
      <w:marBottom w:val="0"/>
      <w:divBdr>
        <w:top w:val="none" w:sz="0" w:space="0" w:color="auto"/>
        <w:left w:val="none" w:sz="0" w:space="0" w:color="auto"/>
        <w:bottom w:val="none" w:sz="0" w:space="0" w:color="auto"/>
        <w:right w:val="none" w:sz="0" w:space="0" w:color="auto"/>
      </w:divBdr>
    </w:div>
    <w:div w:id="2118525559">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20954553">
      <w:bodyDiv w:val="1"/>
      <w:marLeft w:val="0"/>
      <w:marRight w:val="0"/>
      <w:marTop w:val="0"/>
      <w:marBottom w:val="0"/>
      <w:divBdr>
        <w:top w:val="none" w:sz="0" w:space="0" w:color="auto"/>
        <w:left w:val="none" w:sz="0" w:space="0" w:color="auto"/>
        <w:bottom w:val="none" w:sz="0" w:space="0" w:color="auto"/>
        <w:right w:val="none" w:sz="0" w:space="0" w:color="auto"/>
      </w:divBdr>
    </w:div>
    <w:div w:id="2122409858">
      <w:bodyDiv w:val="1"/>
      <w:marLeft w:val="0"/>
      <w:marRight w:val="0"/>
      <w:marTop w:val="0"/>
      <w:marBottom w:val="0"/>
      <w:divBdr>
        <w:top w:val="none" w:sz="0" w:space="0" w:color="auto"/>
        <w:left w:val="none" w:sz="0" w:space="0" w:color="auto"/>
        <w:bottom w:val="none" w:sz="0" w:space="0" w:color="auto"/>
        <w:right w:val="none" w:sz="0" w:space="0" w:color="auto"/>
      </w:divBdr>
      <w:divsChild>
        <w:div w:id="904144612">
          <w:marLeft w:val="0"/>
          <w:marRight w:val="0"/>
          <w:marTop w:val="0"/>
          <w:marBottom w:val="0"/>
          <w:divBdr>
            <w:top w:val="none" w:sz="0" w:space="0" w:color="auto"/>
            <w:left w:val="none" w:sz="0" w:space="0" w:color="auto"/>
            <w:bottom w:val="none" w:sz="0" w:space="0" w:color="auto"/>
            <w:right w:val="none" w:sz="0" w:space="0" w:color="auto"/>
          </w:divBdr>
        </w:div>
      </w:divsChild>
    </w:div>
    <w:div w:id="2123918184">
      <w:bodyDiv w:val="1"/>
      <w:marLeft w:val="0"/>
      <w:marRight w:val="0"/>
      <w:marTop w:val="0"/>
      <w:marBottom w:val="0"/>
      <w:divBdr>
        <w:top w:val="none" w:sz="0" w:space="0" w:color="auto"/>
        <w:left w:val="none" w:sz="0" w:space="0" w:color="auto"/>
        <w:bottom w:val="none" w:sz="0" w:space="0" w:color="auto"/>
        <w:right w:val="none" w:sz="0" w:space="0" w:color="auto"/>
      </w:divBdr>
    </w:div>
    <w:div w:id="2124423869">
      <w:bodyDiv w:val="1"/>
      <w:marLeft w:val="0"/>
      <w:marRight w:val="0"/>
      <w:marTop w:val="0"/>
      <w:marBottom w:val="0"/>
      <w:divBdr>
        <w:top w:val="none" w:sz="0" w:space="0" w:color="auto"/>
        <w:left w:val="none" w:sz="0" w:space="0" w:color="auto"/>
        <w:bottom w:val="none" w:sz="0" w:space="0" w:color="auto"/>
        <w:right w:val="none" w:sz="0" w:space="0" w:color="auto"/>
      </w:divBdr>
    </w:div>
    <w:div w:id="2125297024">
      <w:bodyDiv w:val="1"/>
      <w:marLeft w:val="0"/>
      <w:marRight w:val="0"/>
      <w:marTop w:val="0"/>
      <w:marBottom w:val="0"/>
      <w:divBdr>
        <w:top w:val="none" w:sz="0" w:space="0" w:color="auto"/>
        <w:left w:val="none" w:sz="0" w:space="0" w:color="auto"/>
        <w:bottom w:val="none" w:sz="0" w:space="0" w:color="auto"/>
        <w:right w:val="none" w:sz="0" w:space="0" w:color="auto"/>
      </w:divBdr>
    </w:div>
    <w:div w:id="2127115033">
      <w:bodyDiv w:val="1"/>
      <w:marLeft w:val="0"/>
      <w:marRight w:val="0"/>
      <w:marTop w:val="0"/>
      <w:marBottom w:val="0"/>
      <w:divBdr>
        <w:top w:val="none" w:sz="0" w:space="0" w:color="auto"/>
        <w:left w:val="none" w:sz="0" w:space="0" w:color="auto"/>
        <w:bottom w:val="none" w:sz="0" w:space="0" w:color="auto"/>
        <w:right w:val="none" w:sz="0" w:space="0" w:color="auto"/>
      </w:divBdr>
    </w:div>
    <w:div w:id="2127115454">
      <w:bodyDiv w:val="1"/>
      <w:marLeft w:val="0"/>
      <w:marRight w:val="0"/>
      <w:marTop w:val="0"/>
      <w:marBottom w:val="0"/>
      <w:divBdr>
        <w:top w:val="none" w:sz="0" w:space="0" w:color="auto"/>
        <w:left w:val="none" w:sz="0" w:space="0" w:color="auto"/>
        <w:bottom w:val="none" w:sz="0" w:space="0" w:color="auto"/>
        <w:right w:val="none" w:sz="0" w:space="0" w:color="auto"/>
      </w:divBdr>
    </w:div>
    <w:div w:id="2127653425">
      <w:bodyDiv w:val="1"/>
      <w:marLeft w:val="0"/>
      <w:marRight w:val="0"/>
      <w:marTop w:val="0"/>
      <w:marBottom w:val="0"/>
      <w:divBdr>
        <w:top w:val="none" w:sz="0" w:space="0" w:color="auto"/>
        <w:left w:val="none" w:sz="0" w:space="0" w:color="auto"/>
        <w:bottom w:val="none" w:sz="0" w:space="0" w:color="auto"/>
        <w:right w:val="none" w:sz="0" w:space="0" w:color="auto"/>
      </w:divBdr>
    </w:div>
    <w:div w:id="2130662786">
      <w:bodyDiv w:val="1"/>
      <w:marLeft w:val="0"/>
      <w:marRight w:val="0"/>
      <w:marTop w:val="0"/>
      <w:marBottom w:val="0"/>
      <w:divBdr>
        <w:top w:val="none" w:sz="0" w:space="0" w:color="auto"/>
        <w:left w:val="none" w:sz="0" w:space="0" w:color="auto"/>
        <w:bottom w:val="none" w:sz="0" w:space="0" w:color="auto"/>
        <w:right w:val="none" w:sz="0" w:space="0" w:color="auto"/>
      </w:divBdr>
    </w:div>
    <w:div w:id="2132939472">
      <w:bodyDiv w:val="1"/>
      <w:marLeft w:val="0"/>
      <w:marRight w:val="0"/>
      <w:marTop w:val="0"/>
      <w:marBottom w:val="0"/>
      <w:divBdr>
        <w:top w:val="none" w:sz="0" w:space="0" w:color="auto"/>
        <w:left w:val="none" w:sz="0" w:space="0" w:color="auto"/>
        <w:bottom w:val="none" w:sz="0" w:space="0" w:color="auto"/>
        <w:right w:val="none" w:sz="0" w:space="0" w:color="auto"/>
      </w:divBdr>
    </w:div>
    <w:div w:id="2134013317">
      <w:bodyDiv w:val="1"/>
      <w:marLeft w:val="0"/>
      <w:marRight w:val="0"/>
      <w:marTop w:val="0"/>
      <w:marBottom w:val="0"/>
      <w:divBdr>
        <w:top w:val="none" w:sz="0" w:space="0" w:color="auto"/>
        <w:left w:val="none" w:sz="0" w:space="0" w:color="auto"/>
        <w:bottom w:val="none" w:sz="0" w:space="0" w:color="auto"/>
        <w:right w:val="none" w:sz="0" w:space="0" w:color="auto"/>
      </w:divBdr>
    </w:div>
    <w:div w:id="2136101830">
      <w:bodyDiv w:val="1"/>
      <w:marLeft w:val="0"/>
      <w:marRight w:val="0"/>
      <w:marTop w:val="0"/>
      <w:marBottom w:val="0"/>
      <w:divBdr>
        <w:top w:val="none" w:sz="0" w:space="0" w:color="auto"/>
        <w:left w:val="none" w:sz="0" w:space="0" w:color="auto"/>
        <w:bottom w:val="none" w:sz="0" w:space="0" w:color="auto"/>
        <w:right w:val="none" w:sz="0" w:space="0" w:color="auto"/>
      </w:divBdr>
    </w:div>
    <w:div w:id="2136753295">
      <w:bodyDiv w:val="1"/>
      <w:marLeft w:val="0"/>
      <w:marRight w:val="0"/>
      <w:marTop w:val="0"/>
      <w:marBottom w:val="0"/>
      <w:divBdr>
        <w:top w:val="none" w:sz="0" w:space="0" w:color="auto"/>
        <w:left w:val="none" w:sz="0" w:space="0" w:color="auto"/>
        <w:bottom w:val="none" w:sz="0" w:space="0" w:color="auto"/>
        <w:right w:val="none" w:sz="0" w:space="0" w:color="auto"/>
      </w:divBdr>
    </w:div>
    <w:div w:id="2138142750">
      <w:bodyDiv w:val="1"/>
      <w:marLeft w:val="0"/>
      <w:marRight w:val="0"/>
      <w:marTop w:val="0"/>
      <w:marBottom w:val="0"/>
      <w:divBdr>
        <w:top w:val="none" w:sz="0" w:space="0" w:color="auto"/>
        <w:left w:val="none" w:sz="0" w:space="0" w:color="auto"/>
        <w:bottom w:val="none" w:sz="0" w:space="0" w:color="auto"/>
        <w:right w:val="none" w:sz="0" w:space="0" w:color="auto"/>
      </w:divBdr>
    </w:div>
    <w:div w:id="2138453986">
      <w:bodyDiv w:val="1"/>
      <w:marLeft w:val="0"/>
      <w:marRight w:val="0"/>
      <w:marTop w:val="0"/>
      <w:marBottom w:val="0"/>
      <w:divBdr>
        <w:top w:val="none" w:sz="0" w:space="0" w:color="auto"/>
        <w:left w:val="none" w:sz="0" w:space="0" w:color="auto"/>
        <w:bottom w:val="none" w:sz="0" w:space="0" w:color="auto"/>
        <w:right w:val="none" w:sz="0" w:space="0" w:color="auto"/>
      </w:divBdr>
    </w:div>
    <w:div w:id="2140145513">
      <w:bodyDiv w:val="1"/>
      <w:marLeft w:val="0"/>
      <w:marRight w:val="0"/>
      <w:marTop w:val="0"/>
      <w:marBottom w:val="0"/>
      <w:divBdr>
        <w:top w:val="none" w:sz="0" w:space="0" w:color="auto"/>
        <w:left w:val="none" w:sz="0" w:space="0" w:color="auto"/>
        <w:bottom w:val="none" w:sz="0" w:space="0" w:color="auto"/>
        <w:right w:val="none" w:sz="0" w:space="0" w:color="auto"/>
      </w:divBdr>
    </w:div>
    <w:div w:id="214395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kumo2.sharepoint.com/sites/PROYECTOSAPBUILD/Documentos%20compartidos/Forms/AllItems.aspx?id=%2Fsites%2FPROYECTOSAPBUILD%2FDocumentos%20compartidos%2F2%2E%20Explore%2FModulo%20SAC%2FDocumentaci%C3%B3n%20Fanalca%2FFanalca&amp;viewid=8b48c8e4%2D9494%2D4aa8%2Dbf47%2D06c0271b0ce6&amp;csf=1&amp;CID=49af6a2c%2Da528%2D4c0a%2D84c0%2Dc86493fc4403&amp;FolderCTID=0x012000F923E8ADC47E324CBB5A1F5F38CC6B1E"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DC61AD0AFA2AB4A844AFFD41C57A3C5" ma:contentTypeVersion="18" ma:contentTypeDescription="Crear nuevo documento." ma:contentTypeScope="" ma:versionID="8a3b24a6480d67b50197cd21eb0d4299">
  <xsd:schema xmlns:xsd="http://www.w3.org/2001/XMLSchema" xmlns:xs="http://www.w3.org/2001/XMLSchema" xmlns:p="http://schemas.microsoft.com/office/2006/metadata/properties" xmlns:ns2="c4f6b623-9468-4a56-bebc-493529cadc46" xmlns:ns3="cfa40117-0a06-42c4-b6b3-82d7ea778b3d" targetNamespace="http://schemas.microsoft.com/office/2006/metadata/properties" ma:root="true" ma:fieldsID="71a0d36a64e36932ef035d8d1d207b98" ns2:_="" ns3:_="">
    <xsd:import namespace="c4f6b623-9468-4a56-bebc-493529cadc46"/>
    <xsd:import namespace="cfa40117-0a06-42c4-b6b3-82d7ea778b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PM" minOccurs="0"/>
                <xsd:element ref="ns2:IngenierodeProcesos" minOccurs="0"/>
                <xsd:element ref="ns2:IngenierodeProcesos0" minOccurs="0"/>
                <xsd:element ref="ns2:LiderTransversa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f6b623-9468-4a56-bebc-493529cadc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b6ec9fe0-59b5-4c41-bae5-100e00e5ed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PM" ma:index="19" nillable="true" ma:displayName="PM" ma:format="Dropdown" ma:list="UserInfo" ma:SharePointGroup="0" ma:internalName="P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genierodeProcesos" ma:index="20" nillable="true" ma:displayName="COE" ma:format="Dropdown" ma:list="UserInfo" ma:SharePointGroup="0" ma:internalName="IngenierodeProces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genierodeProcesos0" ma:index="21" nillable="true" ma:displayName="Ingeniero de Procesos" ma:format="Dropdown" ma:list="UserInfo" ma:SharePointGroup="0" ma:internalName="IngenierodeProcesos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iderTransversal" ma:index="22" nillable="true" ma:displayName="Lider Transversal" ma:format="Dropdown" ma:list="UserInfo" ma:SharePointGroup="0" ma:internalName="LiderTransversal">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a40117-0a06-42c4-b6b3-82d7ea778b3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43df929-81db-42ef-9fe0-3d9df178a8f2}" ma:internalName="TaxCatchAll" ma:showField="CatchAllData" ma:web="cfa40117-0a06-42c4-b6b3-82d7ea778b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ngenierodeProcesos0 xmlns="c4f6b623-9468-4a56-bebc-493529cadc46">
      <UserInfo>
        <DisplayName/>
        <AccountId xsi:nil="true"/>
        <AccountType/>
      </UserInfo>
    </IngenierodeProcesos0>
    <PM xmlns="c4f6b623-9468-4a56-bebc-493529cadc46">
      <UserInfo>
        <DisplayName/>
        <AccountId xsi:nil="true"/>
        <AccountType/>
      </UserInfo>
    </PM>
    <TaxCatchAll xmlns="cfa40117-0a06-42c4-b6b3-82d7ea778b3d" xsi:nil="true"/>
    <IngenierodeProcesos xmlns="c4f6b623-9468-4a56-bebc-493529cadc46">
      <UserInfo>
        <DisplayName/>
        <AccountId xsi:nil="true"/>
        <AccountType/>
      </UserInfo>
    </IngenierodeProcesos>
    <lcf76f155ced4ddcb4097134ff3c332f xmlns="c4f6b623-9468-4a56-bebc-493529cadc46">
      <Terms xmlns="http://schemas.microsoft.com/office/infopath/2007/PartnerControls"/>
    </lcf76f155ced4ddcb4097134ff3c332f>
    <LiderTransversal xmlns="c4f6b623-9468-4a56-bebc-493529cadc46">
      <UserInfo>
        <DisplayName/>
        <AccountId xsi:nil="true"/>
        <AccountType/>
      </UserInfo>
    </LiderTransversal>
  </documentManagement>
</p:properties>
</file>

<file path=customXml/itemProps1.xml><?xml version="1.0" encoding="utf-8"?>
<ds:datastoreItem xmlns:ds="http://schemas.openxmlformats.org/officeDocument/2006/customXml" ds:itemID="{E91C147E-074B-4E56-8FA9-20B5595C4659}">
  <ds:schemaRefs>
    <ds:schemaRef ds:uri="http://schemas.openxmlformats.org/officeDocument/2006/bibliography"/>
  </ds:schemaRefs>
</ds:datastoreItem>
</file>

<file path=customXml/itemProps2.xml><?xml version="1.0" encoding="utf-8"?>
<ds:datastoreItem xmlns:ds="http://schemas.openxmlformats.org/officeDocument/2006/customXml" ds:itemID="{31C4441E-86D5-4A2F-96BC-1305A015CA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f6b623-9468-4a56-bebc-493529cadc46"/>
    <ds:schemaRef ds:uri="cfa40117-0a06-42c4-b6b3-82d7ea778b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55F6B2-FF03-4F9F-9607-2FD9A7216D84}">
  <ds:schemaRefs>
    <ds:schemaRef ds:uri="http://schemas.microsoft.com/sharepoint/v3/contenttype/forms"/>
  </ds:schemaRefs>
</ds:datastoreItem>
</file>

<file path=customXml/itemProps4.xml><?xml version="1.0" encoding="utf-8"?>
<ds:datastoreItem xmlns:ds="http://schemas.openxmlformats.org/officeDocument/2006/customXml" ds:itemID="{2B6468FD-202D-4DF1-8EE6-2868698AF7E2}">
  <ds:schemaRefs>
    <ds:schemaRef ds:uri="http://schemas.microsoft.com/office/2006/metadata/properties"/>
    <ds:schemaRef ds:uri="http://schemas.microsoft.com/office/infopath/2007/PartnerControls"/>
    <ds:schemaRef ds:uri="c4f6b623-9468-4a56-bebc-493529cadc46"/>
    <ds:schemaRef ds:uri="cfa40117-0a06-42c4-b6b3-82d7ea778b3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1514</TotalTime>
  <Pages>1</Pages>
  <Words>9076</Words>
  <Characters>51737</Characters>
  <Application>Microsoft Office Word</Application>
  <DocSecurity>4</DocSecurity>
  <Lines>431</Lines>
  <Paragraphs>121</Paragraphs>
  <ScaleCrop>false</ScaleCrop>
  <Company>Microsoft</Company>
  <LinksUpToDate>false</LinksUpToDate>
  <CharactersWithSpaces>60692</CharactersWithSpaces>
  <SharedDoc>false</SharedDoc>
  <HLinks>
    <vt:vector size="240" baseType="variant">
      <vt:variant>
        <vt:i4>3670048</vt:i4>
      </vt:variant>
      <vt:variant>
        <vt:i4>237</vt:i4>
      </vt:variant>
      <vt:variant>
        <vt:i4>0</vt:i4>
      </vt:variant>
      <vt:variant>
        <vt:i4>5</vt:i4>
      </vt:variant>
      <vt:variant>
        <vt:lpwstr>https://kumo2.sharepoint.com/sites/PROYECTOSAPBUILD/Documentos compartidos/Forms/AllItems.aspx?id=%2Fsites%2FPROYECTOSAPBUILD%2FDocumentos%20compartidos%2F2%2E%20Explore%2FModulo%20SAC%2FDocumentaci%C3%B3n%20Fanalca%2FFanalca&amp;viewid=8b48c8e4%2D9494%2D4aa8%2Dbf47%2D06c0271b0ce6&amp;csf=1&amp;CID=49af6a2c%2Da528%2D4c0a%2D84c0%2Dc86493fc4403&amp;FolderCTID=0x012000F923E8ADC47E324CBB5A1F5F38CC6B1E</vt:lpwstr>
      </vt:variant>
      <vt:variant>
        <vt:lpwstr/>
      </vt:variant>
      <vt:variant>
        <vt:i4>2031665</vt:i4>
      </vt:variant>
      <vt:variant>
        <vt:i4>230</vt:i4>
      </vt:variant>
      <vt:variant>
        <vt:i4>0</vt:i4>
      </vt:variant>
      <vt:variant>
        <vt:i4>5</vt:i4>
      </vt:variant>
      <vt:variant>
        <vt:lpwstr/>
      </vt:variant>
      <vt:variant>
        <vt:lpwstr>_Toc231905278</vt:lpwstr>
      </vt:variant>
      <vt:variant>
        <vt:i4>2031665</vt:i4>
      </vt:variant>
      <vt:variant>
        <vt:i4>224</vt:i4>
      </vt:variant>
      <vt:variant>
        <vt:i4>0</vt:i4>
      </vt:variant>
      <vt:variant>
        <vt:i4>5</vt:i4>
      </vt:variant>
      <vt:variant>
        <vt:lpwstr/>
      </vt:variant>
      <vt:variant>
        <vt:lpwstr>_Toc231905277</vt:lpwstr>
      </vt:variant>
      <vt:variant>
        <vt:i4>2031665</vt:i4>
      </vt:variant>
      <vt:variant>
        <vt:i4>218</vt:i4>
      </vt:variant>
      <vt:variant>
        <vt:i4>0</vt:i4>
      </vt:variant>
      <vt:variant>
        <vt:i4>5</vt:i4>
      </vt:variant>
      <vt:variant>
        <vt:lpwstr/>
      </vt:variant>
      <vt:variant>
        <vt:lpwstr>_Toc231905276</vt:lpwstr>
      </vt:variant>
      <vt:variant>
        <vt:i4>2031665</vt:i4>
      </vt:variant>
      <vt:variant>
        <vt:i4>212</vt:i4>
      </vt:variant>
      <vt:variant>
        <vt:i4>0</vt:i4>
      </vt:variant>
      <vt:variant>
        <vt:i4>5</vt:i4>
      </vt:variant>
      <vt:variant>
        <vt:lpwstr/>
      </vt:variant>
      <vt:variant>
        <vt:lpwstr>_Toc231905275</vt:lpwstr>
      </vt:variant>
      <vt:variant>
        <vt:i4>2031665</vt:i4>
      </vt:variant>
      <vt:variant>
        <vt:i4>206</vt:i4>
      </vt:variant>
      <vt:variant>
        <vt:i4>0</vt:i4>
      </vt:variant>
      <vt:variant>
        <vt:i4>5</vt:i4>
      </vt:variant>
      <vt:variant>
        <vt:lpwstr/>
      </vt:variant>
      <vt:variant>
        <vt:lpwstr>_Toc231905274</vt:lpwstr>
      </vt:variant>
      <vt:variant>
        <vt:i4>2031665</vt:i4>
      </vt:variant>
      <vt:variant>
        <vt:i4>200</vt:i4>
      </vt:variant>
      <vt:variant>
        <vt:i4>0</vt:i4>
      </vt:variant>
      <vt:variant>
        <vt:i4>5</vt:i4>
      </vt:variant>
      <vt:variant>
        <vt:lpwstr/>
      </vt:variant>
      <vt:variant>
        <vt:lpwstr>_Toc231905273</vt:lpwstr>
      </vt:variant>
      <vt:variant>
        <vt:i4>2031665</vt:i4>
      </vt:variant>
      <vt:variant>
        <vt:i4>194</vt:i4>
      </vt:variant>
      <vt:variant>
        <vt:i4>0</vt:i4>
      </vt:variant>
      <vt:variant>
        <vt:i4>5</vt:i4>
      </vt:variant>
      <vt:variant>
        <vt:lpwstr/>
      </vt:variant>
      <vt:variant>
        <vt:lpwstr>_Toc231905272</vt:lpwstr>
      </vt:variant>
      <vt:variant>
        <vt:i4>2031665</vt:i4>
      </vt:variant>
      <vt:variant>
        <vt:i4>188</vt:i4>
      </vt:variant>
      <vt:variant>
        <vt:i4>0</vt:i4>
      </vt:variant>
      <vt:variant>
        <vt:i4>5</vt:i4>
      </vt:variant>
      <vt:variant>
        <vt:lpwstr/>
      </vt:variant>
      <vt:variant>
        <vt:lpwstr>_Toc231905271</vt:lpwstr>
      </vt:variant>
      <vt:variant>
        <vt:i4>2031665</vt:i4>
      </vt:variant>
      <vt:variant>
        <vt:i4>182</vt:i4>
      </vt:variant>
      <vt:variant>
        <vt:i4>0</vt:i4>
      </vt:variant>
      <vt:variant>
        <vt:i4>5</vt:i4>
      </vt:variant>
      <vt:variant>
        <vt:lpwstr/>
      </vt:variant>
      <vt:variant>
        <vt:lpwstr>_Toc231905270</vt:lpwstr>
      </vt:variant>
      <vt:variant>
        <vt:i4>1966129</vt:i4>
      </vt:variant>
      <vt:variant>
        <vt:i4>176</vt:i4>
      </vt:variant>
      <vt:variant>
        <vt:i4>0</vt:i4>
      </vt:variant>
      <vt:variant>
        <vt:i4>5</vt:i4>
      </vt:variant>
      <vt:variant>
        <vt:lpwstr/>
      </vt:variant>
      <vt:variant>
        <vt:lpwstr>_Toc231905269</vt:lpwstr>
      </vt:variant>
      <vt:variant>
        <vt:i4>1966129</vt:i4>
      </vt:variant>
      <vt:variant>
        <vt:i4>170</vt:i4>
      </vt:variant>
      <vt:variant>
        <vt:i4>0</vt:i4>
      </vt:variant>
      <vt:variant>
        <vt:i4>5</vt:i4>
      </vt:variant>
      <vt:variant>
        <vt:lpwstr/>
      </vt:variant>
      <vt:variant>
        <vt:lpwstr>_Toc231905268</vt:lpwstr>
      </vt:variant>
      <vt:variant>
        <vt:i4>1966129</vt:i4>
      </vt:variant>
      <vt:variant>
        <vt:i4>164</vt:i4>
      </vt:variant>
      <vt:variant>
        <vt:i4>0</vt:i4>
      </vt:variant>
      <vt:variant>
        <vt:i4>5</vt:i4>
      </vt:variant>
      <vt:variant>
        <vt:lpwstr/>
      </vt:variant>
      <vt:variant>
        <vt:lpwstr>_Toc231905267</vt:lpwstr>
      </vt:variant>
      <vt:variant>
        <vt:i4>1966129</vt:i4>
      </vt:variant>
      <vt:variant>
        <vt:i4>158</vt:i4>
      </vt:variant>
      <vt:variant>
        <vt:i4>0</vt:i4>
      </vt:variant>
      <vt:variant>
        <vt:i4>5</vt:i4>
      </vt:variant>
      <vt:variant>
        <vt:lpwstr/>
      </vt:variant>
      <vt:variant>
        <vt:lpwstr>_Toc231905266</vt:lpwstr>
      </vt:variant>
      <vt:variant>
        <vt:i4>1966129</vt:i4>
      </vt:variant>
      <vt:variant>
        <vt:i4>152</vt:i4>
      </vt:variant>
      <vt:variant>
        <vt:i4>0</vt:i4>
      </vt:variant>
      <vt:variant>
        <vt:i4>5</vt:i4>
      </vt:variant>
      <vt:variant>
        <vt:lpwstr/>
      </vt:variant>
      <vt:variant>
        <vt:lpwstr>_Toc231905265</vt:lpwstr>
      </vt:variant>
      <vt:variant>
        <vt:i4>1966129</vt:i4>
      </vt:variant>
      <vt:variant>
        <vt:i4>146</vt:i4>
      </vt:variant>
      <vt:variant>
        <vt:i4>0</vt:i4>
      </vt:variant>
      <vt:variant>
        <vt:i4>5</vt:i4>
      </vt:variant>
      <vt:variant>
        <vt:lpwstr/>
      </vt:variant>
      <vt:variant>
        <vt:lpwstr>_Toc231905264</vt:lpwstr>
      </vt:variant>
      <vt:variant>
        <vt:i4>1966129</vt:i4>
      </vt:variant>
      <vt:variant>
        <vt:i4>140</vt:i4>
      </vt:variant>
      <vt:variant>
        <vt:i4>0</vt:i4>
      </vt:variant>
      <vt:variant>
        <vt:i4>5</vt:i4>
      </vt:variant>
      <vt:variant>
        <vt:lpwstr/>
      </vt:variant>
      <vt:variant>
        <vt:lpwstr>_Toc231905263</vt:lpwstr>
      </vt:variant>
      <vt:variant>
        <vt:i4>1966129</vt:i4>
      </vt:variant>
      <vt:variant>
        <vt:i4>134</vt:i4>
      </vt:variant>
      <vt:variant>
        <vt:i4>0</vt:i4>
      </vt:variant>
      <vt:variant>
        <vt:i4>5</vt:i4>
      </vt:variant>
      <vt:variant>
        <vt:lpwstr/>
      </vt:variant>
      <vt:variant>
        <vt:lpwstr>_Toc231905262</vt:lpwstr>
      </vt:variant>
      <vt:variant>
        <vt:i4>1966129</vt:i4>
      </vt:variant>
      <vt:variant>
        <vt:i4>128</vt:i4>
      </vt:variant>
      <vt:variant>
        <vt:i4>0</vt:i4>
      </vt:variant>
      <vt:variant>
        <vt:i4>5</vt:i4>
      </vt:variant>
      <vt:variant>
        <vt:lpwstr/>
      </vt:variant>
      <vt:variant>
        <vt:lpwstr>_Toc231905261</vt:lpwstr>
      </vt:variant>
      <vt:variant>
        <vt:i4>1966129</vt:i4>
      </vt:variant>
      <vt:variant>
        <vt:i4>122</vt:i4>
      </vt:variant>
      <vt:variant>
        <vt:i4>0</vt:i4>
      </vt:variant>
      <vt:variant>
        <vt:i4>5</vt:i4>
      </vt:variant>
      <vt:variant>
        <vt:lpwstr/>
      </vt:variant>
      <vt:variant>
        <vt:lpwstr>_Toc231905260</vt:lpwstr>
      </vt:variant>
      <vt:variant>
        <vt:i4>1900593</vt:i4>
      </vt:variant>
      <vt:variant>
        <vt:i4>116</vt:i4>
      </vt:variant>
      <vt:variant>
        <vt:i4>0</vt:i4>
      </vt:variant>
      <vt:variant>
        <vt:i4>5</vt:i4>
      </vt:variant>
      <vt:variant>
        <vt:lpwstr/>
      </vt:variant>
      <vt:variant>
        <vt:lpwstr>_Toc231905259</vt:lpwstr>
      </vt:variant>
      <vt:variant>
        <vt:i4>1900593</vt:i4>
      </vt:variant>
      <vt:variant>
        <vt:i4>110</vt:i4>
      </vt:variant>
      <vt:variant>
        <vt:i4>0</vt:i4>
      </vt:variant>
      <vt:variant>
        <vt:i4>5</vt:i4>
      </vt:variant>
      <vt:variant>
        <vt:lpwstr/>
      </vt:variant>
      <vt:variant>
        <vt:lpwstr>_Toc231905258</vt:lpwstr>
      </vt:variant>
      <vt:variant>
        <vt:i4>1900593</vt:i4>
      </vt:variant>
      <vt:variant>
        <vt:i4>104</vt:i4>
      </vt:variant>
      <vt:variant>
        <vt:i4>0</vt:i4>
      </vt:variant>
      <vt:variant>
        <vt:i4>5</vt:i4>
      </vt:variant>
      <vt:variant>
        <vt:lpwstr/>
      </vt:variant>
      <vt:variant>
        <vt:lpwstr>_Toc231905257</vt:lpwstr>
      </vt:variant>
      <vt:variant>
        <vt:i4>1900593</vt:i4>
      </vt:variant>
      <vt:variant>
        <vt:i4>98</vt:i4>
      </vt:variant>
      <vt:variant>
        <vt:i4>0</vt:i4>
      </vt:variant>
      <vt:variant>
        <vt:i4>5</vt:i4>
      </vt:variant>
      <vt:variant>
        <vt:lpwstr/>
      </vt:variant>
      <vt:variant>
        <vt:lpwstr>_Toc231905256</vt:lpwstr>
      </vt:variant>
      <vt:variant>
        <vt:i4>1900593</vt:i4>
      </vt:variant>
      <vt:variant>
        <vt:i4>92</vt:i4>
      </vt:variant>
      <vt:variant>
        <vt:i4>0</vt:i4>
      </vt:variant>
      <vt:variant>
        <vt:i4>5</vt:i4>
      </vt:variant>
      <vt:variant>
        <vt:lpwstr/>
      </vt:variant>
      <vt:variant>
        <vt:lpwstr>_Toc231905255</vt:lpwstr>
      </vt:variant>
      <vt:variant>
        <vt:i4>1900593</vt:i4>
      </vt:variant>
      <vt:variant>
        <vt:i4>86</vt:i4>
      </vt:variant>
      <vt:variant>
        <vt:i4>0</vt:i4>
      </vt:variant>
      <vt:variant>
        <vt:i4>5</vt:i4>
      </vt:variant>
      <vt:variant>
        <vt:lpwstr/>
      </vt:variant>
      <vt:variant>
        <vt:lpwstr>_Toc231905254</vt:lpwstr>
      </vt:variant>
      <vt:variant>
        <vt:i4>1900593</vt:i4>
      </vt:variant>
      <vt:variant>
        <vt:i4>80</vt:i4>
      </vt:variant>
      <vt:variant>
        <vt:i4>0</vt:i4>
      </vt:variant>
      <vt:variant>
        <vt:i4>5</vt:i4>
      </vt:variant>
      <vt:variant>
        <vt:lpwstr/>
      </vt:variant>
      <vt:variant>
        <vt:lpwstr>_Toc231905253</vt:lpwstr>
      </vt:variant>
      <vt:variant>
        <vt:i4>1900593</vt:i4>
      </vt:variant>
      <vt:variant>
        <vt:i4>74</vt:i4>
      </vt:variant>
      <vt:variant>
        <vt:i4>0</vt:i4>
      </vt:variant>
      <vt:variant>
        <vt:i4>5</vt:i4>
      </vt:variant>
      <vt:variant>
        <vt:lpwstr/>
      </vt:variant>
      <vt:variant>
        <vt:lpwstr>_Toc231905252</vt:lpwstr>
      </vt:variant>
      <vt:variant>
        <vt:i4>1900593</vt:i4>
      </vt:variant>
      <vt:variant>
        <vt:i4>68</vt:i4>
      </vt:variant>
      <vt:variant>
        <vt:i4>0</vt:i4>
      </vt:variant>
      <vt:variant>
        <vt:i4>5</vt:i4>
      </vt:variant>
      <vt:variant>
        <vt:lpwstr/>
      </vt:variant>
      <vt:variant>
        <vt:lpwstr>_Toc231905251</vt:lpwstr>
      </vt:variant>
      <vt:variant>
        <vt:i4>1900593</vt:i4>
      </vt:variant>
      <vt:variant>
        <vt:i4>62</vt:i4>
      </vt:variant>
      <vt:variant>
        <vt:i4>0</vt:i4>
      </vt:variant>
      <vt:variant>
        <vt:i4>5</vt:i4>
      </vt:variant>
      <vt:variant>
        <vt:lpwstr/>
      </vt:variant>
      <vt:variant>
        <vt:lpwstr>_Toc231905250</vt:lpwstr>
      </vt:variant>
      <vt:variant>
        <vt:i4>1835057</vt:i4>
      </vt:variant>
      <vt:variant>
        <vt:i4>56</vt:i4>
      </vt:variant>
      <vt:variant>
        <vt:i4>0</vt:i4>
      </vt:variant>
      <vt:variant>
        <vt:i4>5</vt:i4>
      </vt:variant>
      <vt:variant>
        <vt:lpwstr/>
      </vt:variant>
      <vt:variant>
        <vt:lpwstr>_Toc231905249</vt:lpwstr>
      </vt:variant>
      <vt:variant>
        <vt:i4>1835057</vt:i4>
      </vt:variant>
      <vt:variant>
        <vt:i4>50</vt:i4>
      </vt:variant>
      <vt:variant>
        <vt:i4>0</vt:i4>
      </vt:variant>
      <vt:variant>
        <vt:i4>5</vt:i4>
      </vt:variant>
      <vt:variant>
        <vt:lpwstr/>
      </vt:variant>
      <vt:variant>
        <vt:lpwstr>_Toc231905248</vt:lpwstr>
      </vt:variant>
      <vt:variant>
        <vt:i4>1835057</vt:i4>
      </vt:variant>
      <vt:variant>
        <vt:i4>44</vt:i4>
      </vt:variant>
      <vt:variant>
        <vt:i4>0</vt:i4>
      </vt:variant>
      <vt:variant>
        <vt:i4>5</vt:i4>
      </vt:variant>
      <vt:variant>
        <vt:lpwstr/>
      </vt:variant>
      <vt:variant>
        <vt:lpwstr>_Toc231905247</vt:lpwstr>
      </vt:variant>
      <vt:variant>
        <vt:i4>1835057</vt:i4>
      </vt:variant>
      <vt:variant>
        <vt:i4>38</vt:i4>
      </vt:variant>
      <vt:variant>
        <vt:i4>0</vt:i4>
      </vt:variant>
      <vt:variant>
        <vt:i4>5</vt:i4>
      </vt:variant>
      <vt:variant>
        <vt:lpwstr/>
      </vt:variant>
      <vt:variant>
        <vt:lpwstr>_Toc231905246</vt:lpwstr>
      </vt:variant>
      <vt:variant>
        <vt:i4>1835057</vt:i4>
      </vt:variant>
      <vt:variant>
        <vt:i4>32</vt:i4>
      </vt:variant>
      <vt:variant>
        <vt:i4>0</vt:i4>
      </vt:variant>
      <vt:variant>
        <vt:i4>5</vt:i4>
      </vt:variant>
      <vt:variant>
        <vt:lpwstr/>
      </vt:variant>
      <vt:variant>
        <vt:lpwstr>_Toc231905245</vt:lpwstr>
      </vt:variant>
      <vt:variant>
        <vt:i4>1835057</vt:i4>
      </vt:variant>
      <vt:variant>
        <vt:i4>26</vt:i4>
      </vt:variant>
      <vt:variant>
        <vt:i4>0</vt:i4>
      </vt:variant>
      <vt:variant>
        <vt:i4>5</vt:i4>
      </vt:variant>
      <vt:variant>
        <vt:lpwstr/>
      </vt:variant>
      <vt:variant>
        <vt:lpwstr>_Toc231905244</vt:lpwstr>
      </vt:variant>
      <vt:variant>
        <vt:i4>1835057</vt:i4>
      </vt:variant>
      <vt:variant>
        <vt:i4>20</vt:i4>
      </vt:variant>
      <vt:variant>
        <vt:i4>0</vt:i4>
      </vt:variant>
      <vt:variant>
        <vt:i4>5</vt:i4>
      </vt:variant>
      <vt:variant>
        <vt:lpwstr/>
      </vt:variant>
      <vt:variant>
        <vt:lpwstr>_Toc231905243</vt:lpwstr>
      </vt:variant>
      <vt:variant>
        <vt:i4>1835057</vt:i4>
      </vt:variant>
      <vt:variant>
        <vt:i4>14</vt:i4>
      </vt:variant>
      <vt:variant>
        <vt:i4>0</vt:i4>
      </vt:variant>
      <vt:variant>
        <vt:i4>5</vt:i4>
      </vt:variant>
      <vt:variant>
        <vt:lpwstr/>
      </vt:variant>
      <vt:variant>
        <vt:lpwstr>_Toc231905242</vt:lpwstr>
      </vt:variant>
      <vt:variant>
        <vt:i4>1835057</vt:i4>
      </vt:variant>
      <vt:variant>
        <vt:i4>8</vt:i4>
      </vt:variant>
      <vt:variant>
        <vt:i4>0</vt:i4>
      </vt:variant>
      <vt:variant>
        <vt:i4>5</vt:i4>
      </vt:variant>
      <vt:variant>
        <vt:lpwstr/>
      </vt:variant>
      <vt:variant>
        <vt:lpwstr>_Toc231905241</vt:lpwstr>
      </vt:variant>
      <vt:variant>
        <vt:i4>1835057</vt:i4>
      </vt:variant>
      <vt:variant>
        <vt:i4>2</vt:i4>
      </vt:variant>
      <vt:variant>
        <vt:i4>0</vt:i4>
      </vt:variant>
      <vt:variant>
        <vt:i4>5</vt:i4>
      </vt:variant>
      <vt:variant>
        <vt:lpwstr/>
      </vt:variant>
      <vt:variant>
        <vt:lpwstr>_Toc231905240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Miranda Torres Lady Nayiby</cp:lastModifiedBy>
  <cp:revision>289</cp:revision>
  <cp:lastPrinted>2018-10-30T19:08:00Z</cp:lastPrinted>
  <dcterms:created xsi:type="dcterms:W3CDTF">2026-06-25T02:06:00Z</dcterms:created>
  <dcterms:modified xsi:type="dcterms:W3CDTF">2026-07-02T20:59:00Z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0x0101002DC61AD0AFA2AB4A844AFFD41C57A3C5</vt:lpwstr>
  </property>
  <property fmtid="{D5CDD505-2E9C-101B-9397-08002B2CF9AE}" pid="3" name="_dlc_DocIdItemGuid">
    <vt:lpwstr>f2e81f70-9861-4873-b140-09bd14fa98c3</vt:lpwstr>
  </property>
  <property fmtid="{D5CDD505-2E9C-101B-9397-08002B2CF9AE}" pid="4" name="docLang">
    <vt:lpwstr>es</vt:lpwstr>
  </property>
  <property fmtid="{D5CDD505-2E9C-101B-9397-08002B2CF9AE}" pid="5" name="MediaServiceImageTags">
    <vt:lpwstr/>
  </property>
</Properties>
</file>